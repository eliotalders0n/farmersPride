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0A42CD" w14:textId="2C53F063" w:rsidR="002314BB" w:rsidRPr="000A54A5" w:rsidDel="00D24509" w:rsidRDefault="002314BB" w:rsidP="00770934">
      <w:pPr>
        <w:spacing w:line="360" w:lineRule="auto"/>
        <w:jc w:val="both"/>
        <w:rPr>
          <w:del w:id="1" w:author="Pukuta Mwanza" w:date="2022-08-05T17:51:00Z"/>
          <w:rFonts w:ascii="Times New Roman" w:hAnsi="Times New Roman" w:cs="Times New Roman"/>
          <w:b/>
          <w:bCs/>
          <w:sz w:val="24"/>
          <w:szCs w:val="24"/>
        </w:rPr>
      </w:pPr>
      <w:del w:id="2" w:author="Pukuta Mwanza" w:date="2022-08-05T17:51:00Z">
        <w:r w:rsidRPr="000A54A5" w:rsidDel="00D24509">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2CEEB81E" wp14:editId="02642F99">
              <wp:simplePos x="0" y="0"/>
              <wp:positionH relativeFrom="margin">
                <wp:align>center</wp:align>
              </wp:positionH>
              <wp:positionV relativeFrom="paragraph">
                <wp:posOffset>347</wp:posOffset>
              </wp:positionV>
              <wp:extent cx="4909185" cy="1987550"/>
              <wp:effectExtent l="0" t="0" r="5715" b="0"/>
              <wp:wrapSquare wrapText="bothSides"/>
              <wp:docPr id="2" name="Picture 2" descr="Description: UNILU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cription: UNILUS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909185" cy="1987550"/>
                      </a:xfrm>
                      <a:prstGeom prst="rect">
                        <a:avLst/>
                      </a:prstGeom>
                      <a:noFill/>
                      <a:ln>
                        <a:noFill/>
                      </a:ln>
                    </pic:spPr>
                  </pic:pic>
                </a:graphicData>
              </a:graphic>
            </wp:anchor>
          </w:drawing>
        </w:r>
      </w:del>
    </w:p>
    <w:p w14:paraId="3DB19F7E" w14:textId="79B07F64" w:rsidR="002314BB" w:rsidRPr="000A54A5" w:rsidDel="00B52590" w:rsidRDefault="002314BB" w:rsidP="00770934">
      <w:pPr>
        <w:spacing w:line="360" w:lineRule="auto"/>
        <w:jc w:val="both"/>
        <w:rPr>
          <w:del w:id="3" w:author="Pukuta Mwanza" w:date="2022-08-05T17:33:00Z"/>
          <w:rFonts w:ascii="Times New Roman" w:hAnsi="Times New Roman" w:cs="Times New Roman"/>
          <w:b/>
          <w:bCs/>
          <w:sz w:val="24"/>
          <w:szCs w:val="24"/>
        </w:rPr>
      </w:pPr>
    </w:p>
    <w:p w14:paraId="624089B3" w14:textId="2B39C0EF" w:rsidR="002314BB" w:rsidRPr="000A54A5" w:rsidDel="00D24509" w:rsidRDefault="002314BB" w:rsidP="00770934">
      <w:pPr>
        <w:spacing w:line="360" w:lineRule="auto"/>
        <w:jc w:val="both"/>
        <w:rPr>
          <w:del w:id="4" w:author="Pukuta Mwanza" w:date="2022-08-05T17:51:00Z"/>
          <w:rFonts w:ascii="Times New Roman" w:hAnsi="Times New Roman" w:cs="Times New Roman"/>
          <w:b/>
          <w:bCs/>
          <w:sz w:val="24"/>
          <w:szCs w:val="24"/>
        </w:rPr>
      </w:pPr>
    </w:p>
    <w:p w14:paraId="60EF8B91" w14:textId="42F203BA" w:rsidR="002314BB" w:rsidRPr="000A54A5" w:rsidDel="00D24509" w:rsidRDefault="002314BB" w:rsidP="00770934">
      <w:pPr>
        <w:spacing w:line="360" w:lineRule="auto"/>
        <w:jc w:val="both"/>
        <w:rPr>
          <w:del w:id="5" w:author="Pukuta Mwanza" w:date="2022-08-05T17:51:00Z"/>
          <w:rFonts w:ascii="Times New Roman" w:hAnsi="Times New Roman" w:cs="Times New Roman"/>
          <w:b/>
          <w:bCs/>
          <w:sz w:val="24"/>
          <w:szCs w:val="24"/>
        </w:rPr>
      </w:pPr>
    </w:p>
    <w:p w14:paraId="60CA16F6" w14:textId="07DFF0AB" w:rsidR="002314BB" w:rsidRPr="000A54A5" w:rsidDel="00D24509" w:rsidRDefault="002314BB" w:rsidP="00770934">
      <w:pPr>
        <w:spacing w:line="360" w:lineRule="auto"/>
        <w:jc w:val="both"/>
        <w:rPr>
          <w:del w:id="6" w:author="Pukuta Mwanza" w:date="2022-08-05T17:51:00Z"/>
          <w:rFonts w:ascii="Times New Roman" w:hAnsi="Times New Roman" w:cs="Times New Roman"/>
          <w:b/>
          <w:bCs/>
          <w:sz w:val="24"/>
          <w:szCs w:val="24"/>
        </w:rPr>
      </w:pPr>
    </w:p>
    <w:p w14:paraId="43DFBAAD" w14:textId="35207716" w:rsidR="002314BB" w:rsidRPr="000A54A5" w:rsidDel="00D24509" w:rsidRDefault="002314BB" w:rsidP="00770934">
      <w:pPr>
        <w:spacing w:line="360" w:lineRule="auto"/>
        <w:jc w:val="both"/>
        <w:rPr>
          <w:del w:id="7" w:author="Pukuta Mwanza" w:date="2022-08-05T17:51:00Z"/>
          <w:rFonts w:ascii="Times New Roman" w:hAnsi="Times New Roman" w:cs="Times New Roman"/>
          <w:b/>
          <w:bCs/>
          <w:sz w:val="24"/>
          <w:szCs w:val="24"/>
        </w:rPr>
      </w:pPr>
    </w:p>
    <w:p w14:paraId="79095A7B" w14:textId="39854BDA" w:rsidR="002314BB" w:rsidRPr="000A54A5" w:rsidDel="00D24509" w:rsidRDefault="002314BB" w:rsidP="00770934">
      <w:pPr>
        <w:spacing w:line="360" w:lineRule="auto"/>
        <w:jc w:val="both"/>
        <w:rPr>
          <w:del w:id="8" w:author="Pukuta Mwanza" w:date="2022-08-05T17:51:00Z"/>
          <w:rFonts w:ascii="Times New Roman" w:hAnsi="Times New Roman" w:cs="Times New Roman"/>
          <w:b/>
          <w:bCs/>
          <w:sz w:val="24"/>
          <w:szCs w:val="24"/>
        </w:rPr>
      </w:pPr>
    </w:p>
    <w:p w14:paraId="76E12681" w14:textId="77777777" w:rsidR="002314BB" w:rsidRPr="000A54A5" w:rsidDel="00D24509" w:rsidRDefault="002314BB" w:rsidP="00770934">
      <w:pPr>
        <w:spacing w:line="360" w:lineRule="auto"/>
        <w:jc w:val="both"/>
        <w:rPr>
          <w:del w:id="9" w:author="Pukuta Mwanza" w:date="2022-08-05T17:52:00Z"/>
          <w:rFonts w:ascii="Times New Roman" w:hAnsi="Times New Roman" w:cs="Times New Roman"/>
          <w:b/>
          <w:bCs/>
          <w:sz w:val="24"/>
          <w:szCs w:val="24"/>
        </w:rPr>
      </w:pPr>
    </w:p>
    <w:p w14:paraId="7E399FFD" w14:textId="3258ED39" w:rsidR="002314BB" w:rsidRPr="000A54A5" w:rsidDel="00D24509" w:rsidRDefault="002314BB" w:rsidP="00B72372">
      <w:pPr>
        <w:spacing w:line="360" w:lineRule="auto"/>
        <w:rPr>
          <w:del w:id="10" w:author="Pukuta Mwanza" w:date="2022-08-05T17:52:00Z"/>
          <w:rFonts w:ascii="Times New Roman" w:hAnsi="Times New Roman" w:cs="Times New Roman"/>
          <w:b/>
          <w:bCs/>
          <w:sz w:val="24"/>
          <w:szCs w:val="24"/>
        </w:rPr>
      </w:pPr>
      <w:del w:id="11" w:author="Pukuta Mwanza" w:date="2022-08-05T17:52:00Z">
        <w:r w:rsidRPr="000A54A5" w:rsidDel="00D24509">
          <w:rPr>
            <w:rFonts w:ascii="Times New Roman" w:hAnsi="Times New Roman" w:cs="Times New Roman"/>
            <w:b/>
            <w:bCs/>
            <w:sz w:val="24"/>
            <w:szCs w:val="24"/>
          </w:rPr>
          <w:delText>SCHO</w:delText>
        </w:r>
        <w:r w:rsidR="00D24D96" w:rsidDel="00D24509">
          <w:rPr>
            <w:rFonts w:ascii="Times New Roman" w:hAnsi="Times New Roman" w:cs="Times New Roman"/>
            <w:b/>
            <w:bCs/>
            <w:sz w:val="24"/>
            <w:szCs w:val="24"/>
          </w:rPr>
          <w:delText>OL OF EDUCATION, TECHNOLOGY &amp; S</w:delText>
        </w:r>
        <w:r w:rsidRPr="000A54A5" w:rsidDel="00D24509">
          <w:rPr>
            <w:rFonts w:ascii="Times New Roman" w:hAnsi="Times New Roman" w:cs="Times New Roman"/>
            <w:b/>
            <w:bCs/>
            <w:sz w:val="24"/>
            <w:szCs w:val="24"/>
          </w:rPr>
          <w:delText>O</w:delText>
        </w:r>
        <w:r w:rsidR="00D24D96" w:rsidDel="00D24509">
          <w:rPr>
            <w:rFonts w:ascii="Times New Roman" w:hAnsi="Times New Roman" w:cs="Times New Roman"/>
            <w:b/>
            <w:bCs/>
            <w:sz w:val="24"/>
            <w:szCs w:val="24"/>
          </w:rPr>
          <w:delText>C</w:delText>
        </w:r>
        <w:r w:rsidRPr="000A54A5" w:rsidDel="00D24509">
          <w:rPr>
            <w:rFonts w:ascii="Times New Roman" w:hAnsi="Times New Roman" w:cs="Times New Roman"/>
            <w:b/>
            <w:bCs/>
            <w:sz w:val="24"/>
            <w:szCs w:val="24"/>
          </w:rPr>
          <w:delText>IAL SCIENCES</w:delText>
        </w:r>
      </w:del>
    </w:p>
    <w:p w14:paraId="0A3A1778" w14:textId="77777777" w:rsidR="008B4574" w:rsidRPr="000A54A5" w:rsidDel="00D24509" w:rsidRDefault="008B4574" w:rsidP="00D24509">
      <w:pPr>
        <w:spacing w:line="360" w:lineRule="auto"/>
        <w:rPr>
          <w:del w:id="12" w:author="Pukuta Mwanza" w:date="2022-08-05T17:52:00Z"/>
          <w:rFonts w:ascii="Times New Roman" w:hAnsi="Times New Roman" w:cs="Times New Roman"/>
          <w:b/>
          <w:bCs/>
          <w:sz w:val="24"/>
          <w:szCs w:val="24"/>
        </w:rPr>
        <w:pPrChange w:id="13" w:author="Pukuta Mwanza" w:date="2022-08-05T17:52:00Z">
          <w:pPr>
            <w:spacing w:line="360" w:lineRule="auto"/>
            <w:jc w:val="center"/>
          </w:pPr>
        </w:pPrChange>
      </w:pPr>
    </w:p>
    <w:p w14:paraId="16190C6B" w14:textId="77777777" w:rsidR="00B72372" w:rsidRPr="000A54A5" w:rsidDel="00D24509" w:rsidRDefault="00B72372" w:rsidP="00B72372">
      <w:pPr>
        <w:spacing w:line="360" w:lineRule="auto"/>
        <w:rPr>
          <w:del w:id="14" w:author="Pukuta Mwanza" w:date="2022-08-05T17:52:00Z"/>
          <w:rFonts w:ascii="Times New Roman" w:hAnsi="Times New Roman" w:cs="Times New Roman"/>
          <w:b/>
          <w:sz w:val="24"/>
          <w:szCs w:val="24"/>
        </w:rPr>
      </w:pPr>
      <w:del w:id="15" w:author="Pukuta Mwanza" w:date="2022-08-05T17:52:00Z">
        <w:r w:rsidRPr="000A54A5" w:rsidDel="00D24509">
          <w:rPr>
            <w:rFonts w:ascii="Times New Roman" w:hAnsi="Times New Roman" w:cs="Times New Roman"/>
            <w:b/>
            <w:sz w:val="24"/>
            <w:szCs w:val="24"/>
          </w:rPr>
          <w:delText>INFORMATION SYSTEM PROJECT/RESEARCH-BIT402</w:delText>
        </w:r>
      </w:del>
    </w:p>
    <w:p w14:paraId="59FE2293" w14:textId="77777777" w:rsidR="00B72372" w:rsidRPr="000A54A5" w:rsidDel="00D24509" w:rsidRDefault="00B72372" w:rsidP="00D24509">
      <w:pPr>
        <w:spacing w:line="360" w:lineRule="auto"/>
        <w:rPr>
          <w:del w:id="16" w:author="Pukuta Mwanza" w:date="2022-08-05T17:52:00Z"/>
          <w:lang w:val="en-US"/>
        </w:rPr>
        <w:pPrChange w:id="17" w:author="Pukuta Mwanza" w:date="2022-08-05T17:52:00Z">
          <w:pPr>
            <w:pStyle w:val="Heading1"/>
            <w:spacing w:line="360" w:lineRule="auto"/>
            <w:jc w:val="both"/>
          </w:pPr>
        </w:pPrChange>
      </w:pPr>
    </w:p>
    <w:p w14:paraId="05813E5B" w14:textId="00465EBC" w:rsidR="00B72372" w:rsidRPr="000A54A5" w:rsidDel="00353538" w:rsidRDefault="00B72372" w:rsidP="00B72372">
      <w:pPr>
        <w:tabs>
          <w:tab w:val="left" w:pos="902"/>
        </w:tabs>
        <w:spacing w:line="360" w:lineRule="auto"/>
        <w:jc w:val="both"/>
        <w:rPr>
          <w:del w:id="18" w:author="Pukuta Mwanza" w:date="2022-08-05T17:54:00Z"/>
          <w:rFonts w:ascii="Times New Roman" w:hAnsi="Times New Roman" w:cs="Times New Roman"/>
          <w:b/>
          <w:sz w:val="24"/>
          <w:szCs w:val="24"/>
        </w:rPr>
      </w:pPr>
      <w:del w:id="19" w:author="Pukuta Mwanza" w:date="2022-08-05T17:54:00Z">
        <w:r w:rsidRPr="000A54A5" w:rsidDel="00353538">
          <w:rPr>
            <w:rFonts w:ascii="Times New Roman" w:hAnsi="Times New Roman" w:cs="Times New Roman"/>
            <w:b/>
            <w:sz w:val="24"/>
            <w:szCs w:val="24"/>
          </w:rPr>
          <w:delText>NAME</w:delText>
        </w:r>
        <w:r w:rsidRPr="000A54A5" w:rsidDel="00353538">
          <w:rPr>
            <w:rFonts w:ascii="Times New Roman" w:hAnsi="Times New Roman" w:cs="Times New Roman"/>
            <w:b/>
            <w:sz w:val="24"/>
            <w:szCs w:val="24"/>
          </w:rPr>
          <w:tab/>
        </w:r>
        <w:r w:rsidRPr="000A54A5" w:rsidDel="00353538">
          <w:rPr>
            <w:rFonts w:ascii="Times New Roman" w:hAnsi="Times New Roman" w:cs="Times New Roman"/>
            <w:b/>
            <w:sz w:val="24"/>
            <w:szCs w:val="24"/>
          </w:rPr>
          <w:tab/>
          <w:delText xml:space="preserve">        :</w:delText>
        </w:r>
        <w:r w:rsidRPr="000A54A5" w:rsidDel="00353538">
          <w:rPr>
            <w:rFonts w:ascii="Times New Roman" w:hAnsi="Times New Roman" w:cs="Times New Roman"/>
            <w:b/>
            <w:sz w:val="24"/>
            <w:szCs w:val="24"/>
          </w:rPr>
          <w:tab/>
          <w:delText xml:space="preserve">  SANDRA MASIWA </w:delText>
        </w:r>
        <w:r w:rsidRPr="000A54A5" w:rsidDel="00353538">
          <w:rPr>
            <w:rFonts w:ascii="Times New Roman" w:hAnsi="Times New Roman" w:cs="Times New Roman"/>
            <w:b/>
            <w:sz w:val="24"/>
            <w:szCs w:val="24"/>
          </w:rPr>
          <w:tab/>
        </w:r>
      </w:del>
    </w:p>
    <w:p w14:paraId="4A41D5DE" w14:textId="55A6BB68" w:rsidR="00B72372" w:rsidRPr="000A54A5" w:rsidDel="00353538" w:rsidRDefault="00B72372" w:rsidP="00B72372">
      <w:pPr>
        <w:tabs>
          <w:tab w:val="left" w:pos="902"/>
          <w:tab w:val="left" w:pos="6444"/>
        </w:tabs>
        <w:spacing w:line="360" w:lineRule="auto"/>
        <w:jc w:val="both"/>
        <w:rPr>
          <w:del w:id="20" w:author="Pukuta Mwanza" w:date="2022-08-05T17:54:00Z"/>
          <w:rFonts w:ascii="Times New Roman" w:hAnsi="Times New Roman" w:cs="Times New Roman"/>
          <w:b/>
          <w:sz w:val="24"/>
          <w:szCs w:val="24"/>
        </w:rPr>
      </w:pPr>
      <w:del w:id="21" w:author="Pukuta Mwanza" w:date="2022-08-05T17:54:00Z">
        <w:r w:rsidRPr="000A54A5" w:rsidDel="00353538">
          <w:rPr>
            <w:rFonts w:ascii="Times New Roman" w:hAnsi="Times New Roman" w:cs="Times New Roman"/>
            <w:b/>
            <w:sz w:val="24"/>
            <w:szCs w:val="24"/>
          </w:rPr>
          <w:delText>ID</w:delText>
        </w:r>
        <w:r w:rsidRPr="000A54A5" w:rsidDel="00353538">
          <w:rPr>
            <w:rFonts w:ascii="Times New Roman" w:hAnsi="Times New Roman" w:cs="Times New Roman"/>
            <w:b/>
            <w:sz w:val="24"/>
            <w:szCs w:val="24"/>
          </w:rPr>
          <w:tab/>
          <w:delText xml:space="preserve">                :     BIT17210351</w:delText>
        </w:r>
        <w:r w:rsidRPr="000A54A5" w:rsidDel="00353538">
          <w:rPr>
            <w:rFonts w:ascii="Times New Roman" w:hAnsi="Times New Roman" w:cs="Times New Roman"/>
            <w:b/>
            <w:sz w:val="24"/>
            <w:szCs w:val="24"/>
          </w:rPr>
          <w:tab/>
        </w:r>
      </w:del>
    </w:p>
    <w:p w14:paraId="5AB670F3" w14:textId="09E7EB91" w:rsidR="00B72372" w:rsidRPr="000A54A5" w:rsidDel="00353538" w:rsidRDefault="00B72372" w:rsidP="00B72372">
      <w:pPr>
        <w:tabs>
          <w:tab w:val="left" w:pos="902"/>
        </w:tabs>
        <w:spacing w:line="360" w:lineRule="auto"/>
        <w:jc w:val="both"/>
        <w:rPr>
          <w:del w:id="22" w:author="Pukuta Mwanza" w:date="2022-08-05T17:54:00Z"/>
          <w:rFonts w:ascii="Times New Roman" w:hAnsi="Times New Roman" w:cs="Times New Roman"/>
          <w:b/>
          <w:sz w:val="24"/>
          <w:szCs w:val="24"/>
        </w:rPr>
      </w:pPr>
      <w:del w:id="23" w:author="Pukuta Mwanza" w:date="2022-08-05T17:54:00Z">
        <w:r w:rsidRPr="000A54A5" w:rsidDel="00353538">
          <w:rPr>
            <w:rFonts w:ascii="Times New Roman" w:hAnsi="Times New Roman" w:cs="Times New Roman"/>
            <w:b/>
            <w:sz w:val="24"/>
            <w:szCs w:val="24"/>
          </w:rPr>
          <w:delText>COURSE CODE   :</w:delText>
        </w:r>
        <w:r w:rsidRPr="000A54A5" w:rsidDel="00353538">
          <w:rPr>
            <w:rFonts w:ascii="Times New Roman" w:hAnsi="Times New Roman" w:cs="Times New Roman"/>
            <w:b/>
            <w:sz w:val="24"/>
            <w:szCs w:val="24"/>
          </w:rPr>
          <w:tab/>
          <w:delText xml:space="preserve">   BIT402</w:delText>
        </w:r>
      </w:del>
    </w:p>
    <w:p w14:paraId="2418092C" w14:textId="2C31976F" w:rsidR="00B72372" w:rsidRPr="000A54A5" w:rsidDel="00353538" w:rsidRDefault="00B72372" w:rsidP="00B72372">
      <w:pPr>
        <w:tabs>
          <w:tab w:val="left" w:pos="902"/>
        </w:tabs>
        <w:spacing w:line="360" w:lineRule="auto"/>
        <w:jc w:val="both"/>
        <w:rPr>
          <w:del w:id="24" w:author="Pukuta Mwanza" w:date="2022-08-05T17:54:00Z"/>
          <w:rFonts w:ascii="Times New Roman" w:hAnsi="Times New Roman" w:cs="Times New Roman"/>
          <w:b/>
          <w:sz w:val="24"/>
          <w:szCs w:val="24"/>
        </w:rPr>
      </w:pPr>
      <w:del w:id="25" w:author="Pukuta Mwanza" w:date="2022-08-05T17:54:00Z">
        <w:r w:rsidRPr="000A54A5" w:rsidDel="00353538">
          <w:rPr>
            <w:rFonts w:ascii="Times New Roman" w:hAnsi="Times New Roman" w:cs="Times New Roman"/>
            <w:b/>
            <w:sz w:val="24"/>
            <w:szCs w:val="24"/>
          </w:rPr>
          <w:delText xml:space="preserve">YEAR                    : </w:delText>
        </w:r>
        <w:r w:rsidRPr="000A54A5" w:rsidDel="00353538">
          <w:rPr>
            <w:rFonts w:ascii="Times New Roman" w:hAnsi="Times New Roman" w:cs="Times New Roman"/>
            <w:b/>
            <w:sz w:val="24"/>
            <w:szCs w:val="24"/>
          </w:rPr>
          <w:tab/>
          <w:delText xml:space="preserve">   4</w:delText>
        </w:r>
        <w:r w:rsidRPr="000A54A5" w:rsidDel="00353538">
          <w:rPr>
            <w:rFonts w:ascii="Times New Roman" w:hAnsi="Times New Roman" w:cs="Times New Roman"/>
            <w:b/>
            <w:sz w:val="24"/>
            <w:szCs w:val="24"/>
            <w:vertAlign w:val="superscript"/>
          </w:rPr>
          <w:delText>th</w:delText>
        </w:r>
        <w:r w:rsidRPr="000A54A5" w:rsidDel="00353538">
          <w:rPr>
            <w:rFonts w:ascii="Times New Roman" w:hAnsi="Times New Roman" w:cs="Times New Roman"/>
            <w:b/>
            <w:sz w:val="24"/>
            <w:szCs w:val="24"/>
          </w:rPr>
          <w:delText xml:space="preserve"> Year 2</w:delText>
        </w:r>
        <w:r w:rsidRPr="000A54A5" w:rsidDel="00353538">
          <w:rPr>
            <w:rFonts w:ascii="Times New Roman" w:hAnsi="Times New Roman" w:cs="Times New Roman"/>
            <w:b/>
            <w:sz w:val="24"/>
            <w:szCs w:val="24"/>
            <w:vertAlign w:val="superscript"/>
          </w:rPr>
          <w:delText>nd</w:delText>
        </w:r>
        <w:r w:rsidRPr="000A54A5" w:rsidDel="00353538">
          <w:rPr>
            <w:rFonts w:ascii="Times New Roman" w:hAnsi="Times New Roman" w:cs="Times New Roman"/>
            <w:b/>
            <w:sz w:val="24"/>
            <w:szCs w:val="24"/>
          </w:rPr>
          <w:delText xml:space="preserve"> Semester</w:delText>
        </w:r>
      </w:del>
    </w:p>
    <w:p w14:paraId="1855B43D" w14:textId="4B73D0C3" w:rsidR="008B4574" w:rsidRPr="000A54A5" w:rsidDel="00353538" w:rsidRDefault="00B72372" w:rsidP="00B72372">
      <w:pPr>
        <w:spacing w:line="360" w:lineRule="auto"/>
        <w:rPr>
          <w:del w:id="26" w:author="Pukuta Mwanza" w:date="2022-08-05T17:54:00Z"/>
          <w:rFonts w:ascii="Times New Roman" w:hAnsi="Times New Roman" w:cs="Times New Roman"/>
          <w:b/>
          <w:sz w:val="24"/>
          <w:szCs w:val="24"/>
        </w:rPr>
      </w:pPr>
      <w:del w:id="27" w:author="Pukuta Mwanza" w:date="2022-08-05T17:54:00Z">
        <w:r w:rsidRPr="000A54A5" w:rsidDel="00353538">
          <w:rPr>
            <w:rFonts w:ascii="Times New Roman" w:hAnsi="Times New Roman" w:cs="Times New Roman"/>
            <w:b/>
            <w:sz w:val="24"/>
            <w:szCs w:val="24"/>
          </w:rPr>
          <w:delText>MODE OF STUDY:    DISTANCE</w:delText>
        </w:r>
      </w:del>
    </w:p>
    <w:p w14:paraId="4DD3BC51" w14:textId="351C93D8" w:rsidR="00B72372" w:rsidRPr="000A54A5" w:rsidDel="00353538" w:rsidRDefault="00B72372" w:rsidP="00B72372">
      <w:pPr>
        <w:spacing w:line="360" w:lineRule="auto"/>
        <w:rPr>
          <w:del w:id="28" w:author="Pukuta Mwanza" w:date="2022-08-05T17:54:00Z"/>
          <w:rFonts w:ascii="Times New Roman" w:hAnsi="Times New Roman" w:cs="Times New Roman"/>
          <w:b/>
          <w:bCs/>
          <w:sz w:val="24"/>
          <w:szCs w:val="24"/>
        </w:rPr>
      </w:pPr>
    </w:p>
    <w:p w14:paraId="03BBB416" w14:textId="518298B1" w:rsidR="002314BB" w:rsidRPr="000A54A5" w:rsidDel="00353538" w:rsidRDefault="00B72372" w:rsidP="00B72372">
      <w:pPr>
        <w:spacing w:line="360" w:lineRule="auto"/>
        <w:rPr>
          <w:del w:id="29" w:author="Pukuta Mwanza" w:date="2022-08-05T17:54:00Z"/>
          <w:rFonts w:ascii="Times New Roman" w:hAnsi="Times New Roman" w:cs="Times New Roman"/>
          <w:b/>
          <w:bCs/>
          <w:sz w:val="24"/>
          <w:szCs w:val="24"/>
        </w:rPr>
      </w:pPr>
      <w:del w:id="30" w:author="Pukuta Mwanza" w:date="2022-08-05T17:54:00Z">
        <w:r w:rsidRPr="000A54A5" w:rsidDel="00353538">
          <w:rPr>
            <w:rFonts w:ascii="Times New Roman" w:hAnsi="Times New Roman" w:cs="Times New Roman"/>
            <w:b/>
            <w:bCs/>
            <w:sz w:val="24"/>
            <w:szCs w:val="24"/>
          </w:rPr>
          <w:delText>TOPIC: FARM EQUIPMENT HIRING</w:delText>
        </w:r>
        <w:r w:rsidR="000548BD" w:rsidRPr="000A54A5" w:rsidDel="00353538">
          <w:rPr>
            <w:rFonts w:ascii="Times New Roman" w:hAnsi="Times New Roman" w:cs="Times New Roman"/>
            <w:b/>
            <w:bCs/>
            <w:sz w:val="24"/>
            <w:szCs w:val="24"/>
          </w:rPr>
          <w:delText xml:space="preserve"> </w:delText>
        </w:r>
        <w:r w:rsidRPr="000A54A5" w:rsidDel="00353538">
          <w:rPr>
            <w:rFonts w:ascii="Times New Roman" w:hAnsi="Times New Roman" w:cs="Times New Roman"/>
            <w:b/>
            <w:bCs/>
            <w:sz w:val="24"/>
            <w:szCs w:val="24"/>
          </w:rPr>
          <w:delText>SYSTEM :(FEHs</w:delText>
        </w:r>
        <w:r w:rsidR="009D309B" w:rsidRPr="000A54A5" w:rsidDel="00353538">
          <w:rPr>
            <w:rFonts w:ascii="Times New Roman" w:hAnsi="Times New Roman" w:cs="Times New Roman"/>
            <w:b/>
            <w:bCs/>
            <w:sz w:val="24"/>
            <w:szCs w:val="24"/>
          </w:rPr>
          <w:delText>)</w:delText>
        </w:r>
      </w:del>
    </w:p>
    <w:p w14:paraId="52F8572E" w14:textId="1A288C87" w:rsidR="002314BB" w:rsidRPr="000A54A5" w:rsidDel="00353538" w:rsidRDefault="002314BB" w:rsidP="00770934">
      <w:pPr>
        <w:spacing w:line="360" w:lineRule="auto"/>
        <w:jc w:val="center"/>
        <w:rPr>
          <w:del w:id="31" w:author="Pukuta Mwanza" w:date="2022-08-05T17:54:00Z"/>
          <w:rFonts w:ascii="Times New Roman" w:hAnsi="Times New Roman" w:cs="Times New Roman"/>
          <w:b/>
          <w:bCs/>
          <w:sz w:val="24"/>
          <w:szCs w:val="24"/>
        </w:rPr>
      </w:pPr>
    </w:p>
    <w:p w14:paraId="1C35597A" w14:textId="20A3E2CC" w:rsidR="002314BB" w:rsidRPr="000A54A5" w:rsidDel="00353538" w:rsidRDefault="002314BB" w:rsidP="00770934">
      <w:pPr>
        <w:spacing w:line="360" w:lineRule="auto"/>
        <w:jc w:val="center"/>
        <w:rPr>
          <w:del w:id="32" w:author="Pukuta Mwanza" w:date="2022-08-05T17:54:00Z"/>
          <w:rFonts w:ascii="Times New Roman" w:hAnsi="Times New Roman" w:cs="Times New Roman"/>
          <w:b/>
          <w:bCs/>
          <w:sz w:val="24"/>
          <w:szCs w:val="24"/>
        </w:rPr>
      </w:pPr>
    </w:p>
    <w:p w14:paraId="4EEC5B79" w14:textId="77777777" w:rsidR="00B72372" w:rsidRPr="000A54A5" w:rsidRDefault="00B72372" w:rsidP="00770934">
      <w:pPr>
        <w:spacing w:line="360" w:lineRule="auto"/>
        <w:jc w:val="center"/>
        <w:rPr>
          <w:rFonts w:ascii="Times New Roman" w:hAnsi="Times New Roman" w:cs="Times New Roman"/>
          <w:b/>
          <w:bCs/>
          <w:sz w:val="24"/>
          <w:szCs w:val="24"/>
        </w:rPr>
      </w:pPr>
    </w:p>
    <w:p w14:paraId="5C7E07F3" w14:textId="77777777" w:rsidR="00B72372" w:rsidRPr="000A54A5" w:rsidDel="00353538" w:rsidRDefault="00B72372" w:rsidP="00770934">
      <w:pPr>
        <w:spacing w:line="360" w:lineRule="auto"/>
        <w:jc w:val="center"/>
        <w:rPr>
          <w:del w:id="33" w:author="Pukuta Mwanza" w:date="2022-08-05T17:54:00Z"/>
          <w:rFonts w:ascii="Times New Roman" w:hAnsi="Times New Roman" w:cs="Times New Roman"/>
          <w:b/>
          <w:bCs/>
          <w:sz w:val="24"/>
          <w:szCs w:val="24"/>
        </w:rPr>
      </w:pPr>
    </w:p>
    <w:p w14:paraId="6C9089AB" w14:textId="7FFE4E18" w:rsidR="00EE2445" w:rsidRPr="000A54A5" w:rsidDel="00353538" w:rsidRDefault="00EE2445" w:rsidP="001E6E09">
      <w:pPr>
        <w:rPr>
          <w:del w:id="34" w:author="Pukuta Mwanza" w:date="2022-08-05T17:54:00Z"/>
          <w:rFonts w:ascii="Times New Roman" w:hAnsi="Times New Roman" w:cs="Times New Roman"/>
          <w:sz w:val="24"/>
          <w:szCs w:val="24"/>
        </w:rPr>
      </w:pPr>
    </w:p>
    <w:p w14:paraId="5751CA8E" w14:textId="604D04C8" w:rsidR="00EE2445" w:rsidRPr="000A54A5" w:rsidDel="00353538" w:rsidRDefault="00EE2445" w:rsidP="00353538">
      <w:pPr>
        <w:pStyle w:val="Heading1"/>
        <w:rPr>
          <w:del w:id="35" w:author="Pukuta Mwanza" w:date="2022-08-05T17:54:00Z"/>
          <w:rFonts w:ascii="Times New Roman" w:hAnsi="Times New Roman" w:cs="Times New Roman"/>
          <w:b/>
          <w:bCs/>
          <w:sz w:val="24"/>
          <w:szCs w:val="24"/>
          <w:lang w:val="en-US"/>
        </w:rPr>
        <w:pPrChange w:id="36" w:author="Pukuta Mwanza" w:date="2022-08-05T17:54:00Z">
          <w:pPr>
            <w:pStyle w:val="Heading1"/>
            <w:jc w:val="center"/>
          </w:pPr>
        </w:pPrChange>
      </w:pPr>
      <w:bookmarkStart w:id="37" w:name="_Toc10029150"/>
      <w:bookmarkStart w:id="38" w:name="_Toc109380135"/>
      <w:bookmarkStart w:id="39" w:name="_Hlk78348224"/>
      <w:del w:id="40" w:author="Pukuta Mwanza" w:date="2022-08-05T17:54:00Z">
        <w:r w:rsidRPr="000A54A5" w:rsidDel="00353538">
          <w:rPr>
            <w:rFonts w:ascii="Times New Roman" w:hAnsi="Times New Roman" w:cs="Times New Roman"/>
            <w:b/>
            <w:bCs/>
            <w:sz w:val="24"/>
            <w:szCs w:val="24"/>
            <w:lang w:val="en-US"/>
          </w:rPr>
          <w:lastRenderedPageBreak/>
          <w:delText>S</w:delText>
        </w:r>
        <w:r w:rsidR="00D81A3C" w:rsidRPr="000A54A5" w:rsidDel="00353538">
          <w:rPr>
            <w:rFonts w:ascii="Times New Roman" w:hAnsi="Times New Roman" w:cs="Times New Roman"/>
            <w:b/>
            <w:bCs/>
            <w:sz w:val="24"/>
            <w:szCs w:val="24"/>
            <w:lang w:val="en-US"/>
          </w:rPr>
          <w:delText>upervisor’s</w:delText>
        </w:r>
        <w:r w:rsidRPr="000A54A5" w:rsidDel="00353538">
          <w:rPr>
            <w:rFonts w:ascii="Times New Roman" w:hAnsi="Times New Roman" w:cs="Times New Roman"/>
            <w:b/>
            <w:bCs/>
            <w:sz w:val="24"/>
            <w:szCs w:val="24"/>
            <w:lang w:val="en-US"/>
          </w:rPr>
          <w:delText xml:space="preserve"> </w:delText>
        </w:r>
        <w:bookmarkEnd w:id="37"/>
        <w:r w:rsidR="00D81A3C" w:rsidRPr="000A54A5" w:rsidDel="00353538">
          <w:rPr>
            <w:rFonts w:ascii="Times New Roman" w:hAnsi="Times New Roman" w:cs="Times New Roman"/>
            <w:b/>
            <w:bCs/>
            <w:sz w:val="24"/>
            <w:szCs w:val="24"/>
            <w:lang w:val="en-US"/>
          </w:rPr>
          <w:delText>Approval</w:delText>
        </w:r>
        <w:bookmarkEnd w:id="38"/>
        <w:r w:rsidR="00D81A3C" w:rsidRPr="000A54A5" w:rsidDel="00353538">
          <w:rPr>
            <w:rFonts w:ascii="Times New Roman" w:hAnsi="Times New Roman" w:cs="Times New Roman"/>
            <w:b/>
            <w:bCs/>
            <w:sz w:val="24"/>
            <w:szCs w:val="24"/>
            <w:lang w:val="en-US"/>
          </w:rPr>
          <w:delText xml:space="preserve"> </w:delText>
        </w:r>
      </w:del>
    </w:p>
    <w:bookmarkEnd w:id="39"/>
    <w:p w14:paraId="5A06DAFD" w14:textId="77777777" w:rsidR="00EE2445" w:rsidRPr="000A54A5" w:rsidRDefault="00EE2445" w:rsidP="00EE2445">
      <w:pPr>
        <w:jc w:val="center"/>
        <w:rPr>
          <w:rFonts w:ascii="Times New Roman" w:hAnsi="Times New Roman" w:cs="Times New Roman"/>
          <w:sz w:val="24"/>
          <w:szCs w:val="24"/>
        </w:rPr>
      </w:pPr>
    </w:p>
    <w:p w14:paraId="5A37494D" w14:textId="51C7377C" w:rsidR="001E6E09" w:rsidRPr="000A54A5" w:rsidRDefault="001E6E09" w:rsidP="00F55D8D">
      <w:pPr>
        <w:rPr>
          <w:rFonts w:ascii="Times New Roman" w:hAnsi="Times New Roman" w:cs="Times New Roman"/>
          <w:sz w:val="24"/>
          <w:szCs w:val="24"/>
        </w:rPr>
      </w:pPr>
    </w:p>
    <w:p w14:paraId="62A86D08" w14:textId="4ACECDA0" w:rsidR="00EE2445" w:rsidRPr="000A54A5" w:rsidRDefault="00EE2445" w:rsidP="00F55D8D">
      <w:pPr>
        <w:rPr>
          <w:rFonts w:ascii="Times New Roman" w:hAnsi="Times New Roman" w:cs="Times New Roman"/>
          <w:sz w:val="24"/>
          <w:szCs w:val="24"/>
        </w:rPr>
      </w:pPr>
    </w:p>
    <w:p w14:paraId="7AB34B63" w14:textId="4B60141E" w:rsidR="00EE2445" w:rsidRPr="000A54A5" w:rsidRDefault="00EE2445" w:rsidP="00F55D8D">
      <w:pPr>
        <w:rPr>
          <w:rFonts w:ascii="Times New Roman" w:hAnsi="Times New Roman" w:cs="Times New Roman"/>
          <w:sz w:val="24"/>
          <w:szCs w:val="24"/>
        </w:rPr>
      </w:pPr>
    </w:p>
    <w:p w14:paraId="3FF0A62E" w14:textId="0E24000A" w:rsidR="00EE2445" w:rsidRPr="000A54A5" w:rsidRDefault="00EE2445" w:rsidP="00F55D8D">
      <w:pPr>
        <w:rPr>
          <w:rFonts w:ascii="Times New Roman" w:hAnsi="Times New Roman" w:cs="Times New Roman"/>
          <w:sz w:val="24"/>
          <w:szCs w:val="24"/>
        </w:rPr>
      </w:pPr>
    </w:p>
    <w:p w14:paraId="1622447F" w14:textId="3BAA6CD7" w:rsidR="00EE2445" w:rsidRPr="000A54A5" w:rsidRDefault="00EE2445" w:rsidP="00F55D8D">
      <w:pPr>
        <w:rPr>
          <w:rFonts w:ascii="Times New Roman" w:hAnsi="Times New Roman" w:cs="Times New Roman"/>
          <w:sz w:val="24"/>
          <w:szCs w:val="24"/>
        </w:rPr>
      </w:pPr>
    </w:p>
    <w:p w14:paraId="141E507F" w14:textId="6A02CA30" w:rsidR="00EE2445" w:rsidRPr="000A54A5" w:rsidRDefault="00EE2445" w:rsidP="00F55D8D">
      <w:pPr>
        <w:rPr>
          <w:rFonts w:ascii="Times New Roman" w:hAnsi="Times New Roman" w:cs="Times New Roman"/>
          <w:sz w:val="24"/>
          <w:szCs w:val="24"/>
        </w:rPr>
      </w:pPr>
    </w:p>
    <w:p w14:paraId="08137A2B" w14:textId="6E427838" w:rsidR="00EE2445" w:rsidRPr="000A54A5" w:rsidRDefault="00EE2445" w:rsidP="00F55D8D">
      <w:pPr>
        <w:rPr>
          <w:rFonts w:ascii="Times New Roman" w:hAnsi="Times New Roman" w:cs="Times New Roman"/>
          <w:sz w:val="24"/>
          <w:szCs w:val="24"/>
        </w:rPr>
      </w:pPr>
    </w:p>
    <w:p w14:paraId="070AE9D1" w14:textId="48B8B8F0" w:rsidR="00EE2445" w:rsidRPr="000A54A5" w:rsidRDefault="00EE2445" w:rsidP="00F55D8D">
      <w:pPr>
        <w:rPr>
          <w:rFonts w:ascii="Times New Roman" w:hAnsi="Times New Roman" w:cs="Times New Roman"/>
          <w:sz w:val="24"/>
          <w:szCs w:val="24"/>
        </w:rPr>
      </w:pPr>
    </w:p>
    <w:p w14:paraId="719BA9FF" w14:textId="7BD5A188" w:rsidR="00EE2445" w:rsidRPr="000A54A5" w:rsidRDefault="00EE2445" w:rsidP="00F55D8D">
      <w:pPr>
        <w:rPr>
          <w:rFonts w:ascii="Times New Roman" w:hAnsi="Times New Roman" w:cs="Times New Roman"/>
          <w:sz w:val="24"/>
          <w:szCs w:val="24"/>
        </w:rPr>
      </w:pPr>
    </w:p>
    <w:p w14:paraId="4DA2CF06" w14:textId="79ECF351" w:rsidR="00EE2445" w:rsidRPr="000A54A5" w:rsidRDefault="00EE2445" w:rsidP="00F55D8D">
      <w:pPr>
        <w:rPr>
          <w:rFonts w:ascii="Times New Roman" w:hAnsi="Times New Roman" w:cs="Times New Roman"/>
          <w:sz w:val="24"/>
          <w:szCs w:val="24"/>
        </w:rPr>
      </w:pPr>
    </w:p>
    <w:p w14:paraId="123F57F9" w14:textId="231EB484" w:rsidR="00EE2445" w:rsidRPr="000A54A5" w:rsidRDefault="00EE2445" w:rsidP="00F55D8D">
      <w:pPr>
        <w:rPr>
          <w:rFonts w:ascii="Times New Roman" w:hAnsi="Times New Roman" w:cs="Times New Roman"/>
          <w:sz w:val="24"/>
          <w:szCs w:val="24"/>
        </w:rPr>
      </w:pPr>
    </w:p>
    <w:p w14:paraId="6BFFE33F" w14:textId="52BDEA09" w:rsidR="00EE2445" w:rsidRPr="000A54A5" w:rsidRDefault="00EE2445" w:rsidP="00F55D8D">
      <w:pPr>
        <w:rPr>
          <w:rFonts w:ascii="Times New Roman" w:hAnsi="Times New Roman" w:cs="Times New Roman"/>
          <w:sz w:val="24"/>
          <w:szCs w:val="24"/>
        </w:rPr>
      </w:pPr>
    </w:p>
    <w:p w14:paraId="5AC848BD" w14:textId="509B62F6" w:rsidR="00EE2445" w:rsidRPr="000A54A5" w:rsidRDefault="00EE2445" w:rsidP="00F55D8D">
      <w:pPr>
        <w:rPr>
          <w:rFonts w:ascii="Times New Roman" w:hAnsi="Times New Roman" w:cs="Times New Roman"/>
          <w:sz w:val="24"/>
          <w:szCs w:val="24"/>
        </w:rPr>
      </w:pPr>
    </w:p>
    <w:p w14:paraId="74304B36" w14:textId="7BC23A45" w:rsidR="00EE2445" w:rsidRPr="000A54A5" w:rsidRDefault="00EE2445" w:rsidP="00F55D8D">
      <w:pPr>
        <w:rPr>
          <w:rFonts w:ascii="Times New Roman" w:hAnsi="Times New Roman" w:cs="Times New Roman"/>
          <w:sz w:val="24"/>
          <w:szCs w:val="24"/>
        </w:rPr>
      </w:pPr>
    </w:p>
    <w:p w14:paraId="65425962" w14:textId="3D6BE93B" w:rsidR="00EE2445" w:rsidRPr="000A54A5" w:rsidRDefault="00EE2445" w:rsidP="00F55D8D">
      <w:pPr>
        <w:rPr>
          <w:rFonts w:ascii="Times New Roman" w:hAnsi="Times New Roman" w:cs="Times New Roman"/>
          <w:sz w:val="24"/>
          <w:szCs w:val="24"/>
        </w:rPr>
      </w:pPr>
    </w:p>
    <w:p w14:paraId="6FDF5419" w14:textId="65AA30DA" w:rsidR="00EE2445" w:rsidRPr="000A54A5" w:rsidRDefault="00EE2445" w:rsidP="00F55D8D">
      <w:pPr>
        <w:rPr>
          <w:rFonts w:ascii="Times New Roman" w:hAnsi="Times New Roman" w:cs="Times New Roman"/>
          <w:sz w:val="24"/>
          <w:szCs w:val="24"/>
        </w:rPr>
      </w:pPr>
    </w:p>
    <w:p w14:paraId="4D20F914" w14:textId="050064F6" w:rsidR="00EE2445" w:rsidRPr="000A54A5" w:rsidRDefault="00EE2445" w:rsidP="00F55D8D">
      <w:pPr>
        <w:rPr>
          <w:rFonts w:ascii="Times New Roman" w:hAnsi="Times New Roman" w:cs="Times New Roman"/>
          <w:sz w:val="24"/>
          <w:szCs w:val="24"/>
        </w:rPr>
      </w:pPr>
    </w:p>
    <w:p w14:paraId="7B2DEC08" w14:textId="2BC4F7BA" w:rsidR="00EE2445" w:rsidRPr="000A54A5" w:rsidRDefault="00EE2445" w:rsidP="00F55D8D">
      <w:pPr>
        <w:rPr>
          <w:rFonts w:ascii="Times New Roman" w:hAnsi="Times New Roman" w:cs="Times New Roman"/>
          <w:sz w:val="24"/>
          <w:szCs w:val="24"/>
        </w:rPr>
      </w:pPr>
    </w:p>
    <w:p w14:paraId="3E60681F" w14:textId="13874707" w:rsidR="00EE2445" w:rsidRPr="000A54A5" w:rsidRDefault="00EE2445" w:rsidP="00F55D8D">
      <w:pPr>
        <w:rPr>
          <w:rFonts w:ascii="Times New Roman" w:hAnsi="Times New Roman" w:cs="Times New Roman"/>
          <w:sz w:val="24"/>
          <w:szCs w:val="24"/>
        </w:rPr>
      </w:pPr>
    </w:p>
    <w:p w14:paraId="47BCA23F" w14:textId="2AA92866" w:rsidR="00EE2445" w:rsidRPr="000A54A5" w:rsidRDefault="00EE2445" w:rsidP="00F55D8D">
      <w:pPr>
        <w:rPr>
          <w:rFonts w:ascii="Times New Roman" w:hAnsi="Times New Roman" w:cs="Times New Roman"/>
          <w:sz w:val="24"/>
          <w:szCs w:val="24"/>
        </w:rPr>
      </w:pPr>
    </w:p>
    <w:p w14:paraId="367F9EE8" w14:textId="58FFF98E" w:rsidR="00EE2445" w:rsidRPr="000A54A5" w:rsidRDefault="00EE2445" w:rsidP="00F55D8D">
      <w:pPr>
        <w:rPr>
          <w:rFonts w:ascii="Times New Roman" w:hAnsi="Times New Roman" w:cs="Times New Roman"/>
          <w:sz w:val="24"/>
          <w:szCs w:val="24"/>
        </w:rPr>
      </w:pPr>
    </w:p>
    <w:p w14:paraId="6F159D2A" w14:textId="2B3B59A2" w:rsidR="00EE2445" w:rsidRPr="000A54A5" w:rsidRDefault="00EE2445" w:rsidP="00F55D8D">
      <w:pPr>
        <w:rPr>
          <w:rFonts w:ascii="Times New Roman" w:hAnsi="Times New Roman" w:cs="Times New Roman"/>
          <w:sz w:val="24"/>
          <w:szCs w:val="24"/>
        </w:rPr>
      </w:pPr>
    </w:p>
    <w:p w14:paraId="1EEA5B9E" w14:textId="1FC985FB" w:rsidR="00EE2445" w:rsidRPr="000A54A5" w:rsidRDefault="00EE2445" w:rsidP="00F55D8D">
      <w:pPr>
        <w:rPr>
          <w:rFonts w:ascii="Times New Roman" w:hAnsi="Times New Roman" w:cs="Times New Roman"/>
          <w:sz w:val="24"/>
          <w:szCs w:val="24"/>
        </w:rPr>
      </w:pPr>
    </w:p>
    <w:p w14:paraId="1125AFE6" w14:textId="6DD9C97E" w:rsidR="00EE2445" w:rsidRPr="000A54A5" w:rsidRDefault="00EE2445" w:rsidP="00F55D8D">
      <w:pPr>
        <w:rPr>
          <w:rFonts w:ascii="Times New Roman" w:hAnsi="Times New Roman" w:cs="Times New Roman"/>
          <w:sz w:val="24"/>
          <w:szCs w:val="24"/>
        </w:rPr>
      </w:pPr>
    </w:p>
    <w:p w14:paraId="5713D6CA" w14:textId="2F23F281" w:rsidR="00EE2445" w:rsidRPr="000A54A5" w:rsidRDefault="00EE2445" w:rsidP="00F55D8D">
      <w:pPr>
        <w:rPr>
          <w:rFonts w:ascii="Times New Roman" w:hAnsi="Times New Roman" w:cs="Times New Roman"/>
          <w:sz w:val="24"/>
          <w:szCs w:val="24"/>
        </w:rPr>
      </w:pPr>
    </w:p>
    <w:p w14:paraId="04BBBC2C" w14:textId="4AE732CB" w:rsidR="00EE2445" w:rsidRPr="000A54A5" w:rsidRDefault="00EE2445" w:rsidP="00F55D8D">
      <w:pPr>
        <w:rPr>
          <w:rFonts w:ascii="Times New Roman" w:hAnsi="Times New Roman" w:cs="Times New Roman"/>
          <w:sz w:val="24"/>
          <w:szCs w:val="24"/>
        </w:rPr>
      </w:pPr>
    </w:p>
    <w:p w14:paraId="2294810C" w14:textId="77777777" w:rsidR="00EE2445" w:rsidRPr="000A54A5" w:rsidRDefault="00EE2445" w:rsidP="00F55D8D">
      <w:pPr>
        <w:rPr>
          <w:rFonts w:ascii="Times New Roman" w:hAnsi="Times New Roman" w:cs="Times New Roman"/>
          <w:sz w:val="24"/>
          <w:szCs w:val="24"/>
        </w:rPr>
      </w:pPr>
    </w:p>
    <w:p w14:paraId="5EC6DCD3" w14:textId="77777777" w:rsidR="001E6E09" w:rsidRPr="000A54A5" w:rsidRDefault="001E6E09" w:rsidP="001E6E09">
      <w:pPr>
        <w:rPr>
          <w:rFonts w:ascii="Times New Roman" w:hAnsi="Times New Roman" w:cs="Times New Roman"/>
          <w:sz w:val="24"/>
          <w:szCs w:val="24"/>
        </w:rPr>
      </w:pPr>
    </w:p>
    <w:p w14:paraId="4702D718" w14:textId="5302990F" w:rsidR="007C6D9B" w:rsidRPr="000A54A5" w:rsidRDefault="007C6D9B" w:rsidP="007C6D9B">
      <w:pPr>
        <w:rPr>
          <w:rFonts w:ascii="Times New Roman" w:hAnsi="Times New Roman" w:cs="Times New Roman"/>
          <w:sz w:val="24"/>
          <w:szCs w:val="24"/>
        </w:rPr>
      </w:pPr>
    </w:p>
    <w:p w14:paraId="25B6B4CF" w14:textId="77777777" w:rsidR="007C6D9B" w:rsidRPr="000A54A5" w:rsidRDefault="007C6D9B" w:rsidP="007C6D9B">
      <w:pPr>
        <w:rPr>
          <w:rFonts w:ascii="Times New Roman" w:hAnsi="Times New Roman" w:cs="Times New Roman"/>
          <w:sz w:val="24"/>
          <w:szCs w:val="24"/>
        </w:rPr>
      </w:pPr>
    </w:p>
    <w:p w14:paraId="4E732B49" w14:textId="7AFD82F7" w:rsidR="001E6A43" w:rsidRPr="000A54A5" w:rsidRDefault="00045D23" w:rsidP="001E6A43">
      <w:pPr>
        <w:pStyle w:val="Heading1"/>
        <w:spacing w:line="360" w:lineRule="auto"/>
        <w:jc w:val="center"/>
        <w:rPr>
          <w:rFonts w:ascii="Times New Roman" w:hAnsi="Times New Roman" w:cs="Times New Roman"/>
          <w:b/>
          <w:bCs/>
          <w:sz w:val="24"/>
          <w:szCs w:val="24"/>
        </w:rPr>
      </w:pPr>
      <w:bookmarkStart w:id="41" w:name="_Toc109380136"/>
      <w:r w:rsidRPr="000A54A5">
        <w:rPr>
          <w:rFonts w:ascii="Times New Roman" w:hAnsi="Times New Roman" w:cs="Times New Roman"/>
          <w:b/>
          <w:bCs/>
          <w:sz w:val="24"/>
          <w:szCs w:val="24"/>
        </w:rPr>
        <w:t>Acknowledgement</w:t>
      </w:r>
      <w:bookmarkEnd w:id="41"/>
    </w:p>
    <w:p w14:paraId="6425269F" w14:textId="77777777" w:rsidR="001E6A43" w:rsidRPr="000A54A5" w:rsidRDefault="001E6A43" w:rsidP="001E6A43">
      <w:pPr>
        <w:rPr>
          <w:rFonts w:ascii="Times New Roman" w:hAnsi="Times New Roman" w:cs="Times New Roman"/>
          <w:sz w:val="24"/>
          <w:szCs w:val="24"/>
        </w:rPr>
      </w:pPr>
    </w:p>
    <w:p w14:paraId="36C32F0D" w14:textId="37AE1B5C" w:rsidR="00045D23" w:rsidRPr="000A54A5" w:rsidRDefault="001E6A43" w:rsidP="000B2689">
      <w:pPr>
        <w:spacing w:line="360" w:lineRule="auto"/>
        <w:jc w:val="both"/>
        <w:rPr>
          <w:rFonts w:ascii="Times New Roman" w:hAnsi="Times New Roman" w:cs="Times New Roman"/>
          <w:color w:val="000000" w:themeColor="text1"/>
          <w:sz w:val="24"/>
          <w:szCs w:val="24"/>
        </w:rPr>
      </w:pPr>
      <w:r w:rsidRPr="000A54A5">
        <w:rPr>
          <w:rFonts w:ascii="Times New Roman" w:hAnsi="Times New Roman" w:cs="Times New Roman"/>
          <w:color w:val="000000" w:themeColor="text1"/>
          <w:sz w:val="24"/>
          <w:szCs w:val="24"/>
        </w:rPr>
        <w:t xml:space="preserve">I would like to </w:t>
      </w:r>
      <w:r w:rsidR="007740DC" w:rsidRPr="000A54A5">
        <w:rPr>
          <w:rFonts w:ascii="Times New Roman" w:hAnsi="Times New Roman" w:cs="Times New Roman"/>
          <w:color w:val="000000" w:themeColor="text1"/>
          <w:sz w:val="24"/>
          <w:szCs w:val="24"/>
        </w:rPr>
        <w:t>thank</w:t>
      </w:r>
      <w:r w:rsidRPr="000A54A5">
        <w:rPr>
          <w:rFonts w:ascii="Times New Roman" w:hAnsi="Times New Roman" w:cs="Times New Roman"/>
          <w:color w:val="000000" w:themeColor="text1"/>
          <w:sz w:val="24"/>
          <w:szCs w:val="24"/>
        </w:rPr>
        <w:t xml:space="preserve"> my parents for their ongoing support and</w:t>
      </w:r>
      <w:r w:rsidR="007740DC" w:rsidRPr="000A54A5">
        <w:rPr>
          <w:rFonts w:ascii="Times New Roman" w:hAnsi="Times New Roman" w:cs="Times New Roman"/>
          <w:color w:val="000000" w:themeColor="text1"/>
          <w:sz w:val="24"/>
          <w:szCs w:val="24"/>
        </w:rPr>
        <w:t xml:space="preserve"> </w:t>
      </w:r>
      <w:r w:rsidRPr="000A54A5">
        <w:rPr>
          <w:rFonts w:ascii="Times New Roman" w:hAnsi="Times New Roman" w:cs="Times New Roman"/>
          <w:color w:val="000000" w:themeColor="text1"/>
          <w:sz w:val="24"/>
          <w:szCs w:val="24"/>
        </w:rPr>
        <w:t>my supervisor Mr Gilbert Mwale for the mentorship and guidance he has provided to me not only for this project, but throughout my academic journey.</w:t>
      </w:r>
    </w:p>
    <w:p w14:paraId="4930E657" w14:textId="77777777" w:rsidR="00045D23" w:rsidRPr="000A54A5" w:rsidRDefault="00045D23" w:rsidP="00F55D8D">
      <w:pPr>
        <w:rPr>
          <w:rFonts w:ascii="Times New Roman" w:hAnsi="Times New Roman" w:cs="Times New Roman"/>
          <w:sz w:val="24"/>
          <w:szCs w:val="24"/>
        </w:rPr>
      </w:pPr>
    </w:p>
    <w:p w14:paraId="7891DB41" w14:textId="77777777" w:rsidR="00045D23" w:rsidRPr="000A54A5" w:rsidRDefault="00045D23" w:rsidP="00F55D8D">
      <w:pPr>
        <w:rPr>
          <w:rFonts w:ascii="Times New Roman" w:hAnsi="Times New Roman" w:cs="Times New Roman"/>
          <w:sz w:val="24"/>
          <w:szCs w:val="24"/>
        </w:rPr>
      </w:pPr>
    </w:p>
    <w:p w14:paraId="0D0D6994" w14:textId="77777777" w:rsidR="00045D23" w:rsidRPr="000A54A5" w:rsidRDefault="00045D23" w:rsidP="00F55D8D">
      <w:pPr>
        <w:rPr>
          <w:rFonts w:ascii="Times New Roman" w:hAnsi="Times New Roman" w:cs="Times New Roman"/>
          <w:sz w:val="24"/>
          <w:szCs w:val="24"/>
        </w:rPr>
      </w:pPr>
    </w:p>
    <w:p w14:paraId="210EEBE1" w14:textId="77777777" w:rsidR="00045D23" w:rsidRPr="000A54A5" w:rsidRDefault="00045D23" w:rsidP="00F55D8D">
      <w:pPr>
        <w:rPr>
          <w:rFonts w:ascii="Times New Roman" w:hAnsi="Times New Roman" w:cs="Times New Roman"/>
          <w:sz w:val="24"/>
          <w:szCs w:val="24"/>
        </w:rPr>
      </w:pPr>
    </w:p>
    <w:p w14:paraId="2E3FB82D" w14:textId="77777777" w:rsidR="00045D23" w:rsidRPr="000A54A5" w:rsidRDefault="00045D23" w:rsidP="00F55D8D">
      <w:pPr>
        <w:rPr>
          <w:rFonts w:ascii="Times New Roman" w:hAnsi="Times New Roman" w:cs="Times New Roman"/>
          <w:sz w:val="24"/>
          <w:szCs w:val="24"/>
        </w:rPr>
      </w:pPr>
    </w:p>
    <w:p w14:paraId="7BA1DE9E" w14:textId="77777777" w:rsidR="00045D23" w:rsidRPr="000A54A5" w:rsidRDefault="00045D23" w:rsidP="00F55D8D">
      <w:pPr>
        <w:rPr>
          <w:rFonts w:ascii="Times New Roman" w:hAnsi="Times New Roman" w:cs="Times New Roman"/>
          <w:sz w:val="24"/>
          <w:szCs w:val="24"/>
        </w:rPr>
      </w:pPr>
    </w:p>
    <w:p w14:paraId="1B8A0A7E" w14:textId="77777777" w:rsidR="00045D23" w:rsidRPr="000A54A5" w:rsidRDefault="00045D23" w:rsidP="00F55D8D">
      <w:pPr>
        <w:rPr>
          <w:rFonts w:ascii="Times New Roman" w:hAnsi="Times New Roman" w:cs="Times New Roman"/>
          <w:sz w:val="24"/>
          <w:szCs w:val="24"/>
        </w:rPr>
      </w:pPr>
    </w:p>
    <w:p w14:paraId="290ECEC5" w14:textId="77777777" w:rsidR="00045D23" w:rsidRPr="000A54A5" w:rsidRDefault="00045D23" w:rsidP="00F55D8D">
      <w:pPr>
        <w:rPr>
          <w:rFonts w:ascii="Times New Roman" w:hAnsi="Times New Roman" w:cs="Times New Roman"/>
          <w:sz w:val="24"/>
          <w:szCs w:val="24"/>
        </w:rPr>
      </w:pPr>
    </w:p>
    <w:p w14:paraId="407176AE" w14:textId="0ED5EF00" w:rsidR="00045D23" w:rsidRPr="000A54A5" w:rsidRDefault="00045D23" w:rsidP="00F55D8D">
      <w:pPr>
        <w:rPr>
          <w:rFonts w:ascii="Times New Roman" w:hAnsi="Times New Roman" w:cs="Times New Roman"/>
          <w:sz w:val="24"/>
          <w:szCs w:val="24"/>
        </w:rPr>
      </w:pPr>
    </w:p>
    <w:p w14:paraId="403E7A56" w14:textId="77777777" w:rsidR="000B2689" w:rsidRPr="000A54A5" w:rsidRDefault="000B2689" w:rsidP="00F55D8D">
      <w:pPr>
        <w:rPr>
          <w:rFonts w:ascii="Times New Roman" w:hAnsi="Times New Roman" w:cs="Times New Roman"/>
          <w:sz w:val="24"/>
          <w:szCs w:val="24"/>
        </w:rPr>
      </w:pPr>
    </w:p>
    <w:p w14:paraId="1F5C5156" w14:textId="490F5A1E" w:rsidR="00F55D8D" w:rsidRPr="000A54A5" w:rsidRDefault="00F55D8D" w:rsidP="00F55D8D">
      <w:pPr>
        <w:rPr>
          <w:rFonts w:ascii="Times New Roman" w:hAnsi="Times New Roman" w:cs="Times New Roman"/>
          <w:b/>
          <w:bCs/>
          <w:sz w:val="24"/>
          <w:szCs w:val="24"/>
        </w:rPr>
      </w:pPr>
    </w:p>
    <w:p w14:paraId="6D010AE3" w14:textId="5C0B8612" w:rsidR="00F55D8D" w:rsidRPr="000A54A5" w:rsidRDefault="00F55D8D" w:rsidP="00F55D8D">
      <w:pPr>
        <w:rPr>
          <w:rFonts w:ascii="Times New Roman" w:hAnsi="Times New Roman" w:cs="Times New Roman"/>
          <w:b/>
          <w:bCs/>
          <w:sz w:val="24"/>
          <w:szCs w:val="24"/>
        </w:rPr>
      </w:pPr>
    </w:p>
    <w:p w14:paraId="4123580D" w14:textId="03F5B9B3" w:rsidR="00F55D8D" w:rsidRPr="000A54A5" w:rsidRDefault="00F55D8D" w:rsidP="00F55D8D">
      <w:pPr>
        <w:rPr>
          <w:rFonts w:ascii="Times New Roman" w:hAnsi="Times New Roman" w:cs="Times New Roman"/>
          <w:b/>
          <w:bCs/>
          <w:sz w:val="24"/>
          <w:szCs w:val="24"/>
        </w:rPr>
      </w:pPr>
    </w:p>
    <w:p w14:paraId="04E1CCBE" w14:textId="657837CA" w:rsidR="00F55D8D" w:rsidRPr="000A54A5" w:rsidRDefault="00F55D8D" w:rsidP="00F55D8D">
      <w:pPr>
        <w:rPr>
          <w:rFonts w:ascii="Times New Roman" w:hAnsi="Times New Roman" w:cs="Times New Roman"/>
          <w:b/>
          <w:bCs/>
          <w:sz w:val="24"/>
          <w:szCs w:val="24"/>
        </w:rPr>
      </w:pPr>
    </w:p>
    <w:p w14:paraId="50012503" w14:textId="56F5BBC1" w:rsidR="00F55D8D" w:rsidRPr="000A54A5" w:rsidRDefault="00F55D8D" w:rsidP="00F55D8D">
      <w:pPr>
        <w:rPr>
          <w:rFonts w:ascii="Times New Roman" w:hAnsi="Times New Roman" w:cs="Times New Roman"/>
          <w:b/>
          <w:bCs/>
          <w:sz w:val="24"/>
          <w:szCs w:val="24"/>
        </w:rPr>
      </w:pPr>
    </w:p>
    <w:p w14:paraId="2C30C8E2" w14:textId="669763E9" w:rsidR="00F55D8D" w:rsidRPr="000A54A5" w:rsidRDefault="00F55D8D" w:rsidP="00F55D8D">
      <w:pPr>
        <w:rPr>
          <w:rFonts w:ascii="Times New Roman" w:hAnsi="Times New Roman" w:cs="Times New Roman"/>
          <w:b/>
          <w:bCs/>
          <w:sz w:val="24"/>
          <w:szCs w:val="24"/>
        </w:rPr>
      </w:pPr>
    </w:p>
    <w:p w14:paraId="58E0CB5E" w14:textId="42E6BA4D" w:rsidR="00F55D8D" w:rsidRPr="000A54A5" w:rsidRDefault="00F55D8D" w:rsidP="00F55D8D">
      <w:pPr>
        <w:rPr>
          <w:rFonts w:ascii="Times New Roman" w:hAnsi="Times New Roman" w:cs="Times New Roman"/>
          <w:b/>
          <w:bCs/>
          <w:sz w:val="24"/>
          <w:szCs w:val="24"/>
        </w:rPr>
      </w:pPr>
    </w:p>
    <w:p w14:paraId="65EE9D28" w14:textId="77777777" w:rsidR="00F55D8D" w:rsidRPr="000A54A5" w:rsidRDefault="00F55D8D" w:rsidP="00F55D8D">
      <w:pPr>
        <w:rPr>
          <w:rFonts w:ascii="Times New Roman" w:hAnsi="Times New Roman" w:cs="Times New Roman"/>
          <w:b/>
          <w:bCs/>
          <w:sz w:val="24"/>
          <w:szCs w:val="24"/>
        </w:rPr>
      </w:pPr>
    </w:p>
    <w:p w14:paraId="75E0DCEF" w14:textId="77777777" w:rsidR="00F55D8D" w:rsidRPr="000A54A5" w:rsidRDefault="00F55D8D" w:rsidP="00F55D8D">
      <w:pPr>
        <w:rPr>
          <w:rFonts w:ascii="Times New Roman" w:hAnsi="Times New Roman" w:cs="Times New Roman"/>
          <w:sz w:val="24"/>
          <w:szCs w:val="24"/>
        </w:rPr>
      </w:pPr>
    </w:p>
    <w:p w14:paraId="2D5C727D" w14:textId="77777777" w:rsidR="001E6A43" w:rsidRPr="000A54A5" w:rsidRDefault="001E6A43" w:rsidP="00F55D8D">
      <w:pPr>
        <w:rPr>
          <w:rFonts w:ascii="Times New Roman" w:hAnsi="Times New Roman" w:cs="Times New Roman"/>
          <w:sz w:val="24"/>
          <w:szCs w:val="24"/>
        </w:rPr>
      </w:pPr>
    </w:p>
    <w:p w14:paraId="4EA0E5A0" w14:textId="77777777" w:rsidR="001E6A43" w:rsidRPr="000A54A5" w:rsidRDefault="001E6A43" w:rsidP="00F55D8D">
      <w:pPr>
        <w:rPr>
          <w:rFonts w:ascii="Times New Roman" w:hAnsi="Times New Roman" w:cs="Times New Roman"/>
          <w:sz w:val="24"/>
          <w:szCs w:val="24"/>
        </w:rPr>
      </w:pPr>
    </w:p>
    <w:p w14:paraId="0D95F828" w14:textId="77777777" w:rsidR="001E6A43" w:rsidRPr="000A54A5" w:rsidRDefault="001E6A43" w:rsidP="00F55D8D">
      <w:pPr>
        <w:rPr>
          <w:rFonts w:ascii="Times New Roman" w:hAnsi="Times New Roman" w:cs="Times New Roman"/>
          <w:sz w:val="24"/>
          <w:szCs w:val="24"/>
        </w:rPr>
      </w:pPr>
    </w:p>
    <w:p w14:paraId="4D5DBF84" w14:textId="77777777" w:rsidR="001E6A43" w:rsidRPr="000A54A5" w:rsidRDefault="001E6A43" w:rsidP="00F55D8D">
      <w:pPr>
        <w:rPr>
          <w:rFonts w:ascii="Times New Roman" w:hAnsi="Times New Roman" w:cs="Times New Roman"/>
          <w:sz w:val="24"/>
          <w:szCs w:val="24"/>
        </w:rPr>
      </w:pPr>
    </w:p>
    <w:p w14:paraId="44590218" w14:textId="582F0EF6" w:rsidR="00A36D0E" w:rsidRPr="000A54A5" w:rsidRDefault="00A36D0E" w:rsidP="00A36D0E">
      <w:pPr>
        <w:rPr>
          <w:rFonts w:ascii="Times New Roman" w:hAnsi="Times New Roman" w:cs="Times New Roman"/>
          <w:b/>
          <w:bCs/>
          <w:sz w:val="24"/>
          <w:szCs w:val="24"/>
        </w:rPr>
      </w:pPr>
    </w:p>
    <w:p w14:paraId="23B793DE" w14:textId="03E06866" w:rsidR="004552FD" w:rsidRPr="000A54A5" w:rsidRDefault="004552FD" w:rsidP="00F64446">
      <w:pPr>
        <w:pStyle w:val="Heading1"/>
        <w:spacing w:line="360" w:lineRule="auto"/>
        <w:jc w:val="center"/>
        <w:rPr>
          <w:rFonts w:ascii="Times New Roman" w:hAnsi="Times New Roman" w:cs="Times New Roman"/>
          <w:b/>
          <w:bCs/>
          <w:sz w:val="24"/>
          <w:szCs w:val="24"/>
        </w:rPr>
      </w:pPr>
      <w:bookmarkStart w:id="42" w:name="_Toc109380137"/>
      <w:r w:rsidRPr="000A54A5">
        <w:rPr>
          <w:rFonts w:ascii="Times New Roman" w:hAnsi="Times New Roman" w:cs="Times New Roman"/>
          <w:b/>
          <w:bCs/>
          <w:sz w:val="24"/>
          <w:szCs w:val="24"/>
        </w:rPr>
        <w:lastRenderedPageBreak/>
        <w:t xml:space="preserve">List of </w:t>
      </w:r>
      <w:r w:rsidR="00F64446" w:rsidRPr="000A54A5">
        <w:rPr>
          <w:rFonts w:ascii="Times New Roman" w:hAnsi="Times New Roman" w:cs="Times New Roman"/>
          <w:b/>
          <w:bCs/>
          <w:sz w:val="24"/>
          <w:szCs w:val="24"/>
        </w:rPr>
        <w:t>Figures</w:t>
      </w:r>
      <w:bookmarkEnd w:id="42"/>
    </w:p>
    <w:p w14:paraId="4CFC57FA" w14:textId="3365868D" w:rsidR="00794455" w:rsidRDefault="00F64446">
      <w:pPr>
        <w:pStyle w:val="TableofFigures"/>
        <w:tabs>
          <w:tab w:val="right" w:leader="hyphen" w:pos="9016"/>
        </w:tabs>
        <w:rPr>
          <w:rFonts w:eastAsiaTheme="minorEastAsia" w:cstheme="minorBidi"/>
          <w:b w:val="0"/>
          <w:bCs w:val="0"/>
          <w:noProof/>
          <w:sz w:val="22"/>
          <w:szCs w:val="22"/>
          <w:lang w:val="en-US"/>
        </w:rPr>
      </w:pPr>
      <w:r w:rsidRPr="000A54A5">
        <w:rPr>
          <w:rFonts w:ascii="Times New Roman" w:hAnsi="Times New Roman" w:cs="Times New Roman"/>
          <w:b w:val="0"/>
          <w:bCs w:val="0"/>
          <w:sz w:val="24"/>
          <w:szCs w:val="24"/>
        </w:rPr>
        <w:fldChar w:fldCharType="begin"/>
      </w:r>
      <w:r w:rsidRPr="000A54A5">
        <w:rPr>
          <w:rFonts w:ascii="Times New Roman" w:hAnsi="Times New Roman" w:cs="Times New Roman"/>
          <w:b w:val="0"/>
          <w:bCs w:val="0"/>
          <w:sz w:val="24"/>
          <w:szCs w:val="24"/>
        </w:rPr>
        <w:instrText xml:space="preserve"> TOC \h \z \c "Figure" </w:instrText>
      </w:r>
      <w:r w:rsidRPr="000A54A5">
        <w:rPr>
          <w:rFonts w:ascii="Times New Roman" w:hAnsi="Times New Roman" w:cs="Times New Roman"/>
          <w:b w:val="0"/>
          <w:bCs w:val="0"/>
          <w:sz w:val="24"/>
          <w:szCs w:val="24"/>
        </w:rPr>
        <w:fldChar w:fldCharType="separate"/>
      </w:r>
      <w:hyperlink w:anchor="_Toc109376902" w:history="1">
        <w:r w:rsidR="00794455" w:rsidRPr="0029544E">
          <w:rPr>
            <w:rStyle w:val="Hyperlink"/>
            <w:rFonts w:ascii="Times New Roman" w:hAnsi="Times New Roman" w:cs="Times New Roman"/>
            <w:noProof/>
          </w:rPr>
          <w:t>Figure 1 Respondents age representation</w:t>
        </w:r>
        <w:r w:rsidR="00794455">
          <w:rPr>
            <w:noProof/>
            <w:webHidden/>
          </w:rPr>
          <w:tab/>
        </w:r>
        <w:r w:rsidR="00794455">
          <w:rPr>
            <w:noProof/>
            <w:webHidden/>
          </w:rPr>
          <w:fldChar w:fldCharType="begin"/>
        </w:r>
        <w:r w:rsidR="00794455">
          <w:rPr>
            <w:noProof/>
            <w:webHidden/>
          </w:rPr>
          <w:instrText xml:space="preserve"> PAGEREF _Toc109376902 \h </w:instrText>
        </w:r>
        <w:r w:rsidR="00794455">
          <w:rPr>
            <w:noProof/>
            <w:webHidden/>
          </w:rPr>
        </w:r>
        <w:r w:rsidR="00794455">
          <w:rPr>
            <w:noProof/>
            <w:webHidden/>
          </w:rPr>
          <w:fldChar w:fldCharType="separate"/>
        </w:r>
        <w:r w:rsidR="00D24509">
          <w:rPr>
            <w:noProof/>
            <w:webHidden/>
          </w:rPr>
          <w:t>16</w:t>
        </w:r>
        <w:r w:rsidR="00794455">
          <w:rPr>
            <w:noProof/>
            <w:webHidden/>
          </w:rPr>
          <w:fldChar w:fldCharType="end"/>
        </w:r>
      </w:hyperlink>
    </w:p>
    <w:p w14:paraId="07C7F6AD" w14:textId="59642543" w:rsidR="00794455" w:rsidRDefault="00A167FE">
      <w:pPr>
        <w:pStyle w:val="TableofFigures"/>
        <w:tabs>
          <w:tab w:val="right" w:leader="hyphen" w:pos="9016"/>
        </w:tabs>
        <w:rPr>
          <w:rFonts w:eastAsiaTheme="minorEastAsia" w:cstheme="minorBidi"/>
          <w:b w:val="0"/>
          <w:bCs w:val="0"/>
          <w:noProof/>
          <w:sz w:val="22"/>
          <w:szCs w:val="22"/>
          <w:lang w:val="en-US"/>
        </w:rPr>
      </w:pPr>
      <w:hyperlink w:anchor="_Toc109376903" w:history="1">
        <w:r w:rsidR="00794455" w:rsidRPr="0029544E">
          <w:rPr>
            <w:rStyle w:val="Hyperlink"/>
            <w:rFonts w:ascii="Times New Roman" w:hAnsi="Times New Roman" w:cs="Times New Roman"/>
            <w:noProof/>
          </w:rPr>
          <w:t>Figure 2 Respondents gender representation</w:t>
        </w:r>
        <w:r w:rsidR="00794455">
          <w:rPr>
            <w:noProof/>
            <w:webHidden/>
          </w:rPr>
          <w:tab/>
        </w:r>
        <w:r w:rsidR="00794455">
          <w:rPr>
            <w:noProof/>
            <w:webHidden/>
          </w:rPr>
          <w:fldChar w:fldCharType="begin"/>
        </w:r>
        <w:r w:rsidR="00794455">
          <w:rPr>
            <w:noProof/>
            <w:webHidden/>
          </w:rPr>
          <w:instrText xml:space="preserve"> PAGEREF _Toc109376903 \h </w:instrText>
        </w:r>
        <w:r w:rsidR="00794455">
          <w:rPr>
            <w:noProof/>
            <w:webHidden/>
          </w:rPr>
        </w:r>
        <w:r w:rsidR="00794455">
          <w:rPr>
            <w:noProof/>
            <w:webHidden/>
          </w:rPr>
          <w:fldChar w:fldCharType="separate"/>
        </w:r>
        <w:r w:rsidR="00D24509">
          <w:rPr>
            <w:noProof/>
            <w:webHidden/>
          </w:rPr>
          <w:t>16</w:t>
        </w:r>
        <w:r w:rsidR="00794455">
          <w:rPr>
            <w:noProof/>
            <w:webHidden/>
          </w:rPr>
          <w:fldChar w:fldCharType="end"/>
        </w:r>
      </w:hyperlink>
    </w:p>
    <w:p w14:paraId="1D4F110F" w14:textId="146A9DA6" w:rsidR="00794455" w:rsidRDefault="00A167FE">
      <w:pPr>
        <w:pStyle w:val="TableofFigures"/>
        <w:tabs>
          <w:tab w:val="right" w:leader="hyphen" w:pos="9016"/>
        </w:tabs>
        <w:rPr>
          <w:rFonts w:eastAsiaTheme="minorEastAsia" w:cstheme="minorBidi"/>
          <w:b w:val="0"/>
          <w:bCs w:val="0"/>
          <w:noProof/>
          <w:sz w:val="22"/>
          <w:szCs w:val="22"/>
          <w:lang w:val="en-US"/>
        </w:rPr>
      </w:pPr>
      <w:hyperlink w:anchor="_Toc109376904" w:history="1">
        <w:r w:rsidR="00794455" w:rsidRPr="0029544E">
          <w:rPr>
            <w:rStyle w:val="Hyperlink"/>
            <w:rFonts w:ascii="Times New Roman" w:hAnsi="Times New Roman" w:cs="Times New Roman"/>
            <w:noProof/>
          </w:rPr>
          <w:t>Figure 3 Type of farmer representation</w:t>
        </w:r>
        <w:r w:rsidR="00794455">
          <w:rPr>
            <w:noProof/>
            <w:webHidden/>
          </w:rPr>
          <w:tab/>
        </w:r>
        <w:r w:rsidR="00794455">
          <w:rPr>
            <w:noProof/>
            <w:webHidden/>
          </w:rPr>
          <w:fldChar w:fldCharType="begin"/>
        </w:r>
        <w:r w:rsidR="00794455">
          <w:rPr>
            <w:noProof/>
            <w:webHidden/>
          </w:rPr>
          <w:instrText xml:space="preserve"> PAGEREF _Toc109376904 \h </w:instrText>
        </w:r>
        <w:r w:rsidR="00794455">
          <w:rPr>
            <w:noProof/>
            <w:webHidden/>
          </w:rPr>
        </w:r>
        <w:r w:rsidR="00794455">
          <w:rPr>
            <w:noProof/>
            <w:webHidden/>
          </w:rPr>
          <w:fldChar w:fldCharType="separate"/>
        </w:r>
        <w:r w:rsidR="00D24509">
          <w:rPr>
            <w:noProof/>
            <w:webHidden/>
          </w:rPr>
          <w:t>17</w:t>
        </w:r>
        <w:r w:rsidR="00794455">
          <w:rPr>
            <w:noProof/>
            <w:webHidden/>
          </w:rPr>
          <w:fldChar w:fldCharType="end"/>
        </w:r>
      </w:hyperlink>
    </w:p>
    <w:p w14:paraId="7D4E277D" w14:textId="6FC80DB8" w:rsidR="00794455" w:rsidRDefault="00A167FE">
      <w:pPr>
        <w:pStyle w:val="TableofFigures"/>
        <w:tabs>
          <w:tab w:val="right" w:leader="hyphen" w:pos="9016"/>
        </w:tabs>
        <w:rPr>
          <w:rFonts w:eastAsiaTheme="minorEastAsia" w:cstheme="minorBidi"/>
          <w:b w:val="0"/>
          <w:bCs w:val="0"/>
          <w:noProof/>
          <w:sz w:val="22"/>
          <w:szCs w:val="22"/>
          <w:lang w:val="en-US"/>
        </w:rPr>
      </w:pPr>
      <w:hyperlink w:anchor="_Toc109376905" w:history="1">
        <w:r w:rsidR="00794455" w:rsidRPr="0029544E">
          <w:rPr>
            <w:rStyle w:val="Hyperlink"/>
            <w:rFonts w:ascii="Times New Roman" w:hAnsi="Times New Roman" w:cs="Times New Roman"/>
            <w:noProof/>
          </w:rPr>
          <w:t>Figure 4 Respondents experience representation</w:t>
        </w:r>
        <w:r w:rsidR="00794455">
          <w:rPr>
            <w:noProof/>
            <w:webHidden/>
          </w:rPr>
          <w:tab/>
        </w:r>
        <w:r w:rsidR="00794455">
          <w:rPr>
            <w:noProof/>
            <w:webHidden/>
          </w:rPr>
          <w:fldChar w:fldCharType="begin"/>
        </w:r>
        <w:r w:rsidR="00794455">
          <w:rPr>
            <w:noProof/>
            <w:webHidden/>
          </w:rPr>
          <w:instrText xml:space="preserve"> PAGEREF _Toc109376905 \h </w:instrText>
        </w:r>
        <w:r w:rsidR="00794455">
          <w:rPr>
            <w:noProof/>
            <w:webHidden/>
          </w:rPr>
        </w:r>
        <w:r w:rsidR="00794455">
          <w:rPr>
            <w:noProof/>
            <w:webHidden/>
          </w:rPr>
          <w:fldChar w:fldCharType="separate"/>
        </w:r>
        <w:r w:rsidR="00D24509">
          <w:rPr>
            <w:noProof/>
            <w:webHidden/>
          </w:rPr>
          <w:t>17</w:t>
        </w:r>
        <w:r w:rsidR="00794455">
          <w:rPr>
            <w:noProof/>
            <w:webHidden/>
          </w:rPr>
          <w:fldChar w:fldCharType="end"/>
        </w:r>
      </w:hyperlink>
    </w:p>
    <w:p w14:paraId="3A4DEBB5" w14:textId="2304EB41" w:rsidR="00794455" w:rsidRDefault="00A167FE">
      <w:pPr>
        <w:pStyle w:val="TableofFigures"/>
        <w:tabs>
          <w:tab w:val="right" w:leader="hyphen" w:pos="9016"/>
        </w:tabs>
        <w:rPr>
          <w:rFonts w:eastAsiaTheme="minorEastAsia" w:cstheme="minorBidi"/>
          <w:b w:val="0"/>
          <w:bCs w:val="0"/>
          <w:noProof/>
          <w:sz w:val="22"/>
          <w:szCs w:val="22"/>
          <w:lang w:val="en-US"/>
        </w:rPr>
      </w:pPr>
      <w:hyperlink w:anchor="_Toc109376906" w:history="1">
        <w:r w:rsidR="00794455" w:rsidRPr="0029544E">
          <w:rPr>
            <w:rStyle w:val="Hyperlink"/>
            <w:rFonts w:ascii="Times New Roman" w:hAnsi="Times New Roman" w:cs="Times New Roman"/>
            <w:noProof/>
          </w:rPr>
          <w:t>Figure 5 Respondents farming methodology representation</w:t>
        </w:r>
        <w:r w:rsidR="00794455">
          <w:rPr>
            <w:noProof/>
            <w:webHidden/>
          </w:rPr>
          <w:tab/>
        </w:r>
        <w:r w:rsidR="00794455">
          <w:rPr>
            <w:noProof/>
            <w:webHidden/>
          </w:rPr>
          <w:fldChar w:fldCharType="begin"/>
        </w:r>
        <w:r w:rsidR="00794455">
          <w:rPr>
            <w:noProof/>
            <w:webHidden/>
          </w:rPr>
          <w:instrText xml:space="preserve"> PAGEREF _Toc109376906 \h </w:instrText>
        </w:r>
        <w:r w:rsidR="00794455">
          <w:rPr>
            <w:noProof/>
            <w:webHidden/>
          </w:rPr>
        </w:r>
        <w:r w:rsidR="00794455">
          <w:rPr>
            <w:noProof/>
            <w:webHidden/>
          </w:rPr>
          <w:fldChar w:fldCharType="separate"/>
        </w:r>
        <w:r w:rsidR="00D24509">
          <w:rPr>
            <w:noProof/>
            <w:webHidden/>
          </w:rPr>
          <w:t>18</w:t>
        </w:r>
        <w:r w:rsidR="00794455">
          <w:rPr>
            <w:noProof/>
            <w:webHidden/>
          </w:rPr>
          <w:fldChar w:fldCharType="end"/>
        </w:r>
      </w:hyperlink>
    </w:p>
    <w:p w14:paraId="5A585DFD" w14:textId="3C4A74AD" w:rsidR="00794455" w:rsidRDefault="00A167FE">
      <w:pPr>
        <w:pStyle w:val="TableofFigures"/>
        <w:tabs>
          <w:tab w:val="right" w:leader="hyphen" w:pos="9016"/>
        </w:tabs>
        <w:rPr>
          <w:rFonts w:eastAsiaTheme="minorEastAsia" w:cstheme="minorBidi"/>
          <w:b w:val="0"/>
          <w:bCs w:val="0"/>
          <w:noProof/>
          <w:sz w:val="22"/>
          <w:szCs w:val="22"/>
          <w:lang w:val="en-US"/>
        </w:rPr>
      </w:pPr>
      <w:hyperlink w:anchor="_Toc109376907" w:history="1">
        <w:r w:rsidR="00794455" w:rsidRPr="0029544E">
          <w:rPr>
            <w:rStyle w:val="Hyperlink"/>
            <w:rFonts w:ascii="Times New Roman" w:hAnsi="Times New Roman" w:cs="Times New Roman"/>
            <w:noProof/>
          </w:rPr>
          <w:t>Figure 6 Respondents method satisfaction representation</w:t>
        </w:r>
        <w:r w:rsidR="00794455">
          <w:rPr>
            <w:noProof/>
            <w:webHidden/>
          </w:rPr>
          <w:tab/>
        </w:r>
        <w:r w:rsidR="00794455">
          <w:rPr>
            <w:noProof/>
            <w:webHidden/>
          </w:rPr>
          <w:fldChar w:fldCharType="begin"/>
        </w:r>
        <w:r w:rsidR="00794455">
          <w:rPr>
            <w:noProof/>
            <w:webHidden/>
          </w:rPr>
          <w:instrText xml:space="preserve"> PAGEREF _Toc109376907 \h </w:instrText>
        </w:r>
        <w:r w:rsidR="00794455">
          <w:rPr>
            <w:noProof/>
            <w:webHidden/>
          </w:rPr>
        </w:r>
        <w:r w:rsidR="00794455">
          <w:rPr>
            <w:noProof/>
            <w:webHidden/>
          </w:rPr>
          <w:fldChar w:fldCharType="separate"/>
        </w:r>
        <w:r w:rsidR="00D24509">
          <w:rPr>
            <w:noProof/>
            <w:webHidden/>
          </w:rPr>
          <w:t>19</w:t>
        </w:r>
        <w:r w:rsidR="00794455">
          <w:rPr>
            <w:noProof/>
            <w:webHidden/>
          </w:rPr>
          <w:fldChar w:fldCharType="end"/>
        </w:r>
      </w:hyperlink>
    </w:p>
    <w:p w14:paraId="0B1A8795" w14:textId="10FFB30A" w:rsidR="00794455" w:rsidRDefault="00A167FE">
      <w:pPr>
        <w:pStyle w:val="TableofFigures"/>
        <w:tabs>
          <w:tab w:val="right" w:leader="hyphen" w:pos="9016"/>
        </w:tabs>
        <w:rPr>
          <w:rFonts w:eastAsiaTheme="minorEastAsia" w:cstheme="minorBidi"/>
          <w:b w:val="0"/>
          <w:bCs w:val="0"/>
          <w:noProof/>
          <w:sz w:val="22"/>
          <w:szCs w:val="22"/>
          <w:lang w:val="en-US"/>
        </w:rPr>
      </w:pPr>
      <w:hyperlink w:anchor="_Toc109376908" w:history="1">
        <w:r w:rsidR="00794455" w:rsidRPr="0029544E">
          <w:rPr>
            <w:rStyle w:val="Hyperlink"/>
            <w:rFonts w:ascii="Times New Roman" w:hAnsi="Times New Roman" w:cs="Times New Roman"/>
            <w:noProof/>
          </w:rPr>
          <w:t>Figure 7 respondents methodology preference representation</w:t>
        </w:r>
        <w:r w:rsidR="00794455">
          <w:rPr>
            <w:noProof/>
            <w:webHidden/>
          </w:rPr>
          <w:tab/>
        </w:r>
        <w:r w:rsidR="00794455">
          <w:rPr>
            <w:noProof/>
            <w:webHidden/>
          </w:rPr>
          <w:fldChar w:fldCharType="begin"/>
        </w:r>
        <w:r w:rsidR="00794455">
          <w:rPr>
            <w:noProof/>
            <w:webHidden/>
          </w:rPr>
          <w:instrText xml:space="preserve"> PAGEREF _Toc109376908 \h </w:instrText>
        </w:r>
        <w:r w:rsidR="00794455">
          <w:rPr>
            <w:noProof/>
            <w:webHidden/>
          </w:rPr>
        </w:r>
        <w:r w:rsidR="00794455">
          <w:rPr>
            <w:noProof/>
            <w:webHidden/>
          </w:rPr>
          <w:fldChar w:fldCharType="separate"/>
        </w:r>
        <w:r w:rsidR="00D24509">
          <w:rPr>
            <w:noProof/>
            <w:webHidden/>
          </w:rPr>
          <w:t>19</w:t>
        </w:r>
        <w:r w:rsidR="00794455">
          <w:rPr>
            <w:noProof/>
            <w:webHidden/>
          </w:rPr>
          <w:fldChar w:fldCharType="end"/>
        </w:r>
      </w:hyperlink>
    </w:p>
    <w:p w14:paraId="13D01C59" w14:textId="383D2FC4" w:rsidR="00794455" w:rsidRDefault="00A167FE">
      <w:pPr>
        <w:pStyle w:val="TableofFigures"/>
        <w:tabs>
          <w:tab w:val="right" w:leader="hyphen" w:pos="9016"/>
        </w:tabs>
        <w:rPr>
          <w:rFonts w:eastAsiaTheme="minorEastAsia" w:cstheme="minorBidi"/>
          <w:b w:val="0"/>
          <w:bCs w:val="0"/>
          <w:noProof/>
          <w:sz w:val="22"/>
          <w:szCs w:val="22"/>
          <w:lang w:val="en-US"/>
        </w:rPr>
      </w:pPr>
      <w:hyperlink w:anchor="_Toc109376909" w:history="1">
        <w:r w:rsidR="00794455" w:rsidRPr="0029544E">
          <w:rPr>
            <w:rStyle w:val="Hyperlink"/>
            <w:rFonts w:ascii="Times New Roman" w:hAnsi="Times New Roman" w:cs="Times New Roman"/>
            <w:noProof/>
          </w:rPr>
          <w:t>Figure 8 Respondents attitude to new system representation</w:t>
        </w:r>
        <w:r w:rsidR="00794455">
          <w:rPr>
            <w:noProof/>
            <w:webHidden/>
          </w:rPr>
          <w:tab/>
        </w:r>
        <w:r w:rsidR="00794455">
          <w:rPr>
            <w:noProof/>
            <w:webHidden/>
          </w:rPr>
          <w:fldChar w:fldCharType="begin"/>
        </w:r>
        <w:r w:rsidR="00794455">
          <w:rPr>
            <w:noProof/>
            <w:webHidden/>
          </w:rPr>
          <w:instrText xml:space="preserve"> PAGEREF _Toc109376909 \h </w:instrText>
        </w:r>
        <w:r w:rsidR="00794455">
          <w:rPr>
            <w:noProof/>
            <w:webHidden/>
          </w:rPr>
        </w:r>
        <w:r w:rsidR="00794455">
          <w:rPr>
            <w:noProof/>
            <w:webHidden/>
          </w:rPr>
          <w:fldChar w:fldCharType="separate"/>
        </w:r>
        <w:r w:rsidR="00D24509">
          <w:rPr>
            <w:noProof/>
            <w:webHidden/>
          </w:rPr>
          <w:t>20</w:t>
        </w:r>
        <w:r w:rsidR="00794455">
          <w:rPr>
            <w:noProof/>
            <w:webHidden/>
          </w:rPr>
          <w:fldChar w:fldCharType="end"/>
        </w:r>
      </w:hyperlink>
    </w:p>
    <w:p w14:paraId="31DC452B" w14:textId="223EF7AE" w:rsidR="00794455" w:rsidRDefault="00A167FE">
      <w:pPr>
        <w:pStyle w:val="TableofFigures"/>
        <w:tabs>
          <w:tab w:val="right" w:leader="hyphen" w:pos="9016"/>
        </w:tabs>
        <w:rPr>
          <w:rFonts w:eastAsiaTheme="minorEastAsia" w:cstheme="minorBidi"/>
          <w:b w:val="0"/>
          <w:bCs w:val="0"/>
          <w:noProof/>
          <w:sz w:val="22"/>
          <w:szCs w:val="22"/>
          <w:lang w:val="en-US"/>
        </w:rPr>
      </w:pPr>
      <w:hyperlink w:anchor="_Toc109376910" w:history="1">
        <w:r w:rsidR="00794455" w:rsidRPr="0029544E">
          <w:rPr>
            <w:rStyle w:val="Hyperlink"/>
            <w:rFonts w:ascii="Times New Roman" w:hAnsi="Times New Roman" w:cs="Times New Roman"/>
            <w:noProof/>
          </w:rPr>
          <w:t>Figure 9</w:t>
        </w:r>
        <w:r w:rsidR="00794455">
          <w:rPr>
            <w:noProof/>
            <w:webHidden/>
          </w:rPr>
          <w:tab/>
        </w:r>
        <w:r w:rsidR="00794455">
          <w:rPr>
            <w:noProof/>
            <w:webHidden/>
          </w:rPr>
          <w:fldChar w:fldCharType="begin"/>
        </w:r>
        <w:r w:rsidR="00794455">
          <w:rPr>
            <w:noProof/>
            <w:webHidden/>
          </w:rPr>
          <w:instrText xml:space="preserve"> PAGEREF _Toc109376910 \h </w:instrText>
        </w:r>
        <w:r w:rsidR="00794455">
          <w:rPr>
            <w:noProof/>
            <w:webHidden/>
          </w:rPr>
        </w:r>
        <w:r w:rsidR="00794455">
          <w:rPr>
            <w:noProof/>
            <w:webHidden/>
          </w:rPr>
          <w:fldChar w:fldCharType="separate"/>
        </w:r>
        <w:r w:rsidR="00D24509">
          <w:rPr>
            <w:noProof/>
            <w:webHidden/>
          </w:rPr>
          <w:t>20</w:t>
        </w:r>
        <w:r w:rsidR="00794455">
          <w:rPr>
            <w:noProof/>
            <w:webHidden/>
          </w:rPr>
          <w:fldChar w:fldCharType="end"/>
        </w:r>
      </w:hyperlink>
    </w:p>
    <w:p w14:paraId="6A565D5B" w14:textId="64409987" w:rsidR="00794455" w:rsidRDefault="00A167FE">
      <w:pPr>
        <w:pStyle w:val="TableofFigures"/>
        <w:tabs>
          <w:tab w:val="right" w:leader="hyphen" w:pos="9016"/>
        </w:tabs>
        <w:rPr>
          <w:rFonts w:eastAsiaTheme="minorEastAsia" w:cstheme="minorBidi"/>
          <w:b w:val="0"/>
          <w:bCs w:val="0"/>
          <w:noProof/>
          <w:sz w:val="22"/>
          <w:szCs w:val="22"/>
          <w:lang w:val="en-US"/>
        </w:rPr>
      </w:pPr>
      <w:hyperlink w:anchor="_Toc109376911" w:history="1">
        <w:r w:rsidR="00794455" w:rsidRPr="0029544E">
          <w:rPr>
            <w:rStyle w:val="Hyperlink"/>
            <w:rFonts w:ascii="Times New Roman" w:hAnsi="Times New Roman" w:cs="Times New Roman"/>
            <w:noProof/>
          </w:rPr>
          <w:t>Figure 10 xampp screenshot</w:t>
        </w:r>
        <w:r w:rsidR="00794455">
          <w:rPr>
            <w:noProof/>
            <w:webHidden/>
          </w:rPr>
          <w:tab/>
        </w:r>
        <w:r w:rsidR="00794455">
          <w:rPr>
            <w:noProof/>
            <w:webHidden/>
          </w:rPr>
          <w:fldChar w:fldCharType="begin"/>
        </w:r>
        <w:r w:rsidR="00794455">
          <w:rPr>
            <w:noProof/>
            <w:webHidden/>
          </w:rPr>
          <w:instrText xml:space="preserve"> PAGEREF _Toc109376911 \h </w:instrText>
        </w:r>
        <w:r w:rsidR="00794455">
          <w:rPr>
            <w:noProof/>
            <w:webHidden/>
          </w:rPr>
        </w:r>
        <w:r w:rsidR="00794455">
          <w:rPr>
            <w:noProof/>
            <w:webHidden/>
          </w:rPr>
          <w:fldChar w:fldCharType="separate"/>
        </w:r>
        <w:r w:rsidR="00D24509">
          <w:rPr>
            <w:noProof/>
            <w:webHidden/>
          </w:rPr>
          <w:t>22</w:t>
        </w:r>
        <w:r w:rsidR="00794455">
          <w:rPr>
            <w:noProof/>
            <w:webHidden/>
          </w:rPr>
          <w:fldChar w:fldCharType="end"/>
        </w:r>
      </w:hyperlink>
    </w:p>
    <w:p w14:paraId="0E486AFE" w14:textId="70985516" w:rsidR="00794455" w:rsidRDefault="00A167FE">
      <w:pPr>
        <w:pStyle w:val="TableofFigures"/>
        <w:tabs>
          <w:tab w:val="right" w:leader="hyphen" w:pos="9016"/>
        </w:tabs>
        <w:rPr>
          <w:rFonts w:eastAsiaTheme="minorEastAsia" w:cstheme="minorBidi"/>
          <w:b w:val="0"/>
          <w:bCs w:val="0"/>
          <w:noProof/>
          <w:sz w:val="22"/>
          <w:szCs w:val="22"/>
          <w:lang w:val="en-US"/>
        </w:rPr>
      </w:pPr>
      <w:hyperlink w:anchor="_Toc109376912" w:history="1">
        <w:r w:rsidR="00794455" w:rsidRPr="0029544E">
          <w:rPr>
            <w:rStyle w:val="Hyperlink"/>
            <w:rFonts w:ascii="Times New Roman" w:hAnsi="Times New Roman" w:cs="Times New Roman"/>
            <w:noProof/>
          </w:rPr>
          <w:t>Figure 11 Agile methodology</w:t>
        </w:r>
        <w:r w:rsidR="00794455">
          <w:rPr>
            <w:noProof/>
            <w:webHidden/>
          </w:rPr>
          <w:tab/>
        </w:r>
        <w:r w:rsidR="00794455">
          <w:rPr>
            <w:noProof/>
            <w:webHidden/>
          </w:rPr>
          <w:fldChar w:fldCharType="begin"/>
        </w:r>
        <w:r w:rsidR="00794455">
          <w:rPr>
            <w:noProof/>
            <w:webHidden/>
          </w:rPr>
          <w:instrText xml:space="preserve"> PAGEREF _Toc109376912 \h </w:instrText>
        </w:r>
        <w:r w:rsidR="00794455">
          <w:rPr>
            <w:noProof/>
            <w:webHidden/>
          </w:rPr>
        </w:r>
        <w:r w:rsidR="00794455">
          <w:rPr>
            <w:noProof/>
            <w:webHidden/>
          </w:rPr>
          <w:fldChar w:fldCharType="separate"/>
        </w:r>
        <w:r w:rsidR="00D24509">
          <w:rPr>
            <w:noProof/>
            <w:webHidden/>
          </w:rPr>
          <w:t>24</w:t>
        </w:r>
        <w:r w:rsidR="00794455">
          <w:rPr>
            <w:noProof/>
            <w:webHidden/>
          </w:rPr>
          <w:fldChar w:fldCharType="end"/>
        </w:r>
      </w:hyperlink>
    </w:p>
    <w:p w14:paraId="0B3D3A37" w14:textId="22BDDED8" w:rsidR="00794455" w:rsidRDefault="00A167FE">
      <w:pPr>
        <w:pStyle w:val="TableofFigures"/>
        <w:tabs>
          <w:tab w:val="right" w:leader="hyphen" w:pos="9016"/>
        </w:tabs>
        <w:rPr>
          <w:rFonts w:eastAsiaTheme="minorEastAsia" w:cstheme="minorBidi"/>
          <w:b w:val="0"/>
          <w:bCs w:val="0"/>
          <w:noProof/>
          <w:sz w:val="22"/>
          <w:szCs w:val="22"/>
          <w:lang w:val="en-US"/>
        </w:rPr>
      </w:pPr>
      <w:hyperlink w:anchor="_Toc109376913" w:history="1">
        <w:r w:rsidR="00794455" w:rsidRPr="0029544E">
          <w:rPr>
            <w:rStyle w:val="Hyperlink"/>
            <w:rFonts w:ascii="Times New Roman" w:hAnsi="Times New Roman" w:cs="Times New Roman"/>
            <w:noProof/>
          </w:rPr>
          <w:t>Figure 12 iterative and incremental methodology</w:t>
        </w:r>
        <w:r w:rsidR="00794455">
          <w:rPr>
            <w:noProof/>
            <w:webHidden/>
          </w:rPr>
          <w:tab/>
        </w:r>
        <w:r w:rsidR="00794455">
          <w:rPr>
            <w:noProof/>
            <w:webHidden/>
          </w:rPr>
          <w:fldChar w:fldCharType="begin"/>
        </w:r>
        <w:r w:rsidR="00794455">
          <w:rPr>
            <w:noProof/>
            <w:webHidden/>
          </w:rPr>
          <w:instrText xml:space="preserve"> PAGEREF _Toc109376913 \h </w:instrText>
        </w:r>
        <w:r w:rsidR="00794455">
          <w:rPr>
            <w:noProof/>
            <w:webHidden/>
          </w:rPr>
        </w:r>
        <w:r w:rsidR="00794455">
          <w:rPr>
            <w:noProof/>
            <w:webHidden/>
          </w:rPr>
          <w:fldChar w:fldCharType="separate"/>
        </w:r>
        <w:r w:rsidR="00D24509">
          <w:rPr>
            <w:noProof/>
            <w:webHidden/>
          </w:rPr>
          <w:t>25</w:t>
        </w:r>
        <w:r w:rsidR="00794455">
          <w:rPr>
            <w:noProof/>
            <w:webHidden/>
          </w:rPr>
          <w:fldChar w:fldCharType="end"/>
        </w:r>
      </w:hyperlink>
    </w:p>
    <w:p w14:paraId="46EEFC57" w14:textId="43F80F17" w:rsidR="00794455" w:rsidRDefault="00A167FE">
      <w:pPr>
        <w:pStyle w:val="TableofFigures"/>
        <w:tabs>
          <w:tab w:val="right" w:leader="hyphen" w:pos="9016"/>
        </w:tabs>
        <w:rPr>
          <w:rFonts w:eastAsiaTheme="minorEastAsia" w:cstheme="minorBidi"/>
          <w:b w:val="0"/>
          <w:bCs w:val="0"/>
          <w:noProof/>
          <w:sz w:val="22"/>
          <w:szCs w:val="22"/>
          <w:lang w:val="en-US"/>
        </w:rPr>
      </w:pPr>
      <w:hyperlink w:anchor="_Toc109376914" w:history="1">
        <w:r w:rsidR="00794455" w:rsidRPr="0029544E">
          <w:rPr>
            <w:rStyle w:val="Hyperlink"/>
            <w:rFonts w:ascii="Times New Roman" w:hAnsi="Times New Roman" w:cs="Times New Roman"/>
            <w:noProof/>
          </w:rPr>
          <w:t>Figure 13 farmer side flow chart</w:t>
        </w:r>
        <w:r w:rsidR="00794455">
          <w:rPr>
            <w:noProof/>
            <w:webHidden/>
          </w:rPr>
          <w:tab/>
        </w:r>
        <w:r w:rsidR="00794455">
          <w:rPr>
            <w:noProof/>
            <w:webHidden/>
          </w:rPr>
          <w:fldChar w:fldCharType="begin"/>
        </w:r>
        <w:r w:rsidR="00794455">
          <w:rPr>
            <w:noProof/>
            <w:webHidden/>
          </w:rPr>
          <w:instrText xml:space="preserve"> PAGEREF _Toc109376914 \h </w:instrText>
        </w:r>
        <w:r w:rsidR="00794455">
          <w:rPr>
            <w:noProof/>
            <w:webHidden/>
          </w:rPr>
        </w:r>
        <w:r w:rsidR="00794455">
          <w:rPr>
            <w:noProof/>
            <w:webHidden/>
          </w:rPr>
          <w:fldChar w:fldCharType="separate"/>
        </w:r>
        <w:r w:rsidR="00D24509">
          <w:rPr>
            <w:noProof/>
            <w:webHidden/>
          </w:rPr>
          <w:t>27</w:t>
        </w:r>
        <w:r w:rsidR="00794455">
          <w:rPr>
            <w:noProof/>
            <w:webHidden/>
          </w:rPr>
          <w:fldChar w:fldCharType="end"/>
        </w:r>
      </w:hyperlink>
    </w:p>
    <w:p w14:paraId="59535D76" w14:textId="0E1307D9" w:rsidR="00794455" w:rsidRDefault="00A167FE">
      <w:pPr>
        <w:pStyle w:val="TableofFigures"/>
        <w:tabs>
          <w:tab w:val="right" w:leader="hyphen" w:pos="9016"/>
        </w:tabs>
        <w:rPr>
          <w:rFonts w:eastAsiaTheme="minorEastAsia" w:cstheme="minorBidi"/>
          <w:b w:val="0"/>
          <w:bCs w:val="0"/>
          <w:noProof/>
          <w:sz w:val="22"/>
          <w:szCs w:val="22"/>
          <w:lang w:val="en-US"/>
        </w:rPr>
      </w:pPr>
      <w:hyperlink w:anchor="_Toc109376915" w:history="1">
        <w:r w:rsidR="00794455" w:rsidRPr="0029544E">
          <w:rPr>
            <w:rStyle w:val="Hyperlink"/>
            <w:rFonts w:ascii="Times New Roman" w:hAnsi="Times New Roman" w:cs="Times New Roman"/>
            <w:noProof/>
          </w:rPr>
          <w:t>Figure 14 Admin side flow chart</w:t>
        </w:r>
        <w:r w:rsidR="00794455">
          <w:rPr>
            <w:noProof/>
            <w:webHidden/>
          </w:rPr>
          <w:tab/>
        </w:r>
        <w:r w:rsidR="00794455">
          <w:rPr>
            <w:noProof/>
            <w:webHidden/>
          </w:rPr>
          <w:fldChar w:fldCharType="begin"/>
        </w:r>
        <w:r w:rsidR="00794455">
          <w:rPr>
            <w:noProof/>
            <w:webHidden/>
          </w:rPr>
          <w:instrText xml:space="preserve"> PAGEREF _Toc109376915 \h </w:instrText>
        </w:r>
        <w:r w:rsidR="00794455">
          <w:rPr>
            <w:noProof/>
            <w:webHidden/>
          </w:rPr>
        </w:r>
        <w:r w:rsidR="00794455">
          <w:rPr>
            <w:noProof/>
            <w:webHidden/>
          </w:rPr>
          <w:fldChar w:fldCharType="separate"/>
        </w:r>
        <w:r w:rsidR="00D24509">
          <w:rPr>
            <w:noProof/>
            <w:webHidden/>
          </w:rPr>
          <w:t>28</w:t>
        </w:r>
        <w:r w:rsidR="00794455">
          <w:rPr>
            <w:noProof/>
            <w:webHidden/>
          </w:rPr>
          <w:fldChar w:fldCharType="end"/>
        </w:r>
      </w:hyperlink>
    </w:p>
    <w:p w14:paraId="6E35591F" w14:textId="021FA8D1" w:rsidR="00794455" w:rsidRDefault="00A167FE">
      <w:pPr>
        <w:pStyle w:val="TableofFigures"/>
        <w:tabs>
          <w:tab w:val="right" w:leader="hyphen" w:pos="9016"/>
        </w:tabs>
        <w:rPr>
          <w:rFonts w:eastAsiaTheme="minorEastAsia" w:cstheme="minorBidi"/>
          <w:b w:val="0"/>
          <w:bCs w:val="0"/>
          <w:noProof/>
          <w:sz w:val="22"/>
          <w:szCs w:val="22"/>
          <w:lang w:val="en-US"/>
        </w:rPr>
      </w:pPr>
      <w:hyperlink w:anchor="_Toc109376916" w:history="1">
        <w:r w:rsidR="00794455" w:rsidRPr="0029544E">
          <w:rPr>
            <w:rStyle w:val="Hyperlink"/>
            <w:rFonts w:ascii="Times New Roman" w:hAnsi="Times New Roman" w:cs="Times New Roman"/>
            <w:noProof/>
          </w:rPr>
          <w:t>Figure 15 Entity relationship schema</w:t>
        </w:r>
        <w:r w:rsidR="00794455">
          <w:rPr>
            <w:noProof/>
            <w:webHidden/>
          </w:rPr>
          <w:tab/>
        </w:r>
        <w:r w:rsidR="00794455">
          <w:rPr>
            <w:noProof/>
            <w:webHidden/>
          </w:rPr>
          <w:fldChar w:fldCharType="begin"/>
        </w:r>
        <w:r w:rsidR="00794455">
          <w:rPr>
            <w:noProof/>
            <w:webHidden/>
          </w:rPr>
          <w:instrText xml:space="preserve"> PAGEREF _Toc109376916 \h </w:instrText>
        </w:r>
        <w:r w:rsidR="00794455">
          <w:rPr>
            <w:noProof/>
            <w:webHidden/>
          </w:rPr>
        </w:r>
        <w:r w:rsidR="00794455">
          <w:rPr>
            <w:noProof/>
            <w:webHidden/>
          </w:rPr>
          <w:fldChar w:fldCharType="separate"/>
        </w:r>
        <w:r w:rsidR="00D24509">
          <w:rPr>
            <w:noProof/>
            <w:webHidden/>
          </w:rPr>
          <w:t>29</w:t>
        </w:r>
        <w:r w:rsidR="00794455">
          <w:rPr>
            <w:noProof/>
            <w:webHidden/>
          </w:rPr>
          <w:fldChar w:fldCharType="end"/>
        </w:r>
      </w:hyperlink>
    </w:p>
    <w:p w14:paraId="0FA8F1A0" w14:textId="63C0E557" w:rsidR="00794455" w:rsidRDefault="00A167FE">
      <w:pPr>
        <w:pStyle w:val="TableofFigures"/>
        <w:tabs>
          <w:tab w:val="right" w:leader="hyphen" w:pos="9016"/>
        </w:tabs>
        <w:rPr>
          <w:rFonts w:eastAsiaTheme="minorEastAsia" w:cstheme="minorBidi"/>
          <w:b w:val="0"/>
          <w:bCs w:val="0"/>
          <w:noProof/>
          <w:sz w:val="22"/>
          <w:szCs w:val="22"/>
          <w:lang w:val="en-US"/>
        </w:rPr>
      </w:pPr>
      <w:hyperlink w:anchor="_Toc109376917" w:history="1">
        <w:r w:rsidR="00794455" w:rsidRPr="0029544E">
          <w:rPr>
            <w:rStyle w:val="Hyperlink"/>
            <w:rFonts w:ascii="Times New Roman" w:hAnsi="Times New Roman" w:cs="Times New Roman"/>
            <w:noProof/>
          </w:rPr>
          <w:t>Figure 16 Use case diagram</w:t>
        </w:r>
        <w:r w:rsidR="00794455">
          <w:rPr>
            <w:noProof/>
            <w:webHidden/>
          </w:rPr>
          <w:tab/>
        </w:r>
        <w:r w:rsidR="00794455">
          <w:rPr>
            <w:noProof/>
            <w:webHidden/>
          </w:rPr>
          <w:fldChar w:fldCharType="begin"/>
        </w:r>
        <w:r w:rsidR="00794455">
          <w:rPr>
            <w:noProof/>
            <w:webHidden/>
          </w:rPr>
          <w:instrText xml:space="preserve"> PAGEREF _Toc109376917 \h </w:instrText>
        </w:r>
        <w:r w:rsidR="00794455">
          <w:rPr>
            <w:noProof/>
            <w:webHidden/>
          </w:rPr>
        </w:r>
        <w:r w:rsidR="00794455">
          <w:rPr>
            <w:noProof/>
            <w:webHidden/>
          </w:rPr>
          <w:fldChar w:fldCharType="separate"/>
        </w:r>
        <w:r w:rsidR="00D24509">
          <w:rPr>
            <w:noProof/>
            <w:webHidden/>
          </w:rPr>
          <w:t>30</w:t>
        </w:r>
        <w:r w:rsidR="00794455">
          <w:rPr>
            <w:noProof/>
            <w:webHidden/>
          </w:rPr>
          <w:fldChar w:fldCharType="end"/>
        </w:r>
      </w:hyperlink>
    </w:p>
    <w:p w14:paraId="5CD5E0BB" w14:textId="4C7638F7" w:rsidR="004552FD" w:rsidRPr="000A54A5" w:rsidRDefault="00F64446" w:rsidP="004552FD">
      <w:pPr>
        <w:rPr>
          <w:rFonts w:ascii="Times New Roman" w:hAnsi="Times New Roman" w:cs="Times New Roman"/>
          <w:sz w:val="24"/>
          <w:szCs w:val="24"/>
        </w:rPr>
      </w:pPr>
      <w:r w:rsidRPr="000A54A5">
        <w:rPr>
          <w:rFonts w:ascii="Times New Roman" w:hAnsi="Times New Roman" w:cs="Times New Roman"/>
          <w:b/>
          <w:bCs/>
          <w:sz w:val="24"/>
          <w:szCs w:val="24"/>
        </w:rPr>
        <w:fldChar w:fldCharType="end"/>
      </w:r>
    </w:p>
    <w:p w14:paraId="7847341C" w14:textId="5EA717B9" w:rsidR="004552FD" w:rsidRPr="000A54A5" w:rsidRDefault="004552FD" w:rsidP="004552FD">
      <w:pPr>
        <w:rPr>
          <w:rFonts w:ascii="Times New Roman" w:hAnsi="Times New Roman" w:cs="Times New Roman"/>
          <w:sz w:val="24"/>
          <w:szCs w:val="24"/>
        </w:rPr>
      </w:pPr>
    </w:p>
    <w:p w14:paraId="4B45F04B" w14:textId="55205027" w:rsidR="004552FD" w:rsidRPr="000A54A5" w:rsidRDefault="004552FD" w:rsidP="004552FD">
      <w:pPr>
        <w:rPr>
          <w:rFonts w:ascii="Times New Roman" w:hAnsi="Times New Roman" w:cs="Times New Roman"/>
          <w:sz w:val="24"/>
          <w:szCs w:val="24"/>
        </w:rPr>
      </w:pPr>
    </w:p>
    <w:p w14:paraId="53AFB904" w14:textId="1759A7EC" w:rsidR="004552FD" w:rsidRPr="000A54A5" w:rsidRDefault="004552FD" w:rsidP="004552FD">
      <w:pPr>
        <w:rPr>
          <w:rFonts w:ascii="Times New Roman" w:hAnsi="Times New Roman" w:cs="Times New Roman"/>
          <w:sz w:val="24"/>
          <w:szCs w:val="24"/>
        </w:rPr>
      </w:pPr>
    </w:p>
    <w:p w14:paraId="658BB790" w14:textId="3C0DFD4F" w:rsidR="004552FD" w:rsidRPr="000A54A5" w:rsidRDefault="004552FD" w:rsidP="004552FD">
      <w:pPr>
        <w:rPr>
          <w:rFonts w:ascii="Times New Roman" w:hAnsi="Times New Roman" w:cs="Times New Roman"/>
          <w:sz w:val="24"/>
          <w:szCs w:val="24"/>
        </w:rPr>
      </w:pPr>
    </w:p>
    <w:p w14:paraId="7FBB8C0C" w14:textId="58F8AC15" w:rsidR="004552FD" w:rsidRPr="000A54A5" w:rsidRDefault="004552FD" w:rsidP="004552FD">
      <w:pPr>
        <w:rPr>
          <w:rFonts w:ascii="Times New Roman" w:hAnsi="Times New Roman" w:cs="Times New Roman"/>
          <w:sz w:val="24"/>
          <w:szCs w:val="24"/>
        </w:rPr>
      </w:pPr>
    </w:p>
    <w:p w14:paraId="56EE880E" w14:textId="17E6668B" w:rsidR="004552FD" w:rsidRPr="000A54A5" w:rsidRDefault="004552FD" w:rsidP="004552FD">
      <w:pPr>
        <w:rPr>
          <w:rFonts w:ascii="Times New Roman" w:hAnsi="Times New Roman" w:cs="Times New Roman"/>
          <w:sz w:val="24"/>
          <w:szCs w:val="24"/>
        </w:rPr>
      </w:pPr>
    </w:p>
    <w:p w14:paraId="7CF893B8" w14:textId="67480702" w:rsidR="004552FD" w:rsidRPr="000A54A5" w:rsidRDefault="004552FD" w:rsidP="004552FD">
      <w:pPr>
        <w:rPr>
          <w:rFonts w:ascii="Times New Roman" w:hAnsi="Times New Roman" w:cs="Times New Roman"/>
          <w:sz w:val="24"/>
          <w:szCs w:val="24"/>
        </w:rPr>
      </w:pPr>
    </w:p>
    <w:p w14:paraId="5141B9A8" w14:textId="617C4B61" w:rsidR="004552FD" w:rsidRPr="000A54A5" w:rsidRDefault="004552FD" w:rsidP="004552FD">
      <w:pPr>
        <w:rPr>
          <w:rFonts w:ascii="Times New Roman" w:hAnsi="Times New Roman" w:cs="Times New Roman"/>
          <w:sz w:val="24"/>
          <w:szCs w:val="24"/>
        </w:rPr>
      </w:pPr>
    </w:p>
    <w:p w14:paraId="7864B0E9" w14:textId="49E3D155" w:rsidR="004552FD" w:rsidRPr="000A54A5" w:rsidRDefault="004552FD" w:rsidP="004552FD">
      <w:pPr>
        <w:rPr>
          <w:rFonts w:ascii="Times New Roman" w:hAnsi="Times New Roman" w:cs="Times New Roman"/>
          <w:sz w:val="24"/>
          <w:szCs w:val="24"/>
        </w:rPr>
      </w:pPr>
    </w:p>
    <w:p w14:paraId="3D6492A4" w14:textId="565A7B9D" w:rsidR="00A36D0E" w:rsidRPr="000A54A5" w:rsidRDefault="00A36D0E" w:rsidP="00137B0D">
      <w:pPr>
        <w:rPr>
          <w:rFonts w:ascii="Times New Roman" w:hAnsi="Times New Roman" w:cs="Times New Roman"/>
          <w:sz w:val="24"/>
          <w:szCs w:val="24"/>
        </w:rPr>
      </w:pPr>
    </w:p>
    <w:p w14:paraId="68450E4C" w14:textId="77777777" w:rsidR="00A36D0E" w:rsidRDefault="00A36D0E" w:rsidP="004552FD">
      <w:pPr>
        <w:jc w:val="center"/>
        <w:rPr>
          <w:rFonts w:ascii="Times New Roman" w:hAnsi="Times New Roman" w:cs="Times New Roman"/>
          <w:sz w:val="24"/>
          <w:szCs w:val="24"/>
        </w:rPr>
      </w:pPr>
    </w:p>
    <w:p w14:paraId="420602C7" w14:textId="77777777" w:rsidR="0020596D" w:rsidRPr="000A54A5" w:rsidRDefault="0020596D" w:rsidP="004552FD">
      <w:pPr>
        <w:jc w:val="center"/>
        <w:rPr>
          <w:rFonts w:ascii="Times New Roman" w:hAnsi="Times New Roman" w:cs="Times New Roman"/>
          <w:sz w:val="24"/>
          <w:szCs w:val="24"/>
        </w:rPr>
      </w:pPr>
    </w:p>
    <w:p w14:paraId="3D550068" w14:textId="77777777" w:rsidR="0020596D" w:rsidRDefault="0020596D" w:rsidP="00FF2CF4">
      <w:pPr>
        <w:pStyle w:val="Heading1"/>
        <w:spacing w:line="360" w:lineRule="auto"/>
        <w:jc w:val="center"/>
        <w:rPr>
          <w:rFonts w:ascii="Times New Roman" w:hAnsi="Times New Roman" w:cs="Times New Roman"/>
          <w:b/>
          <w:bCs/>
          <w:sz w:val="24"/>
          <w:szCs w:val="24"/>
        </w:rPr>
      </w:pPr>
    </w:p>
    <w:p w14:paraId="00FD5EC4" w14:textId="77777777" w:rsidR="0020596D" w:rsidRDefault="0020596D" w:rsidP="00FF2CF4">
      <w:pPr>
        <w:pStyle w:val="Heading1"/>
        <w:spacing w:line="360" w:lineRule="auto"/>
        <w:jc w:val="center"/>
        <w:rPr>
          <w:rFonts w:ascii="Times New Roman" w:hAnsi="Times New Roman" w:cs="Times New Roman"/>
          <w:b/>
          <w:bCs/>
          <w:sz w:val="24"/>
          <w:szCs w:val="24"/>
        </w:rPr>
      </w:pPr>
    </w:p>
    <w:p w14:paraId="2F1F477C" w14:textId="77777777" w:rsidR="00794455" w:rsidRDefault="00794455" w:rsidP="00FF2CF4">
      <w:pPr>
        <w:pStyle w:val="Heading1"/>
        <w:spacing w:line="360" w:lineRule="auto"/>
        <w:jc w:val="center"/>
        <w:rPr>
          <w:rFonts w:ascii="Times New Roman" w:hAnsi="Times New Roman" w:cs="Times New Roman"/>
          <w:b/>
          <w:bCs/>
          <w:sz w:val="24"/>
          <w:szCs w:val="24"/>
        </w:rPr>
      </w:pPr>
    </w:p>
    <w:p w14:paraId="0B83EB5E" w14:textId="77777777" w:rsidR="00794455" w:rsidRPr="00794455" w:rsidRDefault="00794455" w:rsidP="00794455"/>
    <w:p w14:paraId="734FE1AE" w14:textId="4C46E83D" w:rsidR="008969C6" w:rsidRPr="000A54A5" w:rsidRDefault="008969C6" w:rsidP="00FF2CF4">
      <w:pPr>
        <w:pStyle w:val="Heading1"/>
        <w:spacing w:line="360" w:lineRule="auto"/>
        <w:jc w:val="center"/>
        <w:rPr>
          <w:rFonts w:ascii="Times New Roman" w:hAnsi="Times New Roman" w:cs="Times New Roman"/>
          <w:b/>
          <w:bCs/>
          <w:sz w:val="24"/>
          <w:szCs w:val="24"/>
        </w:rPr>
      </w:pPr>
      <w:bookmarkStart w:id="43" w:name="_Toc109380138"/>
      <w:r w:rsidRPr="000A54A5">
        <w:rPr>
          <w:rFonts w:ascii="Times New Roman" w:hAnsi="Times New Roman" w:cs="Times New Roman"/>
          <w:b/>
          <w:bCs/>
          <w:sz w:val="24"/>
          <w:szCs w:val="24"/>
        </w:rPr>
        <w:lastRenderedPageBreak/>
        <w:t>Table of contents</w:t>
      </w:r>
      <w:bookmarkEnd w:id="43"/>
    </w:p>
    <w:sdt>
      <w:sdtPr>
        <w:rPr>
          <w:rFonts w:ascii="Times New Roman" w:eastAsiaTheme="minorHAnsi" w:hAnsi="Times New Roman" w:cs="Times New Roman"/>
          <w:color w:val="auto"/>
          <w:sz w:val="24"/>
          <w:szCs w:val="24"/>
          <w:lang w:val="en-GB"/>
        </w:rPr>
        <w:id w:val="154192170"/>
        <w:docPartObj>
          <w:docPartGallery w:val="Table of Contents"/>
          <w:docPartUnique/>
        </w:docPartObj>
      </w:sdtPr>
      <w:sdtEndPr>
        <w:rPr>
          <w:b/>
          <w:bCs/>
          <w:noProof/>
        </w:rPr>
      </w:sdtEndPr>
      <w:sdtContent>
        <w:p w14:paraId="77DB8B37" w14:textId="4A5045F3" w:rsidR="008969C6" w:rsidRPr="000A54A5" w:rsidDel="004B5FB5" w:rsidRDefault="008969C6">
          <w:pPr>
            <w:pStyle w:val="TOCHeading"/>
            <w:rPr>
              <w:del w:id="44" w:author="Pukuta Mwanza" w:date="2022-08-05T17:55:00Z"/>
              <w:rFonts w:ascii="Times New Roman" w:hAnsi="Times New Roman" w:cs="Times New Roman"/>
              <w:sz w:val="24"/>
              <w:szCs w:val="24"/>
            </w:rPr>
          </w:pPr>
          <w:r w:rsidRPr="000A54A5">
            <w:rPr>
              <w:rFonts w:ascii="Times New Roman" w:hAnsi="Times New Roman" w:cs="Times New Roman"/>
              <w:sz w:val="24"/>
              <w:szCs w:val="24"/>
            </w:rPr>
            <w:t>Contents</w:t>
          </w:r>
        </w:p>
        <w:p w14:paraId="2C649452" w14:textId="72E39995" w:rsidR="0036547E" w:rsidRDefault="008969C6" w:rsidP="004B5FB5">
          <w:pPr>
            <w:pStyle w:val="TOCHeading"/>
            <w:rPr>
              <w:rFonts w:cstheme="minorBidi"/>
              <w:noProof/>
            </w:rPr>
            <w:pPrChange w:id="45" w:author="Pukuta Mwanza" w:date="2022-08-05T17:55:00Z">
              <w:pPr>
                <w:pStyle w:val="TOC1"/>
                <w:tabs>
                  <w:tab w:val="right" w:leader="dot" w:pos="9016"/>
                </w:tabs>
              </w:pPr>
            </w:pPrChange>
          </w:pPr>
          <w:r w:rsidRPr="000A54A5">
            <w:rPr>
              <w:rFonts w:ascii="Times New Roman" w:eastAsiaTheme="minorEastAsia" w:hAnsi="Times New Roman"/>
              <w:sz w:val="24"/>
              <w:szCs w:val="24"/>
            </w:rPr>
            <w:fldChar w:fldCharType="begin"/>
          </w:r>
          <w:r w:rsidRPr="000A54A5">
            <w:rPr>
              <w:rFonts w:ascii="Times New Roman" w:hAnsi="Times New Roman"/>
              <w:sz w:val="24"/>
              <w:szCs w:val="24"/>
            </w:rPr>
            <w:instrText xml:space="preserve"> TOC \o "1-3" \h \z \u </w:instrText>
          </w:r>
          <w:r w:rsidRPr="000A54A5">
            <w:rPr>
              <w:rFonts w:ascii="Times New Roman" w:eastAsiaTheme="minorEastAsia" w:hAnsi="Times New Roman"/>
              <w:sz w:val="24"/>
              <w:szCs w:val="24"/>
            </w:rPr>
            <w:fldChar w:fldCharType="separate"/>
          </w:r>
          <w:r w:rsidR="00A167FE">
            <w:fldChar w:fldCharType="begin"/>
          </w:r>
          <w:r w:rsidR="00A167FE">
            <w:instrText xml:space="preserve"> HYPERLINK \l "_Toc109380135" </w:instrText>
          </w:r>
          <w:r w:rsidR="00A167FE">
            <w:fldChar w:fldCharType="separate"/>
          </w:r>
          <w:del w:id="46" w:author="Pukuta Mwanza" w:date="2022-08-05T17:55:00Z">
            <w:r w:rsidR="0036547E" w:rsidRPr="00AE0B01" w:rsidDel="004B5FB5">
              <w:rPr>
                <w:rStyle w:val="Hyperlink"/>
                <w:rFonts w:ascii="Times New Roman" w:hAnsi="Times New Roman"/>
                <w:b/>
                <w:bCs/>
                <w:noProof/>
              </w:rPr>
              <w:delText>Supervisor’s Approval</w:delText>
            </w:r>
            <w:r w:rsidR="0036547E" w:rsidDel="004B5FB5">
              <w:rPr>
                <w:noProof/>
                <w:webHidden/>
              </w:rPr>
              <w:tab/>
            </w:r>
            <w:r w:rsidR="0036547E" w:rsidDel="004B5FB5">
              <w:rPr>
                <w:noProof/>
                <w:webHidden/>
              </w:rPr>
              <w:fldChar w:fldCharType="begin"/>
            </w:r>
            <w:r w:rsidR="0036547E" w:rsidDel="004B5FB5">
              <w:rPr>
                <w:noProof/>
                <w:webHidden/>
              </w:rPr>
              <w:delInstrText xml:space="preserve"> PAGEREF _Toc109380135 \h </w:delInstrText>
            </w:r>
            <w:r w:rsidR="0036547E" w:rsidDel="004B5FB5">
              <w:rPr>
                <w:noProof/>
                <w:webHidden/>
              </w:rPr>
            </w:r>
            <w:r w:rsidR="0036547E" w:rsidDel="004B5FB5">
              <w:rPr>
                <w:noProof/>
                <w:webHidden/>
              </w:rPr>
              <w:fldChar w:fldCharType="separate"/>
            </w:r>
            <w:r w:rsidR="00D24509" w:rsidDel="004B5FB5">
              <w:rPr>
                <w:noProof/>
                <w:webHidden/>
              </w:rPr>
              <w:delText>ii</w:delText>
            </w:r>
            <w:r w:rsidR="0036547E" w:rsidDel="004B5FB5">
              <w:rPr>
                <w:noProof/>
                <w:webHidden/>
              </w:rPr>
              <w:fldChar w:fldCharType="end"/>
            </w:r>
          </w:del>
          <w:r w:rsidR="00A167FE">
            <w:rPr>
              <w:noProof/>
            </w:rPr>
            <w:fldChar w:fldCharType="end"/>
          </w:r>
        </w:p>
        <w:p w14:paraId="299AC9A9" w14:textId="53A58A68" w:rsidR="0036547E" w:rsidRDefault="00A167FE" w:rsidP="004B5FB5">
          <w:pPr>
            <w:pStyle w:val="TOC1"/>
            <w:rPr>
              <w:rFonts w:cstheme="minorBidi"/>
              <w:noProof/>
            </w:rPr>
            <w:pPrChange w:id="47" w:author="Pukuta Mwanza" w:date="2022-08-05T17:55:00Z">
              <w:pPr>
                <w:pStyle w:val="TOC1"/>
                <w:tabs>
                  <w:tab w:val="right" w:leader="dot" w:pos="9016"/>
                </w:tabs>
              </w:pPr>
            </w:pPrChange>
          </w:pPr>
          <w:r>
            <w:fldChar w:fldCharType="begin"/>
          </w:r>
          <w:r>
            <w:instrText xml:space="preserve"> HYPERLINK \l "_Toc109380136" </w:instrText>
          </w:r>
          <w:r>
            <w:fldChar w:fldCharType="separate"/>
          </w:r>
          <w:r w:rsidR="0036547E" w:rsidRPr="00AE0B01">
            <w:rPr>
              <w:rStyle w:val="Hyperlink"/>
              <w:rFonts w:ascii="Times New Roman" w:hAnsi="Times New Roman"/>
              <w:b/>
              <w:bCs/>
              <w:noProof/>
            </w:rPr>
            <w:t>Acknowledgement</w:t>
          </w:r>
          <w:r w:rsidR="0036547E">
            <w:rPr>
              <w:noProof/>
              <w:webHidden/>
            </w:rPr>
            <w:tab/>
          </w:r>
          <w:r w:rsidR="0036547E">
            <w:rPr>
              <w:noProof/>
              <w:webHidden/>
            </w:rPr>
            <w:fldChar w:fldCharType="begin"/>
          </w:r>
          <w:r w:rsidR="0036547E">
            <w:rPr>
              <w:noProof/>
              <w:webHidden/>
            </w:rPr>
            <w:instrText xml:space="preserve"> PAGEREF _Toc109380136 \h </w:instrText>
          </w:r>
          <w:r w:rsidR="0036547E">
            <w:rPr>
              <w:noProof/>
              <w:webHidden/>
            </w:rPr>
          </w:r>
          <w:r w:rsidR="0036547E">
            <w:rPr>
              <w:noProof/>
              <w:webHidden/>
            </w:rPr>
            <w:fldChar w:fldCharType="separate"/>
          </w:r>
          <w:r w:rsidR="00D24509">
            <w:rPr>
              <w:noProof/>
              <w:webHidden/>
            </w:rPr>
            <w:t>iii</w:t>
          </w:r>
          <w:r w:rsidR="0036547E">
            <w:rPr>
              <w:noProof/>
              <w:webHidden/>
            </w:rPr>
            <w:fldChar w:fldCharType="end"/>
          </w:r>
          <w:r>
            <w:rPr>
              <w:noProof/>
            </w:rPr>
            <w:fldChar w:fldCharType="end"/>
          </w:r>
        </w:p>
        <w:p w14:paraId="323710E4" w14:textId="06E55167" w:rsidR="0036547E" w:rsidRDefault="00A167FE" w:rsidP="004B5FB5">
          <w:pPr>
            <w:pStyle w:val="TOC1"/>
            <w:rPr>
              <w:rFonts w:cstheme="minorBidi"/>
              <w:noProof/>
            </w:rPr>
            <w:pPrChange w:id="48" w:author="Pukuta Mwanza" w:date="2022-08-05T17:55:00Z">
              <w:pPr>
                <w:pStyle w:val="TOC1"/>
                <w:tabs>
                  <w:tab w:val="right" w:leader="dot" w:pos="9016"/>
                </w:tabs>
              </w:pPr>
            </w:pPrChange>
          </w:pPr>
          <w:r>
            <w:fldChar w:fldCharType="begin"/>
          </w:r>
          <w:r>
            <w:instrText xml:space="preserve"> HYPERLINK \l "_Toc109380137" </w:instrText>
          </w:r>
          <w:r>
            <w:fldChar w:fldCharType="separate"/>
          </w:r>
          <w:r w:rsidR="0036547E" w:rsidRPr="00AE0B01">
            <w:rPr>
              <w:rStyle w:val="Hyperlink"/>
              <w:rFonts w:ascii="Times New Roman" w:hAnsi="Times New Roman"/>
              <w:b/>
              <w:bCs/>
              <w:noProof/>
            </w:rPr>
            <w:t>List of Figures</w:t>
          </w:r>
          <w:r w:rsidR="0036547E">
            <w:rPr>
              <w:noProof/>
              <w:webHidden/>
            </w:rPr>
            <w:tab/>
          </w:r>
          <w:r w:rsidR="0036547E">
            <w:rPr>
              <w:noProof/>
              <w:webHidden/>
            </w:rPr>
            <w:fldChar w:fldCharType="begin"/>
          </w:r>
          <w:r w:rsidR="0036547E">
            <w:rPr>
              <w:noProof/>
              <w:webHidden/>
            </w:rPr>
            <w:instrText xml:space="preserve"> PAGEREF _Toc109380137 \h </w:instrText>
          </w:r>
          <w:r w:rsidR="0036547E">
            <w:rPr>
              <w:noProof/>
              <w:webHidden/>
            </w:rPr>
          </w:r>
          <w:r w:rsidR="0036547E">
            <w:rPr>
              <w:noProof/>
              <w:webHidden/>
            </w:rPr>
            <w:fldChar w:fldCharType="separate"/>
          </w:r>
          <w:r w:rsidR="00D24509">
            <w:rPr>
              <w:noProof/>
              <w:webHidden/>
            </w:rPr>
            <w:t>iv</w:t>
          </w:r>
          <w:r w:rsidR="0036547E">
            <w:rPr>
              <w:noProof/>
              <w:webHidden/>
            </w:rPr>
            <w:fldChar w:fldCharType="end"/>
          </w:r>
          <w:r>
            <w:rPr>
              <w:noProof/>
            </w:rPr>
            <w:fldChar w:fldCharType="end"/>
          </w:r>
        </w:p>
        <w:p w14:paraId="058FD306" w14:textId="480ACD54" w:rsidR="0036547E" w:rsidRDefault="00A167FE" w:rsidP="004B5FB5">
          <w:pPr>
            <w:pStyle w:val="TOC1"/>
            <w:rPr>
              <w:rFonts w:cstheme="minorBidi"/>
              <w:noProof/>
            </w:rPr>
            <w:pPrChange w:id="49" w:author="Pukuta Mwanza" w:date="2022-08-05T17:55:00Z">
              <w:pPr>
                <w:pStyle w:val="TOC1"/>
                <w:tabs>
                  <w:tab w:val="right" w:leader="dot" w:pos="9016"/>
                </w:tabs>
              </w:pPr>
            </w:pPrChange>
          </w:pPr>
          <w:r>
            <w:fldChar w:fldCharType="begin"/>
          </w:r>
          <w:r>
            <w:instrText xml:space="preserve"> HYPERLINK \l "_Toc109380138" </w:instrText>
          </w:r>
          <w:r>
            <w:fldChar w:fldCharType="separate"/>
          </w:r>
          <w:r w:rsidR="0036547E" w:rsidRPr="00AE0B01">
            <w:rPr>
              <w:rStyle w:val="Hyperlink"/>
              <w:rFonts w:ascii="Times New Roman" w:hAnsi="Times New Roman"/>
              <w:b/>
              <w:bCs/>
              <w:noProof/>
            </w:rPr>
            <w:t>Table of contents</w:t>
          </w:r>
          <w:r w:rsidR="0036547E">
            <w:rPr>
              <w:noProof/>
              <w:webHidden/>
            </w:rPr>
            <w:tab/>
          </w:r>
          <w:r w:rsidR="0036547E">
            <w:rPr>
              <w:noProof/>
              <w:webHidden/>
            </w:rPr>
            <w:fldChar w:fldCharType="begin"/>
          </w:r>
          <w:r w:rsidR="0036547E">
            <w:rPr>
              <w:noProof/>
              <w:webHidden/>
            </w:rPr>
            <w:instrText xml:space="preserve"> PAGEREF _Toc109380138 \h </w:instrText>
          </w:r>
          <w:r w:rsidR="0036547E">
            <w:rPr>
              <w:noProof/>
              <w:webHidden/>
            </w:rPr>
          </w:r>
          <w:r w:rsidR="0036547E">
            <w:rPr>
              <w:noProof/>
              <w:webHidden/>
            </w:rPr>
            <w:fldChar w:fldCharType="separate"/>
          </w:r>
          <w:r w:rsidR="00D24509">
            <w:rPr>
              <w:noProof/>
              <w:webHidden/>
            </w:rPr>
            <w:t>v</w:t>
          </w:r>
          <w:r w:rsidR="0036547E">
            <w:rPr>
              <w:noProof/>
              <w:webHidden/>
            </w:rPr>
            <w:fldChar w:fldCharType="end"/>
          </w:r>
          <w:r>
            <w:rPr>
              <w:noProof/>
            </w:rPr>
            <w:fldChar w:fldCharType="end"/>
          </w:r>
        </w:p>
        <w:p w14:paraId="799F38A3" w14:textId="3636A075" w:rsidR="0036547E" w:rsidRDefault="00A167FE" w:rsidP="004B5FB5">
          <w:pPr>
            <w:pStyle w:val="TOC1"/>
            <w:rPr>
              <w:rFonts w:cstheme="minorBidi"/>
              <w:noProof/>
            </w:rPr>
            <w:pPrChange w:id="50" w:author="Pukuta Mwanza" w:date="2022-08-05T17:55:00Z">
              <w:pPr>
                <w:pStyle w:val="TOC1"/>
                <w:tabs>
                  <w:tab w:val="right" w:leader="dot" w:pos="9016"/>
                </w:tabs>
              </w:pPr>
            </w:pPrChange>
          </w:pPr>
          <w:r>
            <w:fldChar w:fldCharType="begin"/>
          </w:r>
          <w:r>
            <w:instrText xml:space="preserve"> HYPERLINK \l "_Toc109380139" </w:instrText>
          </w:r>
          <w:r>
            <w:fldChar w:fldCharType="separate"/>
          </w:r>
          <w:r w:rsidR="0036547E" w:rsidRPr="00AE0B01">
            <w:rPr>
              <w:rStyle w:val="Hyperlink"/>
              <w:rFonts w:ascii="Times New Roman" w:hAnsi="Times New Roman"/>
              <w:b/>
              <w:bCs/>
              <w:noProof/>
            </w:rPr>
            <w:t>PART ONE – INTRODUCTION</w:t>
          </w:r>
          <w:r w:rsidR="0036547E">
            <w:rPr>
              <w:noProof/>
              <w:webHidden/>
            </w:rPr>
            <w:tab/>
          </w:r>
          <w:r w:rsidR="0036547E">
            <w:rPr>
              <w:noProof/>
              <w:webHidden/>
            </w:rPr>
            <w:fldChar w:fldCharType="begin"/>
          </w:r>
          <w:r w:rsidR="0036547E">
            <w:rPr>
              <w:noProof/>
              <w:webHidden/>
            </w:rPr>
            <w:instrText xml:space="preserve"> PAGEREF _Toc109380139 \h </w:instrText>
          </w:r>
          <w:r w:rsidR="0036547E">
            <w:rPr>
              <w:noProof/>
              <w:webHidden/>
            </w:rPr>
          </w:r>
          <w:r w:rsidR="0036547E">
            <w:rPr>
              <w:noProof/>
              <w:webHidden/>
            </w:rPr>
            <w:fldChar w:fldCharType="separate"/>
          </w:r>
          <w:r w:rsidR="00D24509">
            <w:rPr>
              <w:noProof/>
              <w:webHidden/>
            </w:rPr>
            <w:t>1</w:t>
          </w:r>
          <w:r w:rsidR="0036547E">
            <w:rPr>
              <w:noProof/>
              <w:webHidden/>
            </w:rPr>
            <w:fldChar w:fldCharType="end"/>
          </w:r>
          <w:r>
            <w:rPr>
              <w:noProof/>
            </w:rPr>
            <w:fldChar w:fldCharType="end"/>
          </w:r>
        </w:p>
        <w:p w14:paraId="6C4CAC8A" w14:textId="3A4097D6" w:rsidR="0036547E" w:rsidRDefault="00A167FE" w:rsidP="004B5FB5">
          <w:pPr>
            <w:pStyle w:val="TOC1"/>
            <w:rPr>
              <w:rFonts w:cstheme="minorBidi"/>
              <w:noProof/>
            </w:rPr>
            <w:pPrChange w:id="51" w:author="Pukuta Mwanza" w:date="2022-08-05T17:55:00Z">
              <w:pPr>
                <w:pStyle w:val="TOC1"/>
                <w:tabs>
                  <w:tab w:val="right" w:leader="dot" w:pos="9016"/>
                </w:tabs>
              </w:pPr>
            </w:pPrChange>
          </w:pPr>
          <w:r>
            <w:fldChar w:fldCharType="begin"/>
          </w:r>
          <w:r>
            <w:instrText xml:space="preserve"> </w:instrText>
          </w:r>
          <w:r>
            <w:instrText xml:space="preserve">HYPERLINK \l "_Toc109380140" </w:instrText>
          </w:r>
          <w:r>
            <w:fldChar w:fldCharType="separate"/>
          </w:r>
          <w:r w:rsidR="0036547E" w:rsidRPr="00AE0B01">
            <w:rPr>
              <w:rStyle w:val="Hyperlink"/>
              <w:rFonts w:ascii="Times New Roman" w:hAnsi="Times New Roman"/>
              <w:b/>
              <w:bCs/>
              <w:noProof/>
            </w:rPr>
            <w:t>ABSTRACT</w:t>
          </w:r>
          <w:r w:rsidR="0036547E">
            <w:rPr>
              <w:noProof/>
              <w:webHidden/>
            </w:rPr>
            <w:tab/>
          </w:r>
          <w:r w:rsidR="0036547E">
            <w:rPr>
              <w:noProof/>
              <w:webHidden/>
            </w:rPr>
            <w:fldChar w:fldCharType="begin"/>
          </w:r>
          <w:r w:rsidR="0036547E">
            <w:rPr>
              <w:noProof/>
              <w:webHidden/>
            </w:rPr>
            <w:instrText xml:space="preserve"> PAGEREF _Toc109380140 \h </w:instrText>
          </w:r>
          <w:r w:rsidR="0036547E">
            <w:rPr>
              <w:noProof/>
              <w:webHidden/>
            </w:rPr>
          </w:r>
          <w:r w:rsidR="0036547E">
            <w:rPr>
              <w:noProof/>
              <w:webHidden/>
            </w:rPr>
            <w:fldChar w:fldCharType="separate"/>
          </w:r>
          <w:r w:rsidR="00D24509">
            <w:rPr>
              <w:noProof/>
              <w:webHidden/>
            </w:rPr>
            <w:t>1</w:t>
          </w:r>
          <w:r w:rsidR="0036547E">
            <w:rPr>
              <w:noProof/>
              <w:webHidden/>
            </w:rPr>
            <w:fldChar w:fldCharType="end"/>
          </w:r>
          <w:r>
            <w:rPr>
              <w:noProof/>
            </w:rPr>
            <w:fldChar w:fldCharType="end"/>
          </w:r>
        </w:p>
        <w:p w14:paraId="5484168E" w14:textId="371E3B1E" w:rsidR="0036547E" w:rsidRDefault="00A167FE" w:rsidP="004B5FB5">
          <w:pPr>
            <w:pStyle w:val="TOC1"/>
            <w:rPr>
              <w:rFonts w:cstheme="minorBidi"/>
              <w:noProof/>
            </w:rPr>
            <w:pPrChange w:id="52" w:author="Pukuta Mwanza" w:date="2022-08-05T17:55:00Z">
              <w:pPr>
                <w:pStyle w:val="TOC1"/>
                <w:tabs>
                  <w:tab w:val="right" w:leader="dot" w:pos="9016"/>
                </w:tabs>
              </w:pPr>
            </w:pPrChange>
          </w:pPr>
          <w:r>
            <w:fldChar w:fldCharType="begin"/>
          </w:r>
          <w:r>
            <w:instrText xml:space="preserve"> HYPERLINK \l "_Toc109380141" </w:instrText>
          </w:r>
          <w:r>
            <w:fldChar w:fldCharType="separate"/>
          </w:r>
          <w:r w:rsidR="0036547E" w:rsidRPr="00AE0B01">
            <w:rPr>
              <w:rStyle w:val="Hyperlink"/>
              <w:rFonts w:ascii="Times New Roman" w:hAnsi="Times New Roman"/>
              <w:b/>
              <w:bCs/>
              <w:noProof/>
            </w:rPr>
            <w:t>CHAPTER ONE - INTRODUCTION</w:t>
          </w:r>
          <w:r w:rsidR="0036547E">
            <w:rPr>
              <w:noProof/>
              <w:webHidden/>
            </w:rPr>
            <w:tab/>
          </w:r>
          <w:r w:rsidR="0036547E">
            <w:rPr>
              <w:noProof/>
              <w:webHidden/>
            </w:rPr>
            <w:fldChar w:fldCharType="begin"/>
          </w:r>
          <w:r w:rsidR="0036547E">
            <w:rPr>
              <w:noProof/>
              <w:webHidden/>
            </w:rPr>
            <w:instrText xml:space="preserve"> PAGEREF _Toc109380141 \h </w:instrText>
          </w:r>
          <w:r w:rsidR="0036547E">
            <w:rPr>
              <w:noProof/>
              <w:webHidden/>
            </w:rPr>
          </w:r>
          <w:r w:rsidR="0036547E">
            <w:rPr>
              <w:noProof/>
              <w:webHidden/>
            </w:rPr>
            <w:fldChar w:fldCharType="separate"/>
          </w:r>
          <w:r w:rsidR="00D24509">
            <w:rPr>
              <w:noProof/>
              <w:webHidden/>
            </w:rPr>
            <w:t>2</w:t>
          </w:r>
          <w:r w:rsidR="0036547E">
            <w:rPr>
              <w:noProof/>
              <w:webHidden/>
            </w:rPr>
            <w:fldChar w:fldCharType="end"/>
          </w:r>
          <w:r>
            <w:rPr>
              <w:noProof/>
            </w:rPr>
            <w:fldChar w:fldCharType="end"/>
          </w:r>
        </w:p>
        <w:p w14:paraId="6A621921" w14:textId="1EC646DF" w:rsidR="0036547E" w:rsidRDefault="00A167FE" w:rsidP="004B5FB5">
          <w:pPr>
            <w:pStyle w:val="TOC1"/>
            <w:rPr>
              <w:rFonts w:cstheme="minorBidi"/>
              <w:noProof/>
            </w:rPr>
            <w:pPrChange w:id="53" w:author="Pukuta Mwanza" w:date="2022-08-05T17:55:00Z">
              <w:pPr>
                <w:pStyle w:val="TOC1"/>
                <w:tabs>
                  <w:tab w:val="left" w:pos="660"/>
                  <w:tab w:val="right" w:leader="dot" w:pos="9016"/>
                </w:tabs>
              </w:pPr>
            </w:pPrChange>
          </w:pPr>
          <w:r>
            <w:fldChar w:fldCharType="begin"/>
          </w:r>
          <w:r>
            <w:instrText xml:space="preserve"> HYPERLINK \l "_Toc109380142" </w:instrText>
          </w:r>
          <w:r>
            <w:fldChar w:fldCharType="separate"/>
          </w:r>
          <w:r w:rsidR="0036547E" w:rsidRPr="00AE0B01">
            <w:rPr>
              <w:rStyle w:val="Hyperlink"/>
              <w:rFonts w:ascii="Times New Roman" w:hAnsi="Times New Roman"/>
              <w:b/>
              <w:noProof/>
            </w:rPr>
            <w:t>1.1</w:t>
          </w:r>
          <w:r w:rsidR="0036547E">
            <w:rPr>
              <w:rFonts w:cstheme="minorBidi"/>
              <w:noProof/>
            </w:rPr>
            <w:tab/>
          </w:r>
          <w:r w:rsidR="0036547E" w:rsidRPr="00AE0B01">
            <w:rPr>
              <w:rStyle w:val="Hyperlink"/>
              <w:rFonts w:ascii="Times New Roman" w:hAnsi="Times New Roman"/>
              <w:b/>
              <w:bCs/>
              <w:noProof/>
            </w:rPr>
            <w:t>Purpose of the Situation</w:t>
          </w:r>
          <w:r w:rsidR="0036547E" w:rsidRPr="00AE0B01">
            <w:rPr>
              <w:rStyle w:val="Hyperlink"/>
              <w:rFonts w:ascii="Times New Roman" w:hAnsi="Times New Roman"/>
              <w:noProof/>
            </w:rPr>
            <w:t>.</w:t>
          </w:r>
          <w:r w:rsidR="0036547E">
            <w:rPr>
              <w:noProof/>
              <w:webHidden/>
            </w:rPr>
            <w:tab/>
          </w:r>
          <w:r w:rsidR="0036547E">
            <w:rPr>
              <w:noProof/>
              <w:webHidden/>
            </w:rPr>
            <w:fldChar w:fldCharType="begin"/>
          </w:r>
          <w:r w:rsidR="0036547E">
            <w:rPr>
              <w:noProof/>
              <w:webHidden/>
            </w:rPr>
            <w:instrText xml:space="preserve"> PAGEREF _Toc109380142 \h </w:instrText>
          </w:r>
          <w:r w:rsidR="0036547E">
            <w:rPr>
              <w:noProof/>
              <w:webHidden/>
            </w:rPr>
          </w:r>
          <w:r w:rsidR="0036547E">
            <w:rPr>
              <w:noProof/>
              <w:webHidden/>
            </w:rPr>
            <w:fldChar w:fldCharType="separate"/>
          </w:r>
          <w:r w:rsidR="00D24509">
            <w:rPr>
              <w:noProof/>
              <w:webHidden/>
            </w:rPr>
            <w:t>2</w:t>
          </w:r>
          <w:r w:rsidR="0036547E">
            <w:rPr>
              <w:noProof/>
              <w:webHidden/>
            </w:rPr>
            <w:fldChar w:fldCharType="end"/>
          </w:r>
          <w:r>
            <w:rPr>
              <w:noProof/>
            </w:rPr>
            <w:fldChar w:fldCharType="end"/>
          </w:r>
        </w:p>
        <w:p w14:paraId="506AF522" w14:textId="1BC8C564" w:rsidR="0036547E" w:rsidRDefault="00A167FE" w:rsidP="004B5FB5">
          <w:pPr>
            <w:pStyle w:val="TOC1"/>
            <w:rPr>
              <w:rFonts w:cstheme="minorBidi"/>
              <w:noProof/>
            </w:rPr>
            <w:pPrChange w:id="54" w:author="Pukuta Mwanza" w:date="2022-08-05T17:55:00Z">
              <w:pPr>
                <w:pStyle w:val="TOC1"/>
                <w:tabs>
                  <w:tab w:val="left" w:pos="660"/>
                  <w:tab w:val="right" w:leader="dot" w:pos="9016"/>
                </w:tabs>
              </w:pPr>
            </w:pPrChange>
          </w:pPr>
          <w:r>
            <w:fldChar w:fldCharType="begin"/>
          </w:r>
          <w:r>
            <w:instrText xml:space="preserve"> HYPERLINK \l "_Toc109380143" </w:instrText>
          </w:r>
          <w:r>
            <w:fldChar w:fldCharType="separate"/>
          </w:r>
          <w:r w:rsidR="0036547E" w:rsidRPr="00AE0B01">
            <w:rPr>
              <w:rStyle w:val="Hyperlink"/>
              <w:rFonts w:ascii="Times New Roman" w:hAnsi="Times New Roman"/>
              <w:b/>
              <w:noProof/>
            </w:rPr>
            <w:t>1.2</w:t>
          </w:r>
          <w:r w:rsidR="0036547E">
            <w:rPr>
              <w:rFonts w:cstheme="minorBidi"/>
              <w:noProof/>
            </w:rPr>
            <w:tab/>
          </w:r>
          <w:r w:rsidR="0036547E" w:rsidRPr="00AE0B01">
            <w:rPr>
              <w:rStyle w:val="Hyperlink"/>
              <w:rFonts w:ascii="Times New Roman" w:hAnsi="Times New Roman"/>
              <w:b/>
              <w:bCs/>
              <w:noProof/>
            </w:rPr>
            <w:t>Background of the study</w:t>
          </w:r>
          <w:r w:rsidR="0036547E" w:rsidRPr="00AE0B01">
            <w:rPr>
              <w:rStyle w:val="Hyperlink"/>
              <w:rFonts w:ascii="Times New Roman" w:hAnsi="Times New Roman"/>
              <w:noProof/>
            </w:rPr>
            <w:t>.</w:t>
          </w:r>
          <w:r w:rsidR="0036547E">
            <w:rPr>
              <w:noProof/>
              <w:webHidden/>
            </w:rPr>
            <w:tab/>
          </w:r>
          <w:r w:rsidR="0036547E">
            <w:rPr>
              <w:noProof/>
              <w:webHidden/>
            </w:rPr>
            <w:fldChar w:fldCharType="begin"/>
          </w:r>
          <w:r w:rsidR="0036547E">
            <w:rPr>
              <w:noProof/>
              <w:webHidden/>
            </w:rPr>
            <w:instrText xml:space="preserve"> PAGEREF _Toc109380143 \h </w:instrText>
          </w:r>
          <w:r w:rsidR="0036547E">
            <w:rPr>
              <w:noProof/>
              <w:webHidden/>
            </w:rPr>
          </w:r>
          <w:r w:rsidR="0036547E">
            <w:rPr>
              <w:noProof/>
              <w:webHidden/>
            </w:rPr>
            <w:fldChar w:fldCharType="separate"/>
          </w:r>
          <w:r w:rsidR="00D24509">
            <w:rPr>
              <w:noProof/>
              <w:webHidden/>
            </w:rPr>
            <w:t>2</w:t>
          </w:r>
          <w:r w:rsidR="0036547E">
            <w:rPr>
              <w:noProof/>
              <w:webHidden/>
            </w:rPr>
            <w:fldChar w:fldCharType="end"/>
          </w:r>
          <w:r>
            <w:rPr>
              <w:noProof/>
            </w:rPr>
            <w:fldChar w:fldCharType="end"/>
          </w:r>
        </w:p>
        <w:p w14:paraId="324AF3A4" w14:textId="173C1A02" w:rsidR="0036547E" w:rsidRDefault="00A167FE" w:rsidP="004B5FB5">
          <w:pPr>
            <w:pStyle w:val="TOC1"/>
            <w:rPr>
              <w:rFonts w:cstheme="minorBidi"/>
              <w:noProof/>
            </w:rPr>
            <w:pPrChange w:id="55" w:author="Pukuta Mwanza" w:date="2022-08-05T17:55:00Z">
              <w:pPr>
                <w:pStyle w:val="TOC1"/>
                <w:tabs>
                  <w:tab w:val="left" w:pos="660"/>
                  <w:tab w:val="right" w:leader="dot" w:pos="9016"/>
                </w:tabs>
              </w:pPr>
            </w:pPrChange>
          </w:pPr>
          <w:r>
            <w:fldChar w:fldCharType="begin"/>
          </w:r>
          <w:r>
            <w:instrText xml:space="preserve"> HYPERLINK \l "_Toc109380144" </w:instrText>
          </w:r>
          <w:r>
            <w:fldChar w:fldCharType="separate"/>
          </w:r>
          <w:r w:rsidR="0036547E" w:rsidRPr="00AE0B01">
            <w:rPr>
              <w:rStyle w:val="Hyperlink"/>
              <w:rFonts w:ascii="Times New Roman" w:hAnsi="Times New Roman"/>
              <w:b/>
              <w:bCs/>
              <w:noProof/>
            </w:rPr>
            <w:t>1.3</w:t>
          </w:r>
          <w:r w:rsidR="0036547E">
            <w:rPr>
              <w:rFonts w:cstheme="minorBidi"/>
              <w:noProof/>
            </w:rPr>
            <w:tab/>
          </w:r>
          <w:r w:rsidR="0036547E" w:rsidRPr="00AE0B01">
            <w:rPr>
              <w:rStyle w:val="Hyperlink"/>
              <w:rFonts w:ascii="Times New Roman" w:hAnsi="Times New Roman"/>
              <w:b/>
              <w:bCs/>
              <w:noProof/>
            </w:rPr>
            <w:t>Problem context and rationale.</w:t>
          </w:r>
          <w:r w:rsidR="0036547E">
            <w:rPr>
              <w:noProof/>
              <w:webHidden/>
            </w:rPr>
            <w:tab/>
          </w:r>
          <w:r w:rsidR="0036547E">
            <w:rPr>
              <w:noProof/>
              <w:webHidden/>
            </w:rPr>
            <w:fldChar w:fldCharType="begin"/>
          </w:r>
          <w:r w:rsidR="0036547E">
            <w:rPr>
              <w:noProof/>
              <w:webHidden/>
            </w:rPr>
            <w:instrText xml:space="preserve"> PAGEREF _Toc109380144 \h </w:instrText>
          </w:r>
          <w:r w:rsidR="0036547E">
            <w:rPr>
              <w:noProof/>
              <w:webHidden/>
            </w:rPr>
          </w:r>
          <w:r w:rsidR="0036547E">
            <w:rPr>
              <w:noProof/>
              <w:webHidden/>
            </w:rPr>
            <w:fldChar w:fldCharType="separate"/>
          </w:r>
          <w:r w:rsidR="00D24509">
            <w:rPr>
              <w:noProof/>
              <w:webHidden/>
            </w:rPr>
            <w:t>3</w:t>
          </w:r>
          <w:r w:rsidR="0036547E">
            <w:rPr>
              <w:noProof/>
              <w:webHidden/>
            </w:rPr>
            <w:fldChar w:fldCharType="end"/>
          </w:r>
          <w:r>
            <w:rPr>
              <w:noProof/>
            </w:rPr>
            <w:fldChar w:fldCharType="end"/>
          </w:r>
        </w:p>
        <w:p w14:paraId="0071AFB3" w14:textId="61E50145" w:rsidR="0036547E" w:rsidRDefault="00A167FE" w:rsidP="004B5FB5">
          <w:pPr>
            <w:pStyle w:val="TOC1"/>
            <w:rPr>
              <w:rFonts w:cstheme="minorBidi"/>
              <w:noProof/>
            </w:rPr>
            <w:pPrChange w:id="56" w:author="Pukuta Mwanza" w:date="2022-08-05T17:55:00Z">
              <w:pPr>
                <w:pStyle w:val="TOC1"/>
                <w:tabs>
                  <w:tab w:val="right" w:leader="dot" w:pos="9016"/>
                </w:tabs>
              </w:pPr>
            </w:pPrChange>
          </w:pPr>
          <w:r>
            <w:fldChar w:fldCharType="begin"/>
          </w:r>
          <w:r>
            <w:instrText xml:space="preserve"> HYPERLINK \l "_Toc109380145" </w:instrText>
          </w:r>
          <w:r>
            <w:fldChar w:fldCharType="separate"/>
          </w:r>
          <w:r w:rsidR="0036547E" w:rsidRPr="00AE0B01">
            <w:rPr>
              <w:rStyle w:val="Hyperlink"/>
              <w:rFonts w:ascii="Times New Roman" w:hAnsi="Times New Roman"/>
              <w:b/>
              <w:bCs/>
              <w:noProof/>
            </w:rPr>
            <w:t>1.4 General Objectives</w:t>
          </w:r>
          <w:r w:rsidR="0036547E">
            <w:rPr>
              <w:noProof/>
              <w:webHidden/>
            </w:rPr>
            <w:tab/>
          </w:r>
          <w:r w:rsidR="0036547E">
            <w:rPr>
              <w:noProof/>
              <w:webHidden/>
            </w:rPr>
            <w:fldChar w:fldCharType="begin"/>
          </w:r>
          <w:r w:rsidR="0036547E">
            <w:rPr>
              <w:noProof/>
              <w:webHidden/>
            </w:rPr>
            <w:instrText xml:space="preserve"> PAGEREF _Toc109380145 \h </w:instrText>
          </w:r>
          <w:r w:rsidR="0036547E">
            <w:rPr>
              <w:noProof/>
              <w:webHidden/>
            </w:rPr>
          </w:r>
          <w:r w:rsidR="0036547E">
            <w:rPr>
              <w:noProof/>
              <w:webHidden/>
            </w:rPr>
            <w:fldChar w:fldCharType="separate"/>
          </w:r>
          <w:r w:rsidR="00D24509">
            <w:rPr>
              <w:noProof/>
              <w:webHidden/>
            </w:rPr>
            <w:t>4</w:t>
          </w:r>
          <w:r w:rsidR="0036547E">
            <w:rPr>
              <w:noProof/>
              <w:webHidden/>
            </w:rPr>
            <w:fldChar w:fldCharType="end"/>
          </w:r>
          <w:r>
            <w:rPr>
              <w:noProof/>
            </w:rPr>
            <w:fldChar w:fldCharType="end"/>
          </w:r>
        </w:p>
        <w:p w14:paraId="246E26B1" w14:textId="158B1DD0" w:rsidR="0036547E" w:rsidRDefault="00A167FE" w:rsidP="004B5FB5">
          <w:pPr>
            <w:pStyle w:val="TOC1"/>
            <w:rPr>
              <w:rFonts w:cstheme="minorBidi"/>
              <w:noProof/>
            </w:rPr>
            <w:pPrChange w:id="57" w:author="Pukuta Mwanza" w:date="2022-08-05T17:55:00Z">
              <w:pPr>
                <w:pStyle w:val="TOC1"/>
                <w:tabs>
                  <w:tab w:val="right" w:leader="dot" w:pos="9016"/>
                </w:tabs>
              </w:pPr>
            </w:pPrChange>
          </w:pPr>
          <w:r>
            <w:fldChar w:fldCharType="begin"/>
          </w:r>
          <w:r>
            <w:instrText xml:space="preserve"> HYPERLINK \l "_Toc109380146" </w:instrText>
          </w:r>
          <w:r>
            <w:fldChar w:fldCharType="separate"/>
          </w:r>
          <w:r w:rsidR="0036547E" w:rsidRPr="00AE0B01">
            <w:rPr>
              <w:rStyle w:val="Hyperlink"/>
              <w:rFonts w:ascii="Times New Roman" w:hAnsi="Times New Roman"/>
              <w:b/>
              <w:bCs/>
              <w:noProof/>
            </w:rPr>
            <w:t>1.4.1 Specific Objectives</w:t>
          </w:r>
          <w:r w:rsidR="0036547E">
            <w:rPr>
              <w:noProof/>
              <w:webHidden/>
            </w:rPr>
            <w:tab/>
          </w:r>
          <w:r w:rsidR="0036547E">
            <w:rPr>
              <w:noProof/>
              <w:webHidden/>
            </w:rPr>
            <w:fldChar w:fldCharType="begin"/>
          </w:r>
          <w:r w:rsidR="0036547E">
            <w:rPr>
              <w:noProof/>
              <w:webHidden/>
            </w:rPr>
            <w:instrText xml:space="preserve"> PAGEREF _Toc109380146 \h </w:instrText>
          </w:r>
          <w:r w:rsidR="0036547E">
            <w:rPr>
              <w:noProof/>
              <w:webHidden/>
            </w:rPr>
          </w:r>
          <w:r w:rsidR="0036547E">
            <w:rPr>
              <w:noProof/>
              <w:webHidden/>
            </w:rPr>
            <w:fldChar w:fldCharType="separate"/>
          </w:r>
          <w:r w:rsidR="00D24509">
            <w:rPr>
              <w:noProof/>
              <w:webHidden/>
            </w:rPr>
            <w:t>4</w:t>
          </w:r>
          <w:r w:rsidR="0036547E">
            <w:rPr>
              <w:noProof/>
              <w:webHidden/>
            </w:rPr>
            <w:fldChar w:fldCharType="end"/>
          </w:r>
          <w:r>
            <w:rPr>
              <w:noProof/>
            </w:rPr>
            <w:fldChar w:fldCharType="end"/>
          </w:r>
        </w:p>
        <w:p w14:paraId="30CF24C7" w14:textId="3FB24E2F" w:rsidR="0036547E" w:rsidRDefault="00A167FE" w:rsidP="004B5FB5">
          <w:pPr>
            <w:pStyle w:val="TOC1"/>
            <w:rPr>
              <w:rFonts w:cstheme="minorBidi"/>
              <w:noProof/>
            </w:rPr>
            <w:pPrChange w:id="58" w:author="Pukuta Mwanza" w:date="2022-08-05T17:55:00Z">
              <w:pPr>
                <w:pStyle w:val="TOC1"/>
                <w:tabs>
                  <w:tab w:val="right" w:leader="dot" w:pos="9016"/>
                </w:tabs>
              </w:pPr>
            </w:pPrChange>
          </w:pPr>
          <w:r>
            <w:fldChar w:fldCharType="begin"/>
          </w:r>
          <w:r>
            <w:instrText xml:space="preserve"> HYPERLINK \l "_Toc109380147" </w:instrText>
          </w:r>
          <w:r>
            <w:fldChar w:fldCharType="separate"/>
          </w:r>
          <w:r w:rsidR="0036547E" w:rsidRPr="00AE0B01">
            <w:rPr>
              <w:rStyle w:val="Hyperlink"/>
              <w:rFonts w:ascii="Times New Roman" w:hAnsi="Times New Roman"/>
              <w:b/>
              <w:bCs/>
              <w:noProof/>
            </w:rPr>
            <w:t>1.5 System Functionality</w:t>
          </w:r>
          <w:r w:rsidR="0036547E">
            <w:rPr>
              <w:noProof/>
              <w:webHidden/>
            </w:rPr>
            <w:tab/>
          </w:r>
          <w:r w:rsidR="0036547E">
            <w:rPr>
              <w:noProof/>
              <w:webHidden/>
            </w:rPr>
            <w:fldChar w:fldCharType="begin"/>
          </w:r>
          <w:r w:rsidR="0036547E">
            <w:rPr>
              <w:noProof/>
              <w:webHidden/>
            </w:rPr>
            <w:instrText xml:space="preserve"> PAGEREF _Toc109380147 \h </w:instrText>
          </w:r>
          <w:r w:rsidR="0036547E">
            <w:rPr>
              <w:noProof/>
              <w:webHidden/>
            </w:rPr>
          </w:r>
          <w:r w:rsidR="0036547E">
            <w:rPr>
              <w:noProof/>
              <w:webHidden/>
            </w:rPr>
            <w:fldChar w:fldCharType="separate"/>
          </w:r>
          <w:r w:rsidR="00D24509">
            <w:rPr>
              <w:noProof/>
              <w:webHidden/>
            </w:rPr>
            <w:t>4</w:t>
          </w:r>
          <w:r w:rsidR="0036547E">
            <w:rPr>
              <w:noProof/>
              <w:webHidden/>
            </w:rPr>
            <w:fldChar w:fldCharType="end"/>
          </w:r>
          <w:r>
            <w:rPr>
              <w:noProof/>
            </w:rPr>
            <w:fldChar w:fldCharType="end"/>
          </w:r>
        </w:p>
        <w:p w14:paraId="15C2A86C" w14:textId="3C67053C" w:rsidR="0036547E" w:rsidRDefault="00A167FE" w:rsidP="004B5FB5">
          <w:pPr>
            <w:pStyle w:val="TOC1"/>
            <w:rPr>
              <w:rFonts w:cstheme="minorBidi"/>
              <w:noProof/>
            </w:rPr>
            <w:pPrChange w:id="59" w:author="Pukuta Mwanza" w:date="2022-08-05T17:55:00Z">
              <w:pPr>
                <w:pStyle w:val="TOC1"/>
                <w:tabs>
                  <w:tab w:val="right" w:leader="dot" w:pos="9016"/>
                </w:tabs>
              </w:pPr>
            </w:pPrChange>
          </w:pPr>
          <w:r>
            <w:fldChar w:fldCharType="begin"/>
          </w:r>
          <w:r>
            <w:instrText xml:space="preserve"> HYPERLINK \l "_Toc109380148" </w:instrText>
          </w:r>
          <w:r>
            <w:fldChar w:fldCharType="separate"/>
          </w:r>
          <w:r w:rsidR="0036547E" w:rsidRPr="00AE0B01">
            <w:rPr>
              <w:rStyle w:val="Hyperlink"/>
              <w:rFonts w:ascii="Times New Roman" w:hAnsi="Times New Roman"/>
              <w:b/>
              <w:bCs/>
              <w:noProof/>
            </w:rPr>
            <w:t>CHAPTER TWO - PROBLEM DESCRIPTION</w:t>
          </w:r>
          <w:r w:rsidR="0036547E">
            <w:rPr>
              <w:noProof/>
              <w:webHidden/>
            </w:rPr>
            <w:tab/>
          </w:r>
          <w:r w:rsidR="0036547E">
            <w:rPr>
              <w:noProof/>
              <w:webHidden/>
            </w:rPr>
            <w:fldChar w:fldCharType="begin"/>
          </w:r>
          <w:r w:rsidR="0036547E">
            <w:rPr>
              <w:noProof/>
              <w:webHidden/>
            </w:rPr>
            <w:instrText xml:space="preserve"> PAGEREF _Toc109380148 \h </w:instrText>
          </w:r>
          <w:r w:rsidR="0036547E">
            <w:rPr>
              <w:noProof/>
              <w:webHidden/>
            </w:rPr>
          </w:r>
          <w:r w:rsidR="0036547E">
            <w:rPr>
              <w:noProof/>
              <w:webHidden/>
            </w:rPr>
            <w:fldChar w:fldCharType="separate"/>
          </w:r>
          <w:r w:rsidR="00D24509">
            <w:rPr>
              <w:noProof/>
              <w:webHidden/>
            </w:rPr>
            <w:t>6</w:t>
          </w:r>
          <w:r w:rsidR="0036547E">
            <w:rPr>
              <w:noProof/>
              <w:webHidden/>
            </w:rPr>
            <w:fldChar w:fldCharType="end"/>
          </w:r>
          <w:r>
            <w:rPr>
              <w:noProof/>
            </w:rPr>
            <w:fldChar w:fldCharType="end"/>
          </w:r>
        </w:p>
        <w:p w14:paraId="67C3E2F4" w14:textId="65111837" w:rsidR="0036547E" w:rsidRDefault="00A167FE" w:rsidP="004B5FB5">
          <w:pPr>
            <w:pStyle w:val="TOC1"/>
            <w:rPr>
              <w:rFonts w:cstheme="minorBidi"/>
              <w:noProof/>
            </w:rPr>
            <w:pPrChange w:id="60" w:author="Pukuta Mwanza" w:date="2022-08-05T17:55:00Z">
              <w:pPr>
                <w:pStyle w:val="TOC1"/>
                <w:tabs>
                  <w:tab w:val="right" w:leader="dot" w:pos="9016"/>
                </w:tabs>
              </w:pPr>
            </w:pPrChange>
          </w:pPr>
          <w:r>
            <w:fldChar w:fldCharType="begin"/>
          </w:r>
          <w:r>
            <w:instrText xml:space="preserve"> HYPERLINK \l "_Toc109380149" </w:instrText>
          </w:r>
          <w:r>
            <w:fldChar w:fldCharType="separate"/>
          </w:r>
          <w:r w:rsidR="0036547E" w:rsidRPr="00AE0B01">
            <w:rPr>
              <w:rStyle w:val="Hyperlink"/>
              <w:rFonts w:ascii="Times New Roman" w:hAnsi="Times New Roman"/>
              <w:b/>
              <w:bCs/>
              <w:noProof/>
            </w:rPr>
            <w:t>2.0 Introduction</w:t>
          </w:r>
          <w:r w:rsidR="0036547E">
            <w:rPr>
              <w:noProof/>
              <w:webHidden/>
            </w:rPr>
            <w:tab/>
          </w:r>
          <w:r w:rsidR="0036547E">
            <w:rPr>
              <w:noProof/>
              <w:webHidden/>
            </w:rPr>
            <w:fldChar w:fldCharType="begin"/>
          </w:r>
          <w:r w:rsidR="0036547E">
            <w:rPr>
              <w:noProof/>
              <w:webHidden/>
            </w:rPr>
            <w:instrText xml:space="preserve"> PAGEREF _Toc109380149 \h </w:instrText>
          </w:r>
          <w:r w:rsidR="0036547E">
            <w:rPr>
              <w:noProof/>
              <w:webHidden/>
            </w:rPr>
          </w:r>
          <w:r w:rsidR="0036547E">
            <w:rPr>
              <w:noProof/>
              <w:webHidden/>
            </w:rPr>
            <w:fldChar w:fldCharType="separate"/>
          </w:r>
          <w:r w:rsidR="00D24509">
            <w:rPr>
              <w:noProof/>
              <w:webHidden/>
            </w:rPr>
            <w:t>6</w:t>
          </w:r>
          <w:r w:rsidR="0036547E">
            <w:rPr>
              <w:noProof/>
              <w:webHidden/>
            </w:rPr>
            <w:fldChar w:fldCharType="end"/>
          </w:r>
          <w:r>
            <w:rPr>
              <w:noProof/>
            </w:rPr>
            <w:fldChar w:fldCharType="end"/>
          </w:r>
        </w:p>
        <w:p w14:paraId="60E6972C" w14:textId="7696E39C" w:rsidR="0036547E" w:rsidRDefault="00A167FE" w:rsidP="004B5FB5">
          <w:pPr>
            <w:pStyle w:val="TOC1"/>
            <w:rPr>
              <w:rFonts w:cstheme="minorBidi"/>
              <w:noProof/>
            </w:rPr>
            <w:pPrChange w:id="61" w:author="Pukuta Mwanza" w:date="2022-08-05T17:55:00Z">
              <w:pPr>
                <w:pStyle w:val="TOC1"/>
                <w:tabs>
                  <w:tab w:val="right" w:leader="dot" w:pos="9016"/>
                </w:tabs>
              </w:pPr>
            </w:pPrChange>
          </w:pPr>
          <w:r>
            <w:fldChar w:fldCharType="begin"/>
          </w:r>
          <w:r>
            <w:instrText xml:space="preserve"> HYPERLINK \l "_Toc109380150" </w:instrText>
          </w:r>
          <w:r>
            <w:fldChar w:fldCharType="separate"/>
          </w:r>
          <w:r w:rsidR="0036547E" w:rsidRPr="00AE0B01">
            <w:rPr>
              <w:rStyle w:val="Hyperlink"/>
              <w:rFonts w:ascii="Times New Roman" w:hAnsi="Times New Roman"/>
              <w:b/>
              <w:bCs/>
              <w:noProof/>
            </w:rPr>
            <w:t>2.1 Statement of the Problem</w:t>
          </w:r>
          <w:r w:rsidR="0036547E">
            <w:rPr>
              <w:noProof/>
              <w:webHidden/>
            </w:rPr>
            <w:tab/>
          </w:r>
          <w:r w:rsidR="0036547E">
            <w:rPr>
              <w:noProof/>
              <w:webHidden/>
            </w:rPr>
            <w:fldChar w:fldCharType="begin"/>
          </w:r>
          <w:r w:rsidR="0036547E">
            <w:rPr>
              <w:noProof/>
              <w:webHidden/>
            </w:rPr>
            <w:instrText xml:space="preserve"> PAGEREF _Toc109380150 \h </w:instrText>
          </w:r>
          <w:r w:rsidR="0036547E">
            <w:rPr>
              <w:noProof/>
              <w:webHidden/>
            </w:rPr>
          </w:r>
          <w:r w:rsidR="0036547E">
            <w:rPr>
              <w:noProof/>
              <w:webHidden/>
            </w:rPr>
            <w:fldChar w:fldCharType="separate"/>
          </w:r>
          <w:r w:rsidR="00D24509">
            <w:rPr>
              <w:noProof/>
              <w:webHidden/>
            </w:rPr>
            <w:t>6</w:t>
          </w:r>
          <w:r w:rsidR="0036547E">
            <w:rPr>
              <w:noProof/>
              <w:webHidden/>
            </w:rPr>
            <w:fldChar w:fldCharType="end"/>
          </w:r>
          <w:r>
            <w:rPr>
              <w:noProof/>
            </w:rPr>
            <w:fldChar w:fldCharType="end"/>
          </w:r>
        </w:p>
        <w:p w14:paraId="09426421" w14:textId="3C52C285" w:rsidR="0036547E" w:rsidRDefault="00A167FE" w:rsidP="004B5FB5">
          <w:pPr>
            <w:pStyle w:val="TOC1"/>
            <w:rPr>
              <w:rFonts w:cstheme="minorBidi"/>
              <w:noProof/>
            </w:rPr>
            <w:pPrChange w:id="62" w:author="Pukuta Mwanza" w:date="2022-08-05T17:55:00Z">
              <w:pPr>
                <w:pStyle w:val="TOC1"/>
                <w:tabs>
                  <w:tab w:val="right" w:leader="dot" w:pos="9016"/>
                </w:tabs>
              </w:pPr>
            </w:pPrChange>
          </w:pPr>
          <w:r>
            <w:fldChar w:fldCharType="begin"/>
          </w:r>
          <w:r>
            <w:instrText xml:space="preserve"> HYPERLINK \l "_Toc109380151" </w:instrText>
          </w:r>
          <w:r>
            <w:fldChar w:fldCharType="separate"/>
          </w:r>
          <w:r w:rsidR="0036547E" w:rsidRPr="00AE0B01">
            <w:rPr>
              <w:rStyle w:val="Hyperlink"/>
              <w:rFonts w:ascii="Times New Roman" w:hAnsi="Times New Roman"/>
              <w:b/>
              <w:bCs/>
              <w:noProof/>
            </w:rPr>
            <w:t>2.2 Significance of the problem.</w:t>
          </w:r>
          <w:r w:rsidR="0036547E">
            <w:rPr>
              <w:noProof/>
              <w:webHidden/>
            </w:rPr>
            <w:tab/>
          </w:r>
          <w:r w:rsidR="0036547E">
            <w:rPr>
              <w:noProof/>
              <w:webHidden/>
            </w:rPr>
            <w:fldChar w:fldCharType="begin"/>
          </w:r>
          <w:r w:rsidR="0036547E">
            <w:rPr>
              <w:noProof/>
              <w:webHidden/>
            </w:rPr>
            <w:instrText xml:space="preserve"> PAGEREF _Toc109380151 \h </w:instrText>
          </w:r>
          <w:r w:rsidR="0036547E">
            <w:rPr>
              <w:noProof/>
              <w:webHidden/>
            </w:rPr>
          </w:r>
          <w:r w:rsidR="0036547E">
            <w:rPr>
              <w:noProof/>
              <w:webHidden/>
            </w:rPr>
            <w:fldChar w:fldCharType="separate"/>
          </w:r>
          <w:r w:rsidR="00D24509">
            <w:rPr>
              <w:noProof/>
              <w:webHidden/>
            </w:rPr>
            <w:t>7</w:t>
          </w:r>
          <w:r w:rsidR="0036547E">
            <w:rPr>
              <w:noProof/>
              <w:webHidden/>
            </w:rPr>
            <w:fldChar w:fldCharType="end"/>
          </w:r>
          <w:r>
            <w:rPr>
              <w:noProof/>
            </w:rPr>
            <w:fldChar w:fldCharType="end"/>
          </w:r>
        </w:p>
        <w:p w14:paraId="5308041A" w14:textId="06DA35FA" w:rsidR="0036547E" w:rsidRDefault="00A167FE" w:rsidP="004B5FB5">
          <w:pPr>
            <w:pStyle w:val="TOC1"/>
            <w:rPr>
              <w:rFonts w:cstheme="minorBidi"/>
              <w:noProof/>
            </w:rPr>
            <w:pPrChange w:id="63" w:author="Pukuta Mwanza" w:date="2022-08-05T17:55:00Z">
              <w:pPr>
                <w:pStyle w:val="TOC1"/>
                <w:tabs>
                  <w:tab w:val="right" w:leader="dot" w:pos="9016"/>
                </w:tabs>
              </w:pPr>
            </w:pPrChange>
          </w:pPr>
          <w:r>
            <w:fldChar w:fldCharType="begin"/>
          </w:r>
          <w:r>
            <w:instrText xml:space="preserve"> HYPERLINK \l "_Toc109380152" </w:instrText>
          </w:r>
          <w:r>
            <w:fldChar w:fldCharType="separate"/>
          </w:r>
          <w:r w:rsidR="0036547E" w:rsidRPr="00AE0B01">
            <w:rPr>
              <w:rStyle w:val="Hyperlink"/>
              <w:rFonts w:ascii="Times New Roman" w:hAnsi="Times New Roman"/>
              <w:b/>
              <w:bCs/>
              <w:noProof/>
            </w:rPr>
            <w:t>CHAPTER THREE - LITERATURE REVIEW</w:t>
          </w:r>
          <w:r w:rsidR="0036547E">
            <w:rPr>
              <w:noProof/>
              <w:webHidden/>
            </w:rPr>
            <w:tab/>
          </w:r>
          <w:r w:rsidR="0036547E">
            <w:rPr>
              <w:noProof/>
              <w:webHidden/>
            </w:rPr>
            <w:fldChar w:fldCharType="begin"/>
          </w:r>
          <w:r w:rsidR="0036547E">
            <w:rPr>
              <w:noProof/>
              <w:webHidden/>
            </w:rPr>
            <w:instrText xml:space="preserve"> PAGEREF _Toc109380152 \h </w:instrText>
          </w:r>
          <w:r w:rsidR="0036547E">
            <w:rPr>
              <w:noProof/>
              <w:webHidden/>
            </w:rPr>
          </w:r>
          <w:r w:rsidR="0036547E">
            <w:rPr>
              <w:noProof/>
              <w:webHidden/>
            </w:rPr>
            <w:fldChar w:fldCharType="separate"/>
          </w:r>
          <w:r w:rsidR="00D24509">
            <w:rPr>
              <w:noProof/>
              <w:webHidden/>
            </w:rPr>
            <w:t>7</w:t>
          </w:r>
          <w:r w:rsidR="0036547E">
            <w:rPr>
              <w:noProof/>
              <w:webHidden/>
            </w:rPr>
            <w:fldChar w:fldCharType="end"/>
          </w:r>
          <w:r>
            <w:rPr>
              <w:noProof/>
            </w:rPr>
            <w:fldChar w:fldCharType="end"/>
          </w:r>
        </w:p>
        <w:p w14:paraId="75924989" w14:textId="72A643ED" w:rsidR="0036547E" w:rsidRDefault="00A167FE" w:rsidP="004B5FB5">
          <w:pPr>
            <w:pStyle w:val="TOC1"/>
            <w:rPr>
              <w:rFonts w:cstheme="minorBidi"/>
              <w:noProof/>
            </w:rPr>
            <w:pPrChange w:id="64" w:author="Pukuta Mwanza" w:date="2022-08-05T17:55:00Z">
              <w:pPr>
                <w:pStyle w:val="TOC1"/>
                <w:tabs>
                  <w:tab w:val="right" w:leader="dot" w:pos="9016"/>
                </w:tabs>
              </w:pPr>
            </w:pPrChange>
          </w:pPr>
          <w:r>
            <w:fldChar w:fldCharType="begin"/>
          </w:r>
          <w:r>
            <w:instrText xml:space="preserve"> HYPERLINK \l "_Toc109380153" </w:instrText>
          </w:r>
          <w:r>
            <w:fldChar w:fldCharType="separate"/>
          </w:r>
          <w:r w:rsidR="0036547E" w:rsidRPr="00AE0B01">
            <w:rPr>
              <w:rStyle w:val="Hyperlink"/>
              <w:rFonts w:ascii="Times New Roman" w:hAnsi="Times New Roman"/>
              <w:b/>
              <w:bCs/>
              <w:noProof/>
            </w:rPr>
            <w:t>3.1 Empirical Review.</w:t>
          </w:r>
          <w:r w:rsidR="0036547E">
            <w:rPr>
              <w:noProof/>
              <w:webHidden/>
            </w:rPr>
            <w:tab/>
          </w:r>
          <w:r w:rsidR="0036547E">
            <w:rPr>
              <w:noProof/>
              <w:webHidden/>
            </w:rPr>
            <w:fldChar w:fldCharType="begin"/>
          </w:r>
          <w:r w:rsidR="0036547E">
            <w:rPr>
              <w:noProof/>
              <w:webHidden/>
            </w:rPr>
            <w:instrText xml:space="preserve"> PAGEREF _Toc109380153 \h </w:instrText>
          </w:r>
          <w:r w:rsidR="0036547E">
            <w:rPr>
              <w:noProof/>
              <w:webHidden/>
            </w:rPr>
          </w:r>
          <w:r w:rsidR="0036547E">
            <w:rPr>
              <w:noProof/>
              <w:webHidden/>
            </w:rPr>
            <w:fldChar w:fldCharType="separate"/>
          </w:r>
          <w:r w:rsidR="00D24509">
            <w:rPr>
              <w:noProof/>
              <w:webHidden/>
            </w:rPr>
            <w:t>7</w:t>
          </w:r>
          <w:r w:rsidR="0036547E">
            <w:rPr>
              <w:noProof/>
              <w:webHidden/>
            </w:rPr>
            <w:fldChar w:fldCharType="end"/>
          </w:r>
          <w:r>
            <w:rPr>
              <w:noProof/>
            </w:rPr>
            <w:fldChar w:fldCharType="end"/>
          </w:r>
        </w:p>
        <w:p w14:paraId="081C02C9" w14:textId="7040AB7E" w:rsidR="0036547E" w:rsidRDefault="00A167FE" w:rsidP="004B5FB5">
          <w:pPr>
            <w:pStyle w:val="TOC1"/>
            <w:rPr>
              <w:rFonts w:cstheme="minorBidi"/>
              <w:noProof/>
            </w:rPr>
            <w:pPrChange w:id="65" w:author="Pukuta Mwanza" w:date="2022-08-05T17:55:00Z">
              <w:pPr>
                <w:pStyle w:val="TOC1"/>
                <w:tabs>
                  <w:tab w:val="right" w:leader="dot" w:pos="9016"/>
                </w:tabs>
              </w:pPr>
            </w:pPrChange>
          </w:pPr>
          <w:r>
            <w:fldChar w:fldCharType="begin"/>
          </w:r>
          <w:r>
            <w:instrText xml:space="preserve"> HYPERLINK \l "_Toc109380154" </w:instrText>
          </w:r>
          <w:r>
            <w:fldChar w:fldCharType="separate"/>
          </w:r>
          <w:r w:rsidR="0036547E" w:rsidRPr="00AE0B01">
            <w:rPr>
              <w:rStyle w:val="Hyperlink"/>
              <w:rFonts w:ascii="Times New Roman" w:hAnsi="Times New Roman"/>
              <w:b/>
              <w:bCs/>
              <w:noProof/>
            </w:rPr>
            <w:t>3.3 Reviewed Systems.</w:t>
          </w:r>
          <w:r w:rsidR="0036547E">
            <w:rPr>
              <w:noProof/>
              <w:webHidden/>
            </w:rPr>
            <w:tab/>
          </w:r>
          <w:r w:rsidR="0036547E">
            <w:rPr>
              <w:noProof/>
              <w:webHidden/>
            </w:rPr>
            <w:fldChar w:fldCharType="begin"/>
          </w:r>
          <w:r w:rsidR="0036547E">
            <w:rPr>
              <w:noProof/>
              <w:webHidden/>
            </w:rPr>
            <w:instrText xml:space="preserve"> PAGEREF _Toc109380154 \h </w:instrText>
          </w:r>
          <w:r w:rsidR="0036547E">
            <w:rPr>
              <w:noProof/>
              <w:webHidden/>
            </w:rPr>
          </w:r>
          <w:r w:rsidR="0036547E">
            <w:rPr>
              <w:noProof/>
              <w:webHidden/>
            </w:rPr>
            <w:fldChar w:fldCharType="separate"/>
          </w:r>
          <w:r w:rsidR="00D24509">
            <w:rPr>
              <w:noProof/>
              <w:webHidden/>
            </w:rPr>
            <w:t>10</w:t>
          </w:r>
          <w:r w:rsidR="0036547E">
            <w:rPr>
              <w:noProof/>
              <w:webHidden/>
            </w:rPr>
            <w:fldChar w:fldCharType="end"/>
          </w:r>
          <w:r>
            <w:rPr>
              <w:noProof/>
            </w:rPr>
            <w:fldChar w:fldCharType="end"/>
          </w:r>
        </w:p>
        <w:p w14:paraId="35A38FCB" w14:textId="262414BA" w:rsidR="0036547E" w:rsidRDefault="00A167FE" w:rsidP="004B5FB5">
          <w:pPr>
            <w:pStyle w:val="TOC1"/>
            <w:rPr>
              <w:rFonts w:cstheme="minorBidi"/>
              <w:noProof/>
            </w:rPr>
            <w:pPrChange w:id="66" w:author="Pukuta Mwanza" w:date="2022-08-05T17:55:00Z">
              <w:pPr>
                <w:pStyle w:val="TOC1"/>
                <w:tabs>
                  <w:tab w:val="right" w:leader="dot" w:pos="9016"/>
                </w:tabs>
              </w:pPr>
            </w:pPrChange>
          </w:pPr>
          <w:r>
            <w:fldChar w:fldCharType="begin"/>
          </w:r>
          <w:r>
            <w:instrText xml:space="preserve"> HYPERLINK \l "_Toc109380155" </w:instrText>
          </w:r>
          <w:r>
            <w:fldChar w:fldCharType="separate"/>
          </w:r>
          <w:r w:rsidR="0036547E" w:rsidRPr="00AE0B01">
            <w:rPr>
              <w:rStyle w:val="Hyperlink"/>
              <w:rFonts w:ascii="Times New Roman" w:hAnsi="Times New Roman"/>
              <w:b/>
              <w:bCs/>
              <w:noProof/>
            </w:rPr>
            <w:t>CHAPTER FOUR - METHODOLOGY</w:t>
          </w:r>
          <w:r w:rsidR="0036547E">
            <w:rPr>
              <w:noProof/>
              <w:webHidden/>
            </w:rPr>
            <w:tab/>
          </w:r>
          <w:r w:rsidR="0036547E">
            <w:rPr>
              <w:noProof/>
              <w:webHidden/>
            </w:rPr>
            <w:fldChar w:fldCharType="begin"/>
          </w:r>
          <w:r w:rsidR="0036547E">
            <w:rPr>
              <w:noProof/>
              <w:webHidden/>
            </w:rPr>
            <w:instrText xml:space="preserve"> PAGEREF _Toc109380155 \h </w:instrText>
          </w:r>
          <w:r w:rsidR="0036547E">
            <w:rPr>
              <w:noProof/>
              <w:webHidden/>
            </w:rPr>
          </w:r>
          <w:r w:rsidR="0036547E">
            <w:rPr>
              <w:noProof/>
              <w:webHidden/>
            </w:rPr>
            <w:fldChar w:fldCharType="separate"/>
          </w:r>
          <w:r w:rsidR="00D24509">
            <w:rPr>
              <w:noProof/>
              <w:webHidden/>
            </w:rPr>
            <w:t>11</w:t>
          </w:r>
          <w:r w:rsidR="0036547E">
            <w:rPr>
              <w:noProof/>
              <w:webHidden/>
            </w:rPr>
            <w:fldChar w:fldCharType="end"/>
          </w:r>
          <w:r>
            <w:rPr>
              <w:noProof/>
            </w:rPr>
            <w:fldChar w:fldCharType="end"/>
          </w:r>
        </w:p>
        <w:p w14:paraId="5ED0301E" w14:textId="01426730" w:rsidR="0036547E" w:rsidRDefault="00A167FE" w:rsidP="004B5FB5">
          <w:pPr>
            <w:pStyle w:val="TOC1"/>
            <w:rPr>
              <w:rFonts w:cstheme="minorBidi"/>
              <w:noProof/>
            </w:rPr>
            <w:pPrChange w:id="67" w:author="Pukuta Mwanza" w:date="2022-08-05T17:55:00Z">
              <w:pPr>
                <w:pStyle w:val="TOC1"/>
                <w:tabs>
                  <w:tab w:val="right" w:leader="dot" w:pos="9016"/>
                </w:tabs>
              </w:pPr>
            </w:pPrChange>
          </w:pPr>
          <w:r>
            <w:fldChar w:fldCharType="begin"/>
          </w:r>
          <w:r>
            <w:instrText xml:space="preserve"> HYPERLINK \l "_Toc109380156" </w:instrText>
          </w:r>
          <w:r>
            <w:fldChar w:fldCharType="separate"/>
          </w:r>
          <w:r w:rsidR="0036547E" w:rsidRPr="00AE0B01">
            <w:rPr>
              <w:rStyle w:val="Hyperlink"/>
              <w:rFonts w:ascii="Times New Roman" w:hAnsi="Times New Roman"/>
              <w:b/>
              <w:bCs/>
              <w:noProof/>
            </w:rPr>
            <w:t>4.0 Introduction</w:t>
          </w:r>
          <w:r w:rsidR="0036547E">
            <w:rPr>
              <w:noProof/>
              <w:webHidden/>
            </w:rPr>
            <w:tab/>
          </w:r>
          <w:r w:rsidR="0036547E">
            <w:rPr>
              <w:noProof/>
              <w:webHidden/>
            </w:rPr>
            <w:fldChar w:fldCharType="begin"/>
          </w:r>
          <w:r w:rsidR="0036547E">
            <w:rPr>
              <w:noProof/>
              <w:webHidden/>
            </w:rPr>
            <w:instrText xml:space="preserve"> PAGEREF _Toc109380156 \h </w:instrText>
          </w:r>
          <w:r w:rsidR="0036547E">
            <w:rPr>
              <w:noProof/>
              <w:webHidden/>
            </w:rPr>
          </w:r>
          <w:r w:rsidR="0036547E">
            <w:rPr>
              <w:noProof/>
              <w:webHidden/>
            </w:rPr>
            <w:fldChar w:fldCharType="separate"/>
          </w:r>
          <w:r w:rsidR="00D24509">
            <w:rPr>
              <w:noProof/>
              <w:webHidden/>
            </w:rPr>
            <w:t>11</w:t>
          </w:r>
          <w:r w:rsidR="0036547E">
            <w:rPr>
              <w:noProof/>
              <w:webHidden/>
            </w:rPr>
            <w:fldChar w:fldCharType="end"/>
          </w:r>
          <w:r>
            <w:rPr>
              <w:noProof/>
            </w:rPr>
            <w:fldChar w:fldCharType="end"/>
          </w:r>
        </w:p>
        <w:p w14:paraId="73D2D2C6" w14:textId="42610AD1" w:rsidR="0036547E" w:rsidRDefault="00A167FE" w:rsidP="004B5FB5">
          <w:pPr>
            <w:pStyle w:val="TOC1"/>
            <w:rPr>
              <w:rFonts w:cstheme="minorBidi"/>
              <w:noProof/>
            </w:rPr>
            <w:pPrChange w:id="68" w:author="Pukuta Mwanza" w:date="2022-08-05T17:55:00Z">
              <w:pPr>
                <w:pStyle w:val="TOC1"/>
                <w:tabs>
                  <w:tab w:val="right" w:leader="dot" w:pos="9016"/>
                </w:tabs>
              </w:pPr>
            </w:pPrChange>
          </w:pPr>
          <w:r>
            <w:fldChar w:fldCharType="begin"/>
          </w:r>
          <w:r>
            <w:instrText xml:space="preserve"> HYPERLINK \l "_Toc109380157" </w:instrText>
          </w:r>
          <w:r>
            <w:fldChar w:fldCharType="separate"/>
          </w:r>
          <w:r w:rsidR="0036547E" w:rsidRPr="00AE0B01">
            <w:rPr>
              <w:rStyle w:val="Hyperlink"/>
              <w:rFonts w:ascii="Times New Roman" w:hAnsi="Times New Roman"/>
              <w:b/>
              <w:bCs/>
              <w:noProof/>
            </w:rPr>
            <w:t>4.1 Research design and approach</w:t>
          </w:r>
          <w:r w:rsidR="0036547E">
            <w:rPr>
              <w:noProof/>
              <w:webHidden/>
            </w:rPr>
            <w:tab/>
          </w:r>
          <w:r w:rsidR="0036547E">
            <w:rPr>
              <w:noProof/>
              <w:webHidden/>
            </w:rPr>
            <w:fldChar w:fldCharType="begin"/>
          </w:r>
          <w:r w:rsidR="0036547E">
            <w:rPr>
              <w:noProof/>
              <w:webHidden/>
            </w:rPr>
            <w:instrText xml:space="preserve"> PAGEREF _Toc109380157 \h </w:instrText>
          </w:r>
          <w:r w:rsidR="0036547E">
            <w:rPr>
              <w:noProof/>
              <w:webHidden/>
            </w:rPr>
          </w:r>
          <w:r w:rsidR="0036547E">
            <w:rPr>
              <w:noProof/>
              <w:webHidden/>
            </w:rPr>
            <w:fldChar w:fldCharType="separate"/>
          </w:r>
          <w:r w:rsidR="00D24509">
            <w:rPr>
              <w:noProof/>
              <w:webHidden/>
            </w:rPr>
            <w:t>11</w:t>
          </w:r>
          <w:r w:rsidR="0036547E">
            <w:rPr>
              <w:noProof/>
              <w:webHidden/>
            </w:rPr>
            <w:fldChar w:fldCharType="end"/>
          </w:r>
          <w:r>
            <w:rPr>
              <w:noProof/>
            </w:rPr>
            <w:fldChar w:fldCharType="end"/>
          </w:r>
        </w:p>
        <w:p w14:paraId="79ECFB00" w14:textId="42B19849" w:rsidR="0036547E" w:rsidRDefault="00A167FE" w:rsidP="004B5FB5">
          <w:pPr>
            <w:pStyle w:val="TOC1"/>
            <w:rPr>
              <w:rFonts w:cstheme="minorBidi"/>
              <w:noProof/>
            </w:rPr>
            <w:pPrChange w:id="69" w:author="Pukuta Mwanza" w:date="2022-08-05T17:55:00Z">
              <w:pPr>
                <w:pStyle w:val="TOC1"/>
                <w:tabs>
                  <w:tab w:val="right" w:leader="dot" w:pos="9016"/>
                </w:tabs>
              </w:pPr>
            </w:pPrChange>
          </w:pPr>
          <w:r>
            <w:fldChar w:fldCharType="begin"/>
          </w:r>
          <w:r>
            <w:instrText xml:space="preserve"> HYPERLINK \l "_Toc109380158" </w:instrText>
          </w:r>
          <w:r>
            <w:fldChar w:fldCharType="separate"/>
          </w:r>
          <w:r w:rsidR="0036547E" w:rsidRPr="00AE0B01">
            <w:rPr>
              <w:rStyle w:val="Hyperlink"/>
              <w:rFonts w:ascii="Times New Roman" w:hAnsi="Times New Roman"/>
              <w:b/>
              <w:bCs/>
              <w:noProof/>
            </w:rPr>
            <w:t>4.2 Sample size</w:t>
          </w:r>
          <w:r w:rsidR="0036547E">
            <w:rPr>
              <w:noProof/>
              <w:webHidden/>
            </w:rPr>
            <w:tab/>
          </w:r>
          <w:r w:rsidR="0036547E">
            <w:rPr>
              <w:noProof/>
              <w:webHidden/>
            </w:rPr>
            <w:fldChar w:fldCharType="begin"/>
          </w:r>
          <w:r w:rsidR="0036547E">
            <w:rPr>
              <w:noProof/>
              <w:webHidden/>
            </w:rPr>
            <w:instrText xml:space="preserve"> PAGEREF _Toc109380158 \h </w:instrText>
          </w:r>
          <w:r w:rsidR="0036547E">
            <w:rPr>
              <w:noProof/>
              <w:webHidden/>
            </w:rPr>
          </w:r>
          <w:r w:rsidR="0036547E">
            <w:rPr>
              <w:noProof/>
              <w:webHidden/>
            </w:rPr>
            <w:fldChar w:fldCharType="separate"/>
          </w:r>
          <w:r w:rsidR="00D24509">
            <w:rPr>
              <w:noProof/>
              <w:webHidden/>
            </w:rPr>
            <w:t>11</w:t>
          </w:r>
          <w:r w:rsidR="0036547E">
            <w:rPr>
              <w:noProof/>
              <w:webHidden/>
            </w:rPr>
            <w:fldChar w:fldCharType="end"/>
          </w:r>
          <w:r>
            <w:rPr>
              <w:noProof/>
            </w:rPr>
            <w:fldChar w:fldCharType="end"/>
          </w:r>
        </w:p>
        <w:p w14:paraId="13661F9F" w14:textId="5F90FC01" w:rsidR="0036547E" w:rsidRDefault="00A167FE" w:rsidP="004B5FB5">
          <w:pPr>
            <w:pStyle w:val="TOC1"/>
            <w:rPr>
              <w:rFonts w:cstheme="minorBidi"/>
              <w:noProof/>
            </w:rPr>
            <w:pPrChange w:id="70" w:author="Pukuta Mwanza" w:date="2022-08-05T17:55:00Z">
              <w:pPr>
                <w:pStyle w:val="TOC1"/>
                <w:tabs>
                  <w:tab w:val="right" w:leader="dot" w:pos="9016"/>
                </w:tabs>
              </w:pPr>
            </w:pPrChange>
          </w:pPr>
          <w:r>
            <w:fldChar w:fldCharType="begin"/>
          </w:r>
          <w:r>
            <w:instrText xml:space="preserve"> HYPERLINK \l "_Toc109380159" </w:instrText>
          </w:r>
          <w:r>
            <w:fldChar w:fldCharType="separate"/>
          </w:r>
          <w:r w:rsidR="0036547E" w:rsidRPr="00AE0B01">
            <w:rPr>
              <w:rStyle w:val="Hyperlink"/>
              <w:rFonts w:ascii="Times New Roman" w:hAnsi="Times New Roman"/>
              <w:b/>
              <w:bCs/>
              <w:noProof/>
            </w:rPr>
            <w:t>4.3 Sources of data</w:t>
          </w:r>
          <w:r w:rsidR="0036547E">
            <w:rPr>
              <w:noProof/>
              <w:webHidden/>
            </w:rPr>
            <w:tab/>
          </w:r>
          <w:r w:rsidR="0036547E">
            <w:rPr>
              <w:noProof/>
              <w:webHidden/>
            </w:rPr>
            <w:fldChar w:fldCharType="begin"/>
          </w:r>
          <w:r w:rsidR="0036547E">
            <w:rPr>
              <w:noProof/>
              <w:webHidden/>
            </w:rPr>
            <w:instrText xml:space="preserve"> PAGEREF _Toc109380159 \h </w:instrText>
          </w:r>
          <w:r w:rsidR="0036547E">
            <w:rPr>
              <w:noProof/>
              <w:webHidden/>
            </w:rPr>
          </w:r>
          <w:r w:rsidR="0036547E">
            <w:rPr>
              <w:noProof/>
              <w:webHidden/>
            </w:rPr>
            <w:fldChar w:fldCharType="separate"/>
          </w:r>
          <w:r w:rsidR="00D24509">
            <w:rPr>
              <w:noProof/>
              <w:webHidden/>
            </w:rPr>
            <w:t>11</w:t>
          </w:r>
          <w:r w:rsidR="0036547E">
            <w:rPr>
              <w:noProof/>
              <w:webHidden/>
            </w:rPr>
            <w:fldChar w:fldCharType="end"/>
          </w:r>
          <w:r>
            <w:rPr>
              <w:noProof/>
            </w:rPr>
            <w:fldChar w:fldCharType="end"/>
          </w:r>
        </w:p>
        <w:p w14:paraId="4FD7CA89" w14:textId="7489EEBB" w:rsidR="0036547E" w:rsidRDefault="00A167FE">
          <w:pPr>
            <w:pStyle w:val="TOC2"/>
            <w:tabs>
              <w:tab w:val="right" w:leader="dot" w:pos="9016"/>
            </w:tabs>
            <w:rPr>
              <w:rFonts w:cstheme="minorBidi"/>
              <w:noProof/>
            </w:rPr>
          </w:pPr>
          <w:hyperlink w:anchor="_Toc109380160" w:history="1">
            <w:r w:rsidR="0036547E" w:rsidRPr="00AE0B01">
              <w:rPr>
                <w:rStyle w:val="Hyperlink"/>
                <w:rFonts w:ascii="Times New Roman" w:hAnsi="Times New Roman"/>
                <w:b/>
                <w:bCs/>
                <w:noProof/>
              </w:rPr>
              <w:t>Mixed Questionnaire participated by farmers on social media (Facebook and WhatsApp).</w:t>
            </w:r>
            <w:r w:rsidR="0036547E">
              <w:rPr>
                <w:noProof/>
                <w:webHidden/>
              </w:rPr>
              <w:tab/>
            </w:r>
            <w:r w:rsidR="0036547E">
              <w:rPr>
                <w:noProof/>
                <w:webHidden/>
              </w:rPr>
              <w:fldChar w:fldCharType="begin"/>
            </w:r>
            <w:r w:rsidR="0036547E">
              <w:rPr>
                <w:noProof/>
                <w:webHidden/>
              </w:rPr>
              <w:instrText xml:space="preserve"> PAGEREF _Toc109380160 \h </w:instrText>
            </w:r>
            <w:r w:rsidR="0036547E">
              <w:rPr>
                <w:noProof/>
                <w:webHidden/>
              </w:rPr>
            </w:r>
            <w:r w:rsidR="0036547E">
              <w:rPr>
                <w:noProof/>
                <w:webHidden/>
              </w:rPr>
              <w:fldChar w:fldCharType="separate"/>
            </w:r>
            <w:r w:rsidR="00D24509">
              <w:rPr>
                <w:noProof/>
                <w:webHidden/>
              </w:rPr>
              <w:t>11</w:t>
            </w:r>
            <w:r w:rsidR="0036547E">
              <w:rPr>
                <w:noProof/>
                <w:webHidden/>
              </w:rPr>
              <w:fldChar w:fldCharType="end"/>
            </w:r>
          </w:hyperlink>
        </w:p>
        <w:p w14:paraId="2481D751" w14:textId="75DC6819" w:rsidR="0036547E" w:rsidRDefault="00A167FE">
          <w:pPr>
            <w:pStyle w:val="TOC2"/>
            <w:tabs>
              <w:tab w:val="right" w:leader="dot" w:pos="9016"/>
            </w:tabs>
            <w:rPr>
              <w:rFonts w:cstheme="minorBidi"/>
              <w:noProof/>
            </w:rPr>
          </w:pPr>
          <w:hyperlink w:anchor="_Toc109380161" w:history="1">
            <w:r w:rsidR="0036547E" w:rsidRPr="00AE0B01">
              <w:rPr>
                <w:rStyle w:val="Hyperlink"/>
                <w:rFonts w:ascii="Times New Roman" w:hAnsi="Times New Roman"/>
                <w:b/>
                <w:bCs/>
                <w:noProof/>
              </w:rPr>
              <w:t>Objectives of the questions asked in the questionnaire.</w:t>
            </w:r>
            <w:r w:rsidR="0036547E">
              <w:rPr>
                <w:noProof/>
                <w:webHidden/>
              </w:rPr>
              <w:tab/>
            </w:r>
            <w:r w:rsidR="0036547E">
              <w:rPr>
                <w:noProof/>
                <w:webHidden/>
              </w:rPr>
              <w:fldChar w:fldCharType="begin"/>
            </w:r>
            <w:r w:rsidR="0036547E">
              <w:rPr>
                <w:noProof/>
                <w:webHidden/>
              </w:rPr>
              <w:instrText xml:space="preserve"> PAGEREF _Toc109380161 \h </w:instrText>
            </w:r>
            <w:r w:rsidR="0036547E">
              <w:rPr>
                <w:noProof/>
                <w:webHidden/>
              </w:rPr>
            </w:r>
            <w:r w:rsidR="0036547E">
              <w:rPr>
                <w:noProof/>
                <w:webHidden/>
              </w:rPr>
              <w:fldChar w:fldCharType="separate"/>
            </w:r>
            <w:r w:rsidR="00D24509">
              <w:rPr>
                <w:noProof/>
                <w:webHidden/>
              </w:rPr>
              <w:t>13</w:t>
            </w:r>
            <w:r w:rsidR="0036547E">
              <w:rPr>
                <w:noProof/>
                <w:webHidden/>
              </w:rPr>
              <w:fldChar w:fldCharType="end"/>
            </w:r>
          </w:hyperlink>
        </w:p>
        <w:p w14:paraId="242E0755" w14:textId="466E37ED" w:rsidR="0036547E" w:rsidRDefault="00A167FE" w:rsidP="004B5FB5">
          <w:pPr>
            <w:pStyle w:val="TOC1"/>
            <w:rPr>
              <w:rFonts w:cstheme="minorBidi"/>
              <w:noProof/>
            </w:rPr>
            <w:pPrChange w:id="71" w:author="Pukuta Mwanza" w:date="2022-08-05T17:55:00Z">
              <w:pPr>
                <w:pStyle w:val="TOC1"/>
                <w:tabs>
                  <w:tab w:val="right" w:leader="dot" w:pos="9016"/>
                </w:tabs>
              </w:pPr>
            </w:pPrChange>
          </w:pPr>
          <w:r>
            <w:fldChar w:fldCharType="begin"/>
          </w:r>
          <w:r>
            <w:instrText xml:space="preserve"> HY</w:instrText>
          </w:r>
          <w:r>
            <w:instrText xml:space="preserve">PERLINK \l "_Toc109380162" </w:instrText>
          </w:r>
          <w:r>
            <w:fldChar w:fldCharType="separate"/>
          </w:r>
          <w:r w:rsidR="0036547E" w:rsidRPr="00AE0B01">
            <w:rPr>
              <w:rStyle w:val="Hyperlink"/>
              <w:rFonts w:ascii="Times New Roman" w:hAnsi="Times New Roman"/>
              <w:b/>
              <w:bCs/>
              <w:noProof/>
            </w:rPr>
            <w:t>4.4 Methods of data collection</w:t>
          </w:r>
          <w:r w:rsidR="0036547E">
            <w:rPr>
              <w:noProof/>
              <w:webHidden/>
            </w:rPr>
            <w:tab/>
          </w:r>
          <w:r w:rsidR="0036547E">
            <w:rPr>
              <w:noProof/>
              <w:webHidden/>
            </w:rPr>
            <w:fldChar w:fldCharType="begin"/>
          </w:r>
          <w:r w:rsidR="0036547E">
            <w:rPr>
              <w:noProof/>
              <w:webHidden/>
            </w:rPr>
            <w:instrText xml:space="preserve"> PAGEREF _Toc109380162 \h </w:instrText>
          </w:r>
          <w:r w:rsidR="0036547E">
            <w:rPr>
              <w:noProof/>
              <w:webHidden/>
            </w:rPr>
          </w:r>
          <w:r w:rsidR="0036547E">
            <w:rPr>
              <w:noProof/>
              <w:webHidden/>
            </w:rPr>
            <w:fldChar w:fldCharType="separate"/>
          </w:r>
          <w:r w:rsidR="00D24509">
            <w:rPr>
              <w:noProof/>
              <w:webHidden/>
            </w:rPr>
            <w:t>14</w:t>
          </w:r>
          <w:r w:rsidR="0036547E">
            <w:rPr>
              <w:noProof/>
              <w:webHidden/>
            </w:rPr>
            <w:fldChar w:fldCharType="end"/>
          </w:r>
          <w:r>
            <w:rPr>
              <w:noProof/>
            </w:rPr>
            <w:fldChar w:fldCharType="end"/>
          </w:r>
        </w:p>
        <w:p w14:paraId="14DC179B" w14:textId="5D27E732" w:rsidR="0036547E" w:rsidRDefault="00A167FE" w:rsidP="004B5FB5">
          <w:pPr>
            <w:pStyle w:val="TOC1"/>
            <w:rPr>
              <w:rFonts w:cstheme="minorBidi"/>
              <w:noProof/>
            </w:rPr>
            <w:pPrChange w:id="72" w:author="Pukuta Mwanza" w:date="2022-08-05T17:55:00Z">
              <w:pPr>
                <w:pStyle w:val="TOC1"/>
                <w:tabs>
                  <w:tab w:val="right" w:leader="dot" w:pos="9016"/>
                </w:tabs>
              </w:pPr>
            </w:pPrChange>
          </w:pPr>
          <w:r>
            <w:fldChar w:fldCharType="begin"/>
          </w:r>
          <w:r>
            <w:instrText xml:space="preserve"> HYPERLINK \l "_Toc109380163" </w:instrText>
          </w:r>
          <w:r>
            <w:fldChar w:fldCharType="separate"/>
          </w:r>
          <w:r w:rsidR="0036547E" w:rsidRPr="00AE0B01">
            <w:rPr>
              <w:rStyle w:val="Hyperlink"/>
              <w:rFonts w:ascii="Times New Roman" w:hAnsi="Times New Roman"/>
              <w:b/>
              <w:bCs/>
              <w:noProof/>
            </w:rPr>
            <w:t>4.5 Ethical consideration</w:t>
          </w:r>
          <w:r w:rsidR="0036547E">
            <w:rPr>
              <w:noProof/>
              <w:webHidden/>
            </w:rPr>
            <w:tab/>
          </w:r>
          <w:r w:rsidR="0036547E">
            <w:rPr>
              <w:noProof/>
              <w:webHidden/>
            </w:rPr>
            <w:fldChar w:fldCharType="begin"/>
          </w:r>
          <w:r w:rsidR="0036547E">
            <w:rPr>
              <w:noProof/>
              <w:webHidden/>
            </w:rPr>
            <w:instrText xml:space="preserve"> PAGEREF _Toc109380163 \h </w:instrText>
          </w:r>
          <w:r w:rsidR="0036547E">
            <w:rPr>
              <w:noProof/>
              <w:webHidden/>
            </w:rPr>
          </w:r>
          <w:r w:rsidR="0036547E">
            <w:rPr>
              <w:noProof/>
              <w:webHidden/>
            </w:rPr>
            <w:fldChar w:fldCharType="separate"/>
          </w:r>
          <w:r w:rsidR="00D24509">
            <w:rPr>
              <w:noProof/>
              <w:webHidden/>
            </w:rPr>
            <w:t>15</w:t>
          </w:r>
          <w:r w:rsidR="0036547E">
            <w:rPr>
              <w:noProof/>
              <w:webHidden/>
            </w:rPr>
            <w:fldChar w:fldCharType="end"/>
          </w:r>
          <w:r>
            <w:rPr>
              <w:noProof/>
            </w:rPr>
            <w:fldChar w:fldCharType="end"/>
          </w:r>
        </w:p>
        <w:p w14:paraId="5A8252F9" w14:textId="6AD31E5A" w:rsidR="0036547E" w:rsidRDefault="00A167FE" w:rsidP="004B5FB5">
          <w:pPr>
            <w:pStyle w:val="TOC1"/>
            <w:rPr>
              <w:rFonts w:cstheme="minorBidi"/>
              <w:noProof/>
            </w:rPr>
            <w:pPrChange w:id="73" w:author="Pukuta Mwanza" w:date="2022-08-05T17:55:00Z">
              <w:pPr>
                <w:pStyle w:val="TOC1"/>
                <w:tabs>
                  <w:tab w:val="right" w:leader="dot" w:pos="9016"/>
                </w:tabs>
              </w:pPr>
            </w:pPrChange>
          </w:pPr>
          <w:r>
            <w:fldChar w:fldCharType="begin"/>
          </w:r>
          <w:r>
            <w:instrText xml:space="preserve"> HYPERLINK \l "_Toc109380164" </w:instrText>
          </w:r>
          <w:r>
            <w:fldChar w:fldCharType="separate"/>
          </w:r>
          <w:r w:rsidR="0036547E" w:rsidRPr="00AE0B01">
            <w:rPr>
              <w:rStyle w:val="Hyperlink"/>
              <w:rFonts w:ascii="Times New Roman" w:hAnsi="Times New Roman"/>
              <w:b/>
              <w:bCs/>
              <w:noProof/>
            </w:rPr>
            <w:t>CHAPTER FIVE - ANALYSIS AND DESIGN</w:t>
          </w:r>
          <w:r w:rsidR="0036547E">
            <w:rPr>
              <w:noProof/>
              <w:webHidden/>
            </w:rPr>
            <w:tab/>
          </w:r>
          <w:r w:rsidR="0036547E">
            <w:rPr>
              <w:noProof/>
              <w:webHidden/>
            </w:rPr>
            <w:fldChar w:fldCharType="begin"/>
          </w:r>
          <w:r w:rsidR="0036547E">
            <w:rPr>
              <w:noProof/>
              <w:webHidden/>
            </w:rPr>
            <w:instrText xml:space="preserve"> PAGEREF _Toc109380164 \h </w:instrText>
          </w:r>
          <w:r w:rsidR="0036547E">
            <w:rPr>
              <w:noProof/>
              <w:webHidden/>
            </w:rPr>
          </w:r>
          <w:r w:rsidR="0036547E">
            <w:rPr>
              <w:noProof/>
              <w:webHidden/>
            </w:rPr>
            <w:fldChar w:fldCharType="separate"/>
          </w:r>
          <w:r w:rsidR="00D24509">
            <w:rPr>
              <w:noProof/>
              <w:webHidden/>
            </w:rPr>
            <w:t>16</w:t>
          </w:r>
          <w:r w:rsidR="0036547E">
            <w:rPr>
              <w:noProof/>
              <w:webHidden/>
            </w:rPr>
            <w:fldChar w:fldCharType="end"/>
          </w:r>
          <w:r>
            <w:rPr>
              <w:noProof/>
            </w:rPr>
            <w:fldChar w:fldCharType="end"/>
          </w:r>
        </w:p>
        <w:p w14:paraId="54B6071A" w14:textId="7C1FBCEC" w:rsidR="0036547E" w:rsidRDefault="00A167FE" w:rsidP="004B5FB5">
          <w:pPr>
            <w:pStyle w:val="TOC1"/>
            <w:rPr>
              <w:rFonts w:cstheme="minorBidi"/>
              <w:noProof/>
            </w:rPr>
            <w:pPrChange w:id="74" w:author="Pukuta Mwanza" w:date="2022-08-05T17:55:00Z">
              <w:pPr>
                <w:pStyle w:val="TOC1"/>
                <w:tabs>
                  <w:tab w:val="right" w:leader="dot" w:pos="9016"/>
                </w:tabs>
              </w:pPr>
            </w:pPrChange>
          </w:pPr>
          <w:r>
            <w:lastRenderedPageBreak/>
            <w:fldChar w:fldCharType="begin"/>
          </w:r>
          <w:r>
            <w:instrText xml:space="preserve"> HYPERLINK \l "_Toc109380165" </w:instrText>
          </w:r>
          <w:r>
            <w:fldChar w:fldCharType="separate"/>
          </w:r>
          <w:r w:rsidR="0036547E" w:rsidRPr="00AE0B01">
            <w:rPr>
              <w:rStyle w:val="Hyperlink"/>
              <w:rFonts w:ascii="Times New Roman" w:hAnsi="Times New Roman"/>
              <w:b/>
              <w:bCs/>
              <w:noProof/>
            </w:rPr>
            <w:t>5.0 Introduction</w:t>
          </w:r>
          <w:r w:rsidR="0036547E">
            <w:rPr>
              <w:noProof/>
              <w:webHidden/>
            </w:rPr>
            <w:tab/>
          </w:r>
          <w:r w:rsidR="0036547E">
            <w:rPr>
              <w:noProof/>
              <w:webHidden/>
            </w:rPr>
            <w:fldChar w:fldCharType="begin"/>
          </w:r>
          <w:r w:rsidR="0036547E">
            <w:rPr>
              <w:noProof/>
              <w:webHidden/>
            </w:rPr>
            <w:instrText xml:space="preserve"> PAGEREF _Toc109380165 \h </w:instrText>
          </w:r>
          <w:r w:rsidR="0036547E">
            <w:rPr>
              <w:noProof/>
              <w:webHidden/>
            </w:rPr>
          </w:r>
          <w:r w:rsidR="0036547E">
            <w:rPr>
              <w:noProof/>
              <w:webHidden/>
            </w:rPr>
            <w:fldChar w:fldCharType="separate"/>
          </w:r>
          <w:r w:rsidR="00D24509">
            <w:rPr>
              <w:noProof/>
              <w:webHidden/>
            </w:rPr>
            <w:t>16</w:t>
          </w:r>
          <w:r w:rsidR="0036547E">
            <w:rPr>
              <w:noProof/>
              <w:webHidden/>
            </w:rPr>
            <w:fldChar w:fldCharType="end"/>
          </w:r>
          <w:r>
            <w:rPr>
              <w:noProof/>
            </w:rPr>
            <w:fldChar w:fldCharType="end"/>
          </w:r>
        </w:p>
        <w:p w14:paraId="663B58D2" w14:textId="512A43CB" w:rsidR="0036547E" w:rsidRDefault="00A167FE" w:rsidP="004B5FB5">
          <w:pPr>
            <w:pStyle w:val="TOC1"/>
            <w:rPr>
              <w:rFonts w:cstheme="minorBidi"/>
              <w:noProof/>
            </w:rPr>
            <w:pPrChange w:id="75" w:author="Pukuta Mwanza" w:date="2022-08-05T17:55:00Z">
              <w:pPr>
                <w:pStyle w:val="TOC1"/>
                <w:tabs>
                  <w:tab w:val="right" w:leader="dot" w:pos="9016"/>
                </w:tabs>
              </w:pPr>
            </w:pPrChange>
          </w:pPr>
          <w:r>
            <w:fldChar w:fldCharType="begin"/>
          </w:r>
          <w:r>
            <w:instrText xml:space="preserve"> HYPERLINK \l "_Toc109380166" </w:instrText>
          </w:r>
          <w:r>
            <w:fldChar w:fldCharType="separate"/>
          </w:r>
          <w:r w:rsidR="0036547E" w:rsidRPr="00AE0B01">
            <w:rPr>
              <w:rStyle w:val="Hyperlink"/>
              <w:rFonts w:ascii="Times New Roman" w:hAnsi="Times New Roman"/>
              <w:b/>
              <w:bCs/>
              <w:noProof/>
            </w:rPr>
            <w:t>5.1 Data Analysis</w:t>
          </w:r>
          <w:r w:rsidR="0036547E">
            <w:rPr>
              <w:noProof/>
              <w:webHidden/>
            </w:rPr>
            <w:tab/>
          </w:r>
          <w:r w:rsidR="0036547E">
            <w:rPr>
              <w:noProof/>
              <w:webHidden/>
            </w:rPr>
            <w:fldChar w:fldCharType="begin"/>
          </w:r>
          <w:r w:rsidR="0036547E">
            <w:rPr>
              <w:noProof/>
              <w:webHidden/>
            </w:rPr>
            <w:instrText xml:space="preserve"> PAGEREF _Toc109380166 \h </w:instrText>
          </w:r>
          <w:r w:rsidR="0036547E">
            <w:rPr>
              <w:noProof/>
              <w:webHidden/>
            </w:rPr>
          </w:r>
          <w:r w:rsidR="0036547E">
            <w:rPr>
              <w:noProof/>
              <w:webHidden/>
            </w:rPr>
            <w:fldChar w:fldCharType="separate"/>
          </w:r>
          <w:r w:rsidR="00D24509">
            <w:rPr>
              <w:noProof/>
              <w:webHidden/>
            </w:rPr>
            <w:t>16</w:t>
          </w:r>
          <w:r w:rsidR="0036547E">
            <w:rPr>
              <w:noProof/>
              <w:webHidden/>
            </w:rPr>
            <w:fldChar w:fldCharType="end"/>
          </w:r>
          <w:r>
            <w:rPr>
              <w:noProof/>
            </w:rPr>
            <w:fldChar w:fldCharType="end"/>
          </w:r>
        </w:p>
        <w:p w14:paraId="0DCB4B1B" w14:textId="4FF8A116" w:rsidR="0036547E" w:rsidRDefault="00A167FE" w:rsidP="004B5FB5">
          <w:pPr>
            <w:pStyle w:val="TOC1"/>
            <w:rPr>
              <w:rFonts w:cstheme="minorBidi"/>
              <w:noProof/>
            </w:rPr>
            <w:pPrChange w:id="76" w:author="Pukuta Mwanza" w:date="2022-08-05T17:55:00Z">
              <w:pPr>
                <w:pStyle w:val="TOC1"/>
                <w:tabs>
                  <w:tab w:val="right" w:leader="dot" w:pos="9016"/>
                </w:tabs>
              </w:pPr>
            </w:pPrChange>
          </w:pPr>
          <w:r>
            <w:fldChar w:fldCharType="begin"/>
          </w:r>
          <w:r>
            <w:instrText xml:space="preserve"> HYPERLINK \l "_Toc109380167" </w:instrText>
          </w:r>
          <w:r>
            <w:fldChar w:fldCharType="separate"/>
          </w:r>
          <w:r w:rsidR="0036547E" w:rsidRPr="00AE0B01">
            <w:rPr>
              <w:rStyle w:val="Hyperlink"/>
              <w:rFonts w:ascii="Times New Roman" w:eastAsiaTheme="majorEastAsia" w:hAnsi="Times New Roman"/>
              <w:b/>
              <w:bCs/>
              <w:noProof/>
            </w:rPr>
            <w:t>5.2 System Platform and Requirements</w:t>
          </w:r>
          <w:r w:rsidR="0036547E">
            <w:rPr>
              <w:noProof/>
              <w:webHidden/>
            </w:rPr>
            <w:tab/>
          </w:r>
          <w:r w:rsidR="0036547E">
            <w:rPr>
              <w:noProof/>
              <w:webHidden/>
            </w:rPr>
            <w:fldChar w:fldCharType="begin"/>
          </w:r>
          <w:r w:rsidR="0036547E">
            <w:rPr>
              <w:noProof/>
              <w:webHidden/>
            </w:rPr>
            <w:instrText xml:space="preserve"> PAGEREF _Toc109380167 \h </w:instrText>
          </w:r>
          <w:r w:rsidR="0036547E">
            <w:rPr>
              <w:noProof/>
              <w:webHidden/>
            </w:rPr>
          </w:r>
          <w:r w:rsidR="0036547E">
            <w:rPr>
              <w:noProof/>
              <w:webHidden/>
            </w:rPr>
            <w:fldChar w:fldCharType="separate"/>
          </w:r>
          <w:r w:rsidR="00D24509">
            <w:rPr>
              <w:noProof/>
              <w:webHidden/>
            </w:rPr>
            <w:t>21</w:t>
          </w:r>
          <w:r w:rsidR="0036547E">
            <w:rPr>
              <w:noProof/>
              <w:webHidden/>
            </w:rPr>
            <w:fldChar w:fldCharType="end"/>
          </w:r>
          <w:r>
            <w:rPr>
              <w:noProof/>
            </w:rPr>
            <w:fldChar w:fldCharType="end"/>
          </w:r>
        </w:p>
        <w:p w14:paraId="4B0D03FB" w14:textId="41DEAA9D" w:rsidR="0036547E" w:rsidRDefault="00A167FE" w:rsidP="004B5FB5">
          <w:pPr>
            <w:pStyle w:val="TOC1"/>
            <w:rPr>
              <w:rFonts w:cstheme="minorBidi"/>
              <w:noProof/>
            </w:rPr>
            <w:pPrChange w:id="77" w:author="Pukuta Mwanza" w:date="2022-08-05T17:55:00Z">
              <w:pPr>
                <w:pStyle w:val="TOC1"/>
                <w:tabs>
                  <w:tab w:val="right" w:leader="dot" w:pos="9016"/>
                </w:tabs>
              </w:pPr>
            </w:pPrChange>
          </w:pPr>
          <w:r>
            <w:fldChar w:fldCharType="begin"/>
          </w:r>
          <w:r>
            <w:instrText xml:space="preserve"> HYPERLINK \l "_Toc109380168" </w:instrText>
          </w:r>
          <w:r>
            <w:fldChar w:fldCharType="separate"/>
          </w:r>
          <w:bookmarkStart w:id="78" w:name="_Toc109379384"/>
          <w:del w:id="79" w:author="Pukuta Mwanza" w:date="2022-08-05T17:56:00Z">
            <w:r w:rsidR="0036547E" w:rsidRPr="00AE0B01" w:rsidDel="004B5FB5">
              <w:rPr>
                <w:rStyle w:val="Hyperlink"/>
                <w:rFonts w:ascii="Times New Roman" w:eastAsiaTheme="majorEastAsia" w:hAnsi="Times New Roman"/>
                <w:b/>
                <w:bCs/>
                <w:noProof/>
                <w:sz w:val="24"/>
                <w:szCs w:val="24"/>
              </w:rPr>
              <w:drawing>
                <wp:inline distT="0" distB="0" distL="0" distR="0" wp14:anchorId="38AF6098" wp14:editId="3B95AFCD">
                  <wp:extent cx="5731510" cy="3178610"/>
                  <wp:effectExtent l="0" t="0" r="2540" b="3175"/>
                  <wp:docPr id="11" name="Picture 11" descr="C:\Users\HP\Pictures\Screenshots\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7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78610"/>
                          </a:xfrm>
                          <a:prstGeom prst="rect">
                            <a:avLst/>
                          </a:prstGeom>
                          <a:noFill/>
                          <a:ln>
                            <a:noFill/>
                          </a:ln>
                        </pic:spPr>
                      </pic:pic>
                    </a:graphicData>
                  </a:graphic>
                </wp:inline>
              </w:drawing>
            </w:r>
          </w:del>
          <w:bookmarkEnd w:id="78"/>
          <w:r w:rsidR="0036547E">
            <w:rPr>
              <w:noProof/>
              <w:webHidden/>
            </w:rPr>
            <w:tab/>
          </w:r>
          <w:r w:rsidR="0036547E">
            <w:rPr>
              <w:noProof/>
              <w:webHidden/>
            </w:rPr>
            <w:fldChar w:fldCharType="begin"/>
          </w:r>
          <w:r w:rsidR="0036547E">
            <w:rPr>
              <w:noProof/>
              <w:webHidden/>
            </w:rPr>
            <w:instrText xml:space="preserve"> PAGEREF _Toc109380168 \h </w:instrText>
          </w:r>
          <w:r w:rsidR="0036547E">
            <w:rPr>
              <w:noProof/>
              <w:webHidden/>
            </w:rPr>
          </w:r>
          <w:r w:rsidR="0036547E">
            <w:rPr>
              <w:noProof/>
              <w:webHidden/>
            </w:rPr>
            <w:fldChar w:fldCharType="separate"/>
          </w:r>
          <w:r w:rsidR="00D24509">
            <w:rPr>
              <w:noProof/>
              <w:webHidden/>
            </w:rPr>
            <w:t>22</w:t>
          </w:r>
          <w:r w:rsidR="0036547E">
            <w:rPr>
              <w:noProof/>
              <w:webHidden/>
            </w:rPr>
            <w:fldChar w:fldCharType="end"/>
          </w:r>
          <w:r>
            <w:rPr>
              <w:noProof/>
            </w:rPr>
            <w:fldChar w:fldCharType="end"/>
          </w:r>
        </w:p>
        <w:p w14:paraId="4D5E7E5D" w14:textId="3C7A0B54" w:rsidR="0036547E" w:rsidRDefault="00A167FE" w:rsidP="004B5FB5">
          <w:pPr>
            <w:pStyle w:val="TOC1"/>
            <w:rPr>
              <w:rFonts w:cstheme="minorBidi"/>
              <w:noProof/>
            </w:rPr>
            <w:pPrChange w:id="80" w:author="Pukuta Mwanza" w:date="2022-08-05T17:55:00Z">
              <w:pPr>
                <w:pStyle w:val="TOC1"/>
                <w:tabs>
                  <w:tab w:val="right" w:leader="dot" w:pos="9016"/>
                </w:tabs>
              </w:pPr>
            </w:pPrChange>
          </w:pPr>
          <w:r>
            <w:fldChar w:fldCharType="begin"/>
          </w:r>
          <w:r>
            <w:instrText xml:space="preserve"> HYPERLINK \l "_Toc109380169" </w:instrText>
          </w:r>
          <w:r>
            <w:fldChar w:fldCharType="separate"/>
          </w:r>
          <w:r w:rsidR="0036547E" w:rsidRPr="00AE0B01">
            <w:rPr>
              <w:rStyle w:val="Hyperlink"/>
              <w:rFonts w:ascii="Times New Roman" w:eastAsiaTheme="majorEastAsia" w:hAnsi="Times New Roman"/>
              <w:b/>
              <w:bCs/>
              <w:noProof/>
            </w:rPr>
            <w:t>5.2.1</w:t>
          </w:r>
          <w:r w:rsidR="0036547E" w:rsidRPr="00AE0B01">
            <w:rPr>
              <w:rStyle w:val="Hyperlink"/>
              <w:rFonts w:ascii="Times New Roman" w:hAnsi="Times New Roman"/>
              <w:b/>
              <w:bCs/>
              <w:noProof/>
            </w:rPr>
            <w:t xml:space="preserve"> </w:t>
          </w:r>
          <w:r w:rsidR="0036547E" w:rsidRPr="00AE0B01">
            <w:rPr>
              <w:rStyle w:val="Hyperlink"/>
              <w:rFonts w:ascii="Times New Roman" w:eastAsiaTheme="majorEastAsia" w:hAnsi="Times New Roman"/>
              <w:b/>
              <w:bCs/>
              <w:noProof/>
            </w:rPr>
            <w:t>Functional Requirements</w:t>
          </w:r>
          <w:r w:rsidR="0036547E">
            <w:rPr>
              <w:noProof/>
              <w:webHidden/>
            </w:rPr>
            <w:tab/>
          </w:r>
          <w:r w:rsidR="0036547E">
            <w:rPr>
              <w:noProof/>
              <w:webHidden/>
            </w:rPr>
            <w:fldChar w:fldCharType="begin"/>
          </w:r>
          <w:r w:rsidR="0036547E">
            <w:rPr>
              <w:noProof/>
              <w:webHidden/>
            </w:rPr>
            <w:instrText xml:space="preserve"> PAGEREF _Toc109380169 \h </w:instrText>
          </w:r>
          <w:r w:rsidR="0036547E">
            <w:rPr>
              <w:noProof/>
              <w:webHidden/>
            </w:rPr>
          </w:r>
          <w:r w:rsidR="0036547E">
            <w:rPr>
              <w:noProof/>
              <w:webHidden/>
            </w:rPr>
            <w:fldChar w:fldCharType="separate"/>
          </w:r>
          <w:r w:rsidR="00D24509">
            <w:rPr>
              <w:noProof/>
              <w:webHidden/>
            </w:rPr>
            <w:t>22</w:t>
          </w:r>
          <w:r w:rsidR="0036547E">
            <w:rPr>
              <w:noProof/>
              <w:webHidden/>
            </w:rPr>
            <w:fldChar w:fldCharType="end"/>
          </w:r>
          <w:r>
            <w:rPr>
              <w:noProof/>
            </w:rPr>
            <w:fldChar w:fldCharType="end"/>
          </w:r>
        </w:p>
        <w:p w14:paraId="3D2288E2" w14:textId="03D8B405" w:rsidR="0036547E" w:rsidRDefault="00A167FE" w:rsidP="004B5FB5">
          <w:pPr>
            <w:pStyle w:val="TOC1"/>
            <w:rPr>
              <w:rFonts w:cstheme="minorBidi"/>
              <w:noProof/>
            </w:rPr>
            <w:pPrChange w:id="81" w:author="Pukuta Mwanza" w:date="2022-08-05T17:55:00Z">
              <w:pPr>
                <w:pStyle w:val="TOC1"/>
                <w:tabs>
                  <w:tab w:val="right" w:leader="dot" w:pos="9016"/>
                </w:tabs>
              </w:pPr>
            </w:pPrChange>
          </w:pPr>
          <w:r>
            <w:fldChar w:fldCharType="begin"/>
          </w:r>
          <w:r>
            <w:instrText xml:space="preserve"> HYPERLINK \l "_Toc109380170"</w:instrText>
          </w:r>
          <w:r>
            <w:instrText xml:space="preserve"> </w:instrText>
          </w:r>
          <w:r>
            <w:fldChar w:fldCharType="separate"/>
          </w:r>
          <w:r w:rsidR="0036547E" w:rsidRPr="00AE0B01">
            <w:rPr>
              <w:rStyle w:val="Hyperlink"/>
              <w:rFonts w:ascii="Times New Roman" w:hAnsi="Times New Roman"/>
              <w:noProof/>
            </w:rPr>
            <w:t>At this stage, user requirements and system specifications were gathered</w:t>
          </w:r>
          <w:r w:rsidR="0036547E" w:rsidRPr="00AE0B01">
            <w:rPr>
              <w:rStyle w:val="Hyperlink"/>
              <w:rFonts w:ascii="Times New Roman" w:eastAsia="Times New Roman" w:hAnsi="Times New Roman"/>
              <w:noProof/>
            </w:rPr>
            <w:t>. Which led to functional and non-functional requirements</w:t>
          </w:r>
          <w:r w:rsidR="0036547E" w:rsidRPr="00AE0B01">
            <w:rPr>
              <w:rStyle w:val="Hyperlink"/>
              <w:rFonts w:ascii="Times New Roman" w:hAnsi="Times New Roman"/>
              <w:noProof/>
            </w:rPr>
            <w:t>, programming language to use, database model and hardware specifications</w:t>
          </w:r>
          <w:r w:rsidR="0036547E">
            <w:rPr>
              <w:noProof/>
              <w:webHidden/>
            </w:rPr>
            <w:tab/>
          </w:r>
          <w:r w:rsidR="0036547E">
            <w:rPr>
              <w:noProof/>
              <w:webHidden/>
            </w:rPr>
            <w:fldChar w:fldCharType="begin"/>
          </w:r>
          <w:r w:rsidR="0036547E">
            <w:rPr>
              <w:noProof/>
              <w:webHidden/>
            </w:rPr>
            <w:instrText xml:space="preserve"> PAGEREF _Toc109380170 \h </w:instrText>
          </w:r>
          <w:r w:rsidR="0036547E">
            <w:rPr>
              <w:noProof/>
              <w:webHidden/>
            </w:rPr>
          </w:r>
          <w:r w:rsidR="0036547E">
            <w:rPr>
              <w:noProof/>
              <w:webHidden/>
            </w:rPr>
            <w:fldChar w:fldCharType="separate"/>
          </w:r>
          <w:r w:rsidR="00D24509">
            <w:rPr>
              <w:noProof/>
              <w:webHidden/>
            </w:rPr>
            <w:t>22</w:t>
          </w:r>
          <w:r w:rsidR="0036547E">
            <w:rPr>
              <w:noProof/>
              <w:webHidden/>
            </w:rPr>
            <w:fldChar w:fldCharType="end"/>
          </w:r>
          <w:r>
            <w:rPr>
              <w:noProof/>
            </w:rPr>
            <w:fldChar w:fldCharType="end"/>
          </w:r>
        </w:p>
        <w:p w14:paraId="70EA0A6F" w14:textId="3D32BD1D" w:rsidR="0036547E" w:rsidRDefault="00A167FE" w:rsidP="004B5FB5">
          <w:pPr>
            <w:pStyle w:val="TOC1"/>
            <w:rPr>
              <w:rFonts w:cstheme="minorBidi"/>
              <w:noProof/>
            </w:rPr>
            <w:pPrChange w:id="82" w:author="Pukuta Mwanza" w:date="2022-08-05T17:55:00Z">
              <w:pPr>
                <w:pStyle w:val="TOC1"/>
                <w:tabs>
                  <w:tab w:val="right" w:leader="dot" w:pos="9016"/>
                </w:tabs>
              </w:pPr>
            </w:pPrChange>
          </w:pPr>
          <w:r>
            <w:fldChar w:fldCharType="begin"/>
          </w:r>
          <w:r>
            <w:instrText xml:space="preserve"> HYPERLINK \l "_Toc109380171" </w:instrText>
          </w:r>
          <w:r>
            <w:fldChar w:fldCharType="separate"/>
          </w:r>
          <w:r w:rsidR="0036547E" w:rsidRPr="00AE0B01">
            <w:rPr>
              <w:rStyle w:val="Hyperlink"/>
              <w:rFonts w:ascii="Times New Roman" w:eastAsiaTheme="majorEastAsia" w:hAnsi="Times New Roman"/>
              <w:b/>
              <w:bCs/>
              <w:noProof/>
            </w:rPr>
            <w:t>5.2.2 Non-functional Requirements</w:t>
          </w:r>
          <w:r w:rsidR="0036547E">
            <w:rPr>
              <w:noProof/>
              <w:webHidden/>
            </w:rPr>
            <w:tab/>
          </w:r>
          <w:r w:rsidR="0036547E">
            <w:rPr>
              <w:noProof/>
              <w:webHidden/>
            </w:rPr>
            <w:fldChar w:fldCharType="begin"/>
          </w:r>
          <w:r w:rsidR="0036547E">
            <w:rPr>
              <w:noProof/>
              <w:webHidden/>
            </w:rPr>
            <w:instrText xml:space="preserve"> PAGEREF _Toc109380171 \h </w:instrText>
          </w:r>
          <w:r w:rsidR="0036547E">
            <w:rPr>
              <w:noProof/>
              <w:webHidden/>
            </w:rPr>
          </w:r>
          <w:r w:rsidR="0036547E">
            <w:rPr>
              <w:noProof/>
              <w:webHidden/>
            </w:rPr>
            <w:fldChar w:fldCharType="separate"/>
          </w:r>
          <w:r w:rsidR="00D24509">
            <w:rPr>
              <w:noProof/>
              <w:webHidden/>
            </w:rPr>
            <w:t>23</w:t>
          </w:r>
          <w:r w:rsidR="0036547E">
            <w:rPr>
              <w:noProof/>
              <w:webHidden/>
            </w:rPr>
            <w:fldChar w:fldCharType="end"/>
          </w:r>
          <w:r>
            <w:rPr>
              <w:noProof/>
            </w:rPr>
            <w:fldChar w:fldCharType="end"/>
          </w:r>
        </w:p>
        <w:p w14:paraId="5D9F3756" w14:textId="052E0C25" w:rsidR="0036547E" w:rsidRDefault="00A167FE" w:rsidP="004B5FB5">
          <w:pPr>
            <w:pStyle w:val="TOC1"/>
            <w:rPr>
              <w:rFonts w:cstheme="minorBidi"/>
              <w:noProof/>
            </w:rPr>
            <w:pPrChange w:id="83" w:author="Pukuta Mwanza" w:date="2022-08-05T17:55:00Z">
              <w:pPr>
                <w:pStyle w:val="TOC1"/>
                <w:tabs>
                  <w:tab w:val="right" w:leader="dot" w:pos="9016"/>
                </w:tabs>
              </w:pPr>
            </w:pPrChange>
          </w:pPr>
          <w:r>
            <w:fldChar w:fldCharType="begin"/>
          </w:r>
          <w:r>
            <w:instrText xml:space="preserve"> HYPERLINK \l "_Toc109380172" </w:instrText>
          </w:r>
          <w:r>
            <w:fldChar w:fldCharType="separate"/>
          </w:r>
          <w:r w:rsidR="0036547E" w:rsidRPr="00AE0B01">
            <w:rPr>
              <w:rStyle w:val="Hyperlink"/>
              <w:rFonts w:ascii="Times New Roman" w:hAnsi="Times New Roman"/>
              <w:b/>
              <w:bCs/>
              <w:noProof/>
            </w:rPr>
            <w:t>5.2.3 Hardware Requirements</w:t>
          </w:r>
          <w:r w:rsidR="0036547E">
            <w:rPr>
              <w:noProof/>
              <w:webHidden/>
            </w:rPr>
            <w:tab/>
          </w:r>
          <w:r w:rsidR="0036547E">
            <w:rPr>
              <w:noProof/>
              <w:webHidden/>
            </w:rPr>
            <w:fldChar w:fldCharType="begin"/>
          </w:r>
          <w:r w:rsidR="0036547E">
            <w:rPr>
              <w:noProof/>
              <w:webHidden/>
            </w:rPr>
            <w:instrText xml:space="preserve"> PAGEREF _Toc109380172 \h </w:instrText>
          </w:r>
          <w:r w:rsidR="0036547E">
            <w:rPr>
              <w:noProof/>
              <w:webHidden/>
            </w:rPr>
          </w:r>
          <w:r w:rsidR="0036547E">
            <w:rPr>
              <w:noProof/>
              <w:webHidden/>
            </w:rPr>
            <w:fldChar w:fldCharType="separate"/>
          </w:r>
          <w:r w:rsidR="00D24509">
            <w:rPr>
              <w:noProof/>
              <w:webHidden/>
            </w:rPr>
            <w:t>23</w:t>
          </w:r>
          <w:r w:rsidR="0036547E">
            <w:rPr>
              <w:noProof/>
              <w:webHidden/>
            </w:rPr>
            <w:fldChar w:fldCharType="end"/>
          </w:r>
          <w:r>
            <w:rPr>
              <w:noProof/>
            </w:rPr>
            <w:fldChar w:fldCharType="end"/>
          </w:r>
        </w:p>
        <w:p w14:paraId="401AD78D" w14:textId="276A392D" w:rsidR="0036547E" w:rsidRDefault="00A167FE" w:rsidP="004B5FB5">
          <w:pPr>
            <w:pStyle w:val="TOC1"/>
            <w:rPr>
              <w:rFonts w:cstheme="minorBidi"/>
              <w:noProof/>
            </w:rPr>
            <w:pPrChange w:id="84" w:author="Pukuta Mwanza" w:date="2022-08-05T17:55:00Z">
              <w:pPr>
                <w:pStyle w:val="TOC1"/>
                <w:tabs>
                  <w:tab w:val="right" w:leader="dot" w:pos="9016"/>
                </w:tabs>
              </w:pPr>
            </w:pPrChange>
          </w:pPr>
          <w:r>
            <w:fldChar w:fldCharType="begin"/>
          </w:r>
          <w:r>
            <w:instrText xml:space="preserve"> HYPERLINK \l "_Toc109380173" </w:instrText>
          </w:r>
          <w:r>
            <w:fldChar w:fldCharType="separate"/>
          </w:r>
          <w:r w:rsidR="0036547E" w:rsidRPr="00AE0B01">
            <w:rPr>
              <w:rStyle w:val="Hyperlink"/>
              <w:rFonts w:ascii="Times New Roman" w:hAnsi="Times New Roman"/>
              <w:b/>
              <w:bCs/>
              <w:noProof/>
            </w:rPr>
            <w:t>5.2.4 Software Requirements</w:t>
          </w:r>
          <w:r w:rsidR="0036547E">
            <w:rPr>
              <w:noProof/>
              <w:webHidden/>
            </w:rPr>
            <w:tab/>
          </w:r>
          <w:r w:rsidR="0036547E">
            <w:rPr>
              <w:noProof/>
              <w:webHidden/>
            </w:rPr>
            <w:fldChar w:fldCharType="begin"/>
          </w:r>
          <w:r w:rsidR="0036547E">
            <w:rPr>
              <w:noProof/>
              <w:webHidden/>
            </w:rPr>
            <w:instrText xml:space="preserve"> PAGEREF _Toc109380173 \h </w:instrText>
          </w:r>
          <w:r w:rsidR="0036547E">
            <w:rPr>
              <w:noProof/>
              <w:webHidden/>
            </w:rPr>
          </w:r>
          <w:r w:rsidR="0036547E">
            <w:rPr>
              <w:noProof/>
              <w:webHidden/>
            </w:rPr>
            <w:fldChar w:fldCharType="separate"/>
          </w:r>
          <w:r w:rsidR="00D24509">
            <w:rPr>
              <w:noProof/>
              <w:webHidden/>
            </w:rPr>
            <w:t>23</w:t>
          </w:r>
          <w:r w:rsidR="0036547E">
            <w:rPr>
              <w:noProof/>
              <w:webHidden/>
            </w:rPr>
            <w:fldChar w:fldCharType="end"/>
          </w:r>
          <w:r>
            <w:rPr>
              <w:noProof/>
            </w:rPr>
            <w:fldChar w:fldCharType="end"/>
          </w:r>
        </w:p>
        <w:p w14:paraId="60CC18FB" w14:textId="3F57DAF2" w:rsidR="0036547E" w:rsidRDefault="00A167FE" w:rsidP="004B5FB5">
          <w:pPr>
            <w:pStyle w:val="TOC1"/>
            <w:rPr>
              <w:rFonts w:cstheme="minorBidi"/>
              <w:noProof/>
            </w:rPr>
            <w:pPrChange w:id="85" w:author="Pukuta Mwanza" w:date="2022-08-05T17:55:00Z">
              <w:pPr>
                <w:pStyle w:val="TOC1"/>
                <w:tabs>
                  <w:tab w:val="right" w:leader="dot" w:pos="9016"/>
                </w:tabs>
              </w:pPr>
            </w:pPrChange>
          </w:pPr>
          <w:r>
            <w:fldChar w:fldCharType="begin"/>
          </w:r>
          <w:r>
            <w:instrText xml:space="preserve"> HYPERLINK \l "_Toc109380174" </w:instrText>
          </w:r>
          <w:r>
            <w:fldChar w:fldCharType="separate"/>
          </w:r>
          <w:r w:rsidR="0036547E" w:rsidRPr="00AE0B01">
            <w:rPr>
              <w:rStyle w:val="Hyperlink"/>
              <w:rFonts w:ascii="Times New Roman" w:hAnsi="Times New Roman"/>
              <w:b/>
              <w:bCs/>
              <w:noProof/>
            </w:rPr>
            <w:t>5.2.5 System Development methodology</w:t>
          </w:r>
          <w:r w:rsidR="0036547E">
            <w:rPr>
              <w:noProof/>
              <w:webHidden/>
            </w:rPr>
            <w:tab/>
          </w:r>
          <w:r w:rsidR="0036547E">
            <w:rPr>
              <w:noProof/>
              <w:webHidden/>
            </w:rPr>
            <w:fldChar w:fldCharType="begin"/>
          </w:r>
          <w:r w:rsidR="0036547E">
            <w:rPr>
              <w:noProof/>
              <w:webHidden/>
            </w:rPr>
            <w:instrText xml:space="preserve"> PAGEREF _Toc109380174 \h </w:instrText>
          </w:r>
          <w:r w:rsidR="0036547E">
            <w:rPr>
              <w:noProof/>
              <w:webHidden/>
            </w:rPr>
          </w:r>
          <w:r w:rsidR="0036547E">
            <w:rPr>
              <w:noProof/>
              <w:webHidden/>
            </w:rPr>
            <w:fldChar w:fldCharType="separate"/>
          </w:r>
          <w:r w:rsidR="00D24509">
            <w:rPr>
              <w:noProof/>
              <w:webHidden/>
            </w:rPr>
            <w:t>24</w:t>
          </w:r>
          <w:r w:rsidR="0036547E">
            <w:rPr>
              <w:noProof/>
              <w:webHidden/>
            </w:rPr>
            <w:fldChar w:fldCharType="end"/>
          </w:r>
          <w:r>
            <w:rPr>
              <w:noProof/>
            </w:rPr>
            <w:fldChar w:fldCharType="end"/>
          </w:r>
        </w:p>
        <w:p w14:paraId="10E75072" w14:textId="045B0F5E" w:rsidR="0036547E" w:rsidRDefault="00A167FE" w:rsidP="004B5FB5">
          <w:pPr>
            <w:pStyle w:val="TOC1"/>
            <w:rPr>
              <w:rFonts w:cstheme="minorBidi"/>
              <w:noProof/>
            </w:rPr>
            <w:pPrChange w:id="86" w:author="Pukuta Mwanza" w:date="2022-08-05T17:55:00Z">
              <w:pPr>
                <w:pStyle w:val="TOC1"/>
                <w:tabs>
                  <w:tab w:val="right" w:leader="dot" w:pos="9016"/>
                </w:tabs>
              </w:pPr>
            </w:pPrChange>
          </w:pPr>
          <w:r>
            <w:fldChar w:fldCharType="begin"/>
          </w:r>
          <w:r>
            <w:instrText xml:space="preserve"> HYPERLINK \l "_Toc109380175" </w:instrText>
          </w:r>
          <w:r>
            <w:fldChar w:fldCharType="separate"/>
          </w:r>
          <w:r w:rsidR="0036547E" w:rsidRPr="00AE0B01">
            <w:rPr>
              <w:rStyle w:val="Hyperlink"/>
              <w:rFonts w:ascii="Times New Roman" w:hAnsi="Times New Roman"/>
              <w:b/>
              <w:bCs/>
              <w:noProof/>
            </w:rPr>
            <w:t>5.2.6 System design</w:t>
          </w:r>
          <w:r w:rsidR="0036547E">
            <w:rPr>
              <w:noProof/>
              <w:webHidden/>
            </w:rPr>
            <w:tab/>
          </w:r>
          <w:r w:rsidR="0036547E">
            <w:rPr>
              <w:noProof/>
              <w:webHidden/>
            </w:rPr>
            <w:fldChar w:fldCharType="begin"/>
          </w:r>
          <w:r w:rsidR="0036547E">
            <w:rPr>
              <w:noProof/>
              <w:webHidden/>
            </w:rPr>
            <w:instrText xml:space="preserve"> PAGEREF _Toc109380175 \h </w:instrText>
          </w:r>
          <w:r w:rsidR="0036547E">
            <w:rPr>
              <w:noProof/>
              <w:webHidden/>
            </w:rPr>
          </w:r>
          <w:r w:rsidR="0036547E">
            <w:rPr>
              <w:noProof/>
              <w:webHidden/>
            </w:rPr>
            <w:fldChar w:fldCharType="separate"/>
          </w:r>
          <w:r w:rsidR="00D24509">
            <w:rPr>
              <w:noProof/>
              <w:webHidden/>
            </w:rPr>
            <w:t>26</w:t>
          </w:r>
          <w:r w:rsidR="0036547E">
            <w:rPr>
              <w:noProof/>
              <w:webHidden/>
            </w:rPr>
            <w:fldChar w:fldCharType="end"/>
          </w:r>
          <w:r>
            <w:rPr>
              <w:noProof/>
            </w:rPr>
            <w:fldChar w:fldCharType="end"/>
          </w:r>
        </w:p>
        <w:p w14:paraId="1505D12D" w14:textId="432B049A" w:rsidR="0036547E" w:rsidRDefault="00A167FE" w:rsidP="004B5FB5">
          <w:pPr>
            <w:pStyle w:val="TOC1"/>
            <w:rPr>
              <w:rFonts w:cstheme="minorBidi"/>
              <w:noProof/>
            </w:rPr>
            <w:pPrChange w:id="87" w:author="Pukuta Mwanza" w:date="2022-08-05T17:55:00Z">
              <w:pPr>
                <w:pStyle w:val="TOC1"/>
                <w:tabs>
                  <w:tab w:val="right" w:leader="dot" w:pos="9016"/>
                </w:tabs>
              </w:pPr>
            </w:pPrChange>
          </w:pPr>
          <w:r>
            <w:fldChar w:fldCharType="begin"/>
          </w:r>
          <w:r>
            <w:instrText xml:space="preserve"> HYPERLINK \l "_Toc109380176" </w:instrText>
          </w:r>
          <w:r>
            <w:fldChar w:fldCharType="separate"/>
          </w:r>
          <w:r w:rsidR="0036547E" w:rsidRPr="00AE0B01">
            <w:rPr>
              <w:rStyle w:val="Hyperlink"/>
              <w:rFonts w:ascii="Times New Roman" w:hAnsi="Times New Roman"/>
              <w:b/>
              <w:bCs/>
              <w:noProof/>
            </w:rPr>
            <w:t>5.2.6.1 Flow Chart Diagram</w:t>
          </w:r>
          <w:r w:rsidR="0036547E">
            <w:rPr>
              <w:noProof/>
              <w:webHidden/>
            </w:rPr>
            <w:tab/>
          </w:r>
          <w:r w:rsidR="0036547E">
            <w:rPr>
              <w:noProof/>
              <w:webHidden/>
            </w:rPr>
            <w:fldChar w:fldCharType="begin"/>
          </w:r>
          <w:r w:rsidR="0036547E">
            <w:rPr>
              <w:noProof/>
              <w:webHidden/>
            </w:rPr>
            <w:instrText xml:space="preserve"> PAGEREF _Toc109380176 \h </w:instrText>
          </w:r>
          <w:r w:rsidR="0036547E">
            <w:rPr>
              <w:noProof/>
              <w:webHidden/>
            </w:rPr>
          </w:r>
          <w:r w:rsidR="0036547E">
            <w:rPr>
              <w:noProof/>
              <w:webHidden/>
            </w:rPr>
            <w:fldChar w:fldCharType="separate"/>
          </w:r>
          <w:r w:rsidR="00D24509">
            <w:rPr>
              <w:noProof/>
              <w:webHidden/>
            </w:rPr>
            <w:t>26</w:t>
          </w:r>
          <w:r w:rsidR="0036547E">
            <w:rPr>
              <w:noProof/>
              <w:webHidden/>
            </w:rPr>
            <w:fldChar w:fldCharType="end"/>
          </w:r>
          <w:r>
            <w:rPr>
              <w:noProof/>
            </w:rPr>
            <w:fldChar w:fldCharType="end"/>
          </w:r>
        </w:p>
        <w:p w14:paraId="1B3661D3" w14:textId="44F566A7" w:rsidR="0036547E" w:rsidRDefault="00A167FE" w:rsidP="004B5FB5">
          <w:pPr>
            <w:pStyle w:val="TOC1"/>
            <w:rPr>
              <w:rFonts w:cstheme="minorBidi"/>
              <w:noProof/>
            </w:rPr>
            <w:pPrChange w:id="88" w:author="Pukuta Mwanza" w:date="2022-08-05T17:55:00Z">
              <w:pPr>
                <w:pStyle w:val="TOC1"/>
                <w:tabs>
                  <w:tab w:val="right" w:leader="dot" w:pos="9016"/>
                </w:tabs>
              </w:pPr>
            </w:pPrChange>
          </w:pPr>
          <w:r>
            <w:fldChar w:fldCharType="begin"/>
          </w:r>
          <w:r>
            <w:instrText xml:space="preserve"> HYPERLINK \l "_Toc109380177" </w:instrText>
          </w:r>
          <w:r>
            <w:fldChar w:fldCharType="separate"/>
          </w:r>
          <w:r w:rsidR="0036547E" w:rsidRPr="00AE0B01">
            <w:rPr>
              <w:rStyle w:val="Hyperlink"/>
              <w:rFonts w:ascii="Times New Roman" w:hAnsi="Times New Roman"/>
              <w:b/>
              <w:bCs/>
              <w:noProof/>
            </w:rPr>
            <w:t>5.2.6.2 Relationship Schema</w:t>
          </w:r>
          <w:r w:rsidR="0036547E">
            <w:rPr>
              <w:noProof/>
              <w:webHidden/>
            </w:rPr>
            <w:tab/>
          </w:r>
          <w:r w:rsidR="0036547E">
            <w:rPr>
              <w:noProof/>
              <w:webHidden/>
            </w:rPr>
            <w:fldChar w:fldCharType="begin"/>
          </w:r>
          <w:r w:rsidR="0036547E">
            <w:rPr>
              <w:noProof/>
              <w:webHidden/>
            </w:rPr>
            <w:instrText xml:space="preserve"> PAGEREF _Toc109380177 \h </w:instrText>
          </w:r>
          <w:r w:rsidR="0036547E">
            <w:rPr>
              <w:noProof/>
              <w:webHidden/>
            </w:rPr>
          </w:r>
          <w:r w:rsidR="0036547E">
            <w:rPr>
              <w:noProof/>
              <w:webHidden/>
            </w:rPr>
            <w:fldChar w:fldCharType="separate"/>
          </w:r>
          <w:r w:rsidR="00D24509">
            <w:rPr>
              <w:noProof/>
              <w:webHidden/>
            </w:rPr>
            <w:t>29</w:t>
          </w:r>
          <w:r w:rsidR="0036547E">
            <w:rPr>
              <w:noProof/>
              <w:webHidden/>
            </w:rPr>
            <w:fldChar w:fldCharType="end"/>
          </w:r>
          <w:r>
            <w:rPr>
              <w:noProof/>
            </w:rPr>
            <w:fldChar w:fldCharType="end"/>
          </w:r>
        </w:p>
        <w:p w14:paraId="10539128" w14:textId="0082B565" w:rsidR="0036547E" w:rsidRDefault="00A167FE" w:rsidP="004B5FB5">
          <w:pPr>
            <w:pStyle w:val="TOC1"/>
            <w:rPr>
              <w:rFonts w:cstheme="minorBidi"/>
              <w:noProof/>
            </w:rPr>
            <w:pPrChange w:id="89" w:author="Pukuta Mwanza" w:date="2022-08-05T17:55:00Z">
              <w:pPr>
                <w:pStyle w:val="TOC1"/>
                <w:tabs>
                  <w:tab w:val="left" w:pos="880"/>
                  <w:tab w:val="right" w:leader="dot" w:pos="9016"/>
                </w:tabs>
              </w:pPr>
            </w:pPrChange>
          </w:pPr>
          <w:r>
            <w:fldChar w:fldCharType="begin"/>
          </w:r>
          <w:r>
            <w:instrText xml:space="preserve"> HYPERLINK \l "_Toc109380178" </w:instrText>
          </w:r>
          <w:r>
            <w:fldChar w:fldCharType="separate"/>
          </w:r>
          <w:r w:rsidR="0036547E" w:rsidRPr="00AE0B01">
            <w:rPr>
              <w:rStyle w:val="Hyperlink"/>
              <w:rFonts w:ascii="Times New Roman" w:eastAsiaTheme="majorEastAsia" w:hAnsi="Times New Roman"/>
              <w:b/>
              <w:bCs/>
              <w:noProof/>
            </w:rPr>
            <w:t>5.2.6.2</w:t>
          </w:r>
          <w:r w:rsidR="0036547E">
            <w:rPr>
              <w:rFonts w:cstheme="minorBidi"/>
              <w:noProof/>
            </w:rPr>
            <w:tab/>
          </w:r>
          <w:r w:rsidR="0036547E" w:rsidRPr="00AE0B01">
            <w:rPr>
              <w:rStyle w:val="Hyperlink"/>
              <w:rFonts w:ascii="Times New Roman" w:eastAsiaTheme="majorEastAsia" w:hAnsi="Times New Roman"/>
              <w:b/>
              <w:bCs/>
              <w:noProof/>
            </w:rPr>
            <w:t>Use Case Diagram</w:t>
          </w:r>
          <w:r w:rsidR="0036547E">
            <w:rPr>
              <w:noProof/>
              <w:webHidden/>
            </w:rPr>
            <w:tab/>
          </w:r>
          <w:r w:rsidR="0036547E">
            <w:rPr>
              <w:noProof/>
              <w:webHidden/>
            </w:rPr>
            <w:fldChar w:fldCharType="begin"/>
          </w:r>
          <w:r w:rsidR="0036547E">
            <w:rPr>
              <w:noProof/>
              <w:webHidden/>
            </w:rPr>
            <w:instrText xml:space="preserve"> PAGEREF _Toc109380178 \h </w:instrText>
          </w:r>
          <w:r w:rsidR="0036547E">
            <w:rPr>
              <w:noProof/>
              <w:webHidden/>
            </w:rPr>
          </w:r>
          <w:r w:rsidR="0036547E">
            <w:rPr>
              <w:noProof/>
              <w:webHidden/>
            </w:rPr>
            <w:fldChar w:fldCharType="separate"/>
          </w:r>
          <w:r w:rsidR="00D24509">
            <w:rPr>
              <w:noProof/>
              <w:webHidden/>
            </w:rPr>
            <w:t>30</w:t>
          </w:r>
          <w:r w:rsidR="0036547E">
            <w:rPr>
              <w:noProof/>
              <w:webHidden/>
            </w:rPr>
            <w:fldChar w:fldCharType="end"/>
          </w:r>
          <w:r>
            <w:rPr>
              <w:noProof/>
            </w:rPr>
            <w:fldChar w:fldCharType="end"/>
          </w:r>
        </w:p>
        <w:p w14:paraId="70F4532A" w14:textId="0937A726" w:rsidR="0036547E" w:rsidRDefault="00A167FE" w:rsidP="004B5FB5">
          <w:pPr>
            <w:pStyle w:val="TOC1"/>
            <w:rPr>
              <w:rFonts w:cstheme="minorBidi"/>
              <w:noProof/>
            </w:rPr>
            <w:pPrChange w:id="90" w:author="Pukuta Mwanza" w:date="2022-08-05T17:55:00Z">
              <w:pPr>
                <w:pStyle w:val="TOC1"/>
                <w:tabs>
                  <w:tab w:val="right" w:leader="dot" w:pos="9016"/>
                </w:tabs>
              </w:pPr>
            </w:pPrChange>
          </w:pPr>
          <w:r>
            <w:fldChar w:fldCharType="begin"/>
          </w:r>
          <w:r>
            <w:instrText xml:space="preserve"> HYPERLINK \l "_Toc109380179" </w:instrText>
          </w:r>
          <w:r>
            <w:fldChar w:fldCharType="separate"/>
          </w:r>
          <w:r w:rsidR="0036547E" w:rsidRPr="00AE0B01">
            <w:rPr>
              <w:rStyle w:val="Hyperlink"/>
              <w:rFonts w:ascii="Times New Roman" w:hAnsi="Times New Roman"/>
              <w:noProof/>
            </w:rPr>
            <w:t>A use case diagram summarizes the details of your system's users (also known as actors) and their interactions with the system. It uses a set of specialized symbols and connectors. An effective use case diagram can help your team discuss and represent scenarios in which your system or application interacts with people, organizations, or external systems and Goals that your system or application helps those entities (known as actors) achieve</w:t>
          </w:r>
          <w:r w:rsidR="0036547E">
            <w:rPr>
              <w:noProof/>
              <w:webHidden/>
            </w:rPr>
            <w:tab/>
          </w:r>
          <w:r w:rsidR="0036547E">
            <w:rPr>
              <w:noProof/>
              <w:webHidden/>
            </w:rPr>
            <w:fldChar w:fldCharType="begin"/>
          </w:r>
          <w:r w:rsidR="0036547E">
            <w:rPr>
              <w:noProof/>
              <w:webHidden/>
            </w:rPr>
            <w:instrText xml:space="preserve"> PAGEREF _Toc109380179 \h </w:instrText>
          </w:r>
          <w:r w:rsidR="0036547E">
            <w:rPr>
              <w:noProof/>
              <w:webHidden/>
            </w:rPr>
          </w:r>
          <w:r w:rsidR="0036547E">
            <w:rPr>
              <w:noProof/>
              <w:webHidden/>
            </w:rPr>
            <w:fldChar w:fldCharType="separate"/>
          </w:r>
          <w:r w:rsidR="00D24509">
            <w:rPr>
              <w:noProof/>
              <w:webHidden/>
            </w:rPr>
            <w:t>30</w:t>
          </w:r>
          <w:r w:rsidR="0036547E">
            <w:rPr>
              <w:noProof/>
              <w:webHidden/>
            </w:rPr>
            <w:fldChar w:fldCharType="end"/>
          </w:r>
          <w:r>
            <w:rPr>
              <w:noProof/>
            </w:rPr>
            <w:fldChar w:fldCharType="end"/>
          </w:r>
        </w:p>
        <w:p w14:paraId="682775D4" w14:textId="181917E3" w:rsidR="0036547E" w:rsidRDefault="00A167FE" w:rsidP="004B5FB5">
          <w:pPr>
            <w:pStyle w:val="TOC1"/>
            <w:rPr>
              <w:rFonts w:cstheme="minorBidi"/>
              <w:noProof/>
            </w:rPr>
            <w:pPrChange w:id="91" w:author="Pukuta Mwanza" w:date="2022-08-05T17:55:00Z">
              <w:pPr>
                <w:pStyle w:val="TOC1"/>
                <w:tabs>
                  <w:tab w:val="right" w:leader="dot" w:pos="9016"/>
                </w:tabs>
              </w:pPr>
            </w:pPrChange>
          </w:pPr>
          <w:r>
            <w:fldChar w:fldCharType="begin"/>
          </w:r>
          <w:r>
            <w:instrText xml:space="preserve"> HYPERLINK \l "_Toc109380180" </w:instrText>
          </w:r>
          <w:r>
            <w:fldChar w:fldCharType="separate"/>
          </w:r>
          <w:r w:rsidR="0036547E" w:rsidRPr="00AE0B01">
            <w:rPr>
              <w:rStyle w:val="Hyperlink"/>
              <w:rFonts w:ascii="Times New Roman" w:hAnsi="Times New Roman"/>
              <w:b/>
              <w:bCs/>
              <w:noProof/>
            </w:rPr>
            <w:t>CHAPTER SIX - IMPLEMENTATION</w:t>
          </w:r>
          <w:r w:rsidR="0036547E">
            <w:rPr>
              <w:noProof/>
              <w:webHidden/>
            </w:rPr>
            <w:tab/>
          </w:r>
          <w:r w:rsidR="0036547E">
            <w:rPr>
              <w:noProof/>
              <w:webHidden/>
            </w:rPr>
            <w:fldChar w:fldCharType="begin"/>
          </w:r>
          <w:r w:rsidR="0036547E">
            <w:rPr>
              <w:noProof/>
              <w:webHidden/>
            </w:rPr>
            <w:instrText xml:space="preserve"> PAGEREF _Toc109380180 \h </w:instrText>
          </w:r>
          <w:r w:rsidR="0036547E">
            <w:rPr>
              <w:noProof/>
              <w:webHidden/>
            </w:rPr>
          </w:r>
          <w:r w:rsidR="0036547E">
            <w:rPr>
              <w:noProof/>
              <w:webHidden/>
            </w:rPr>
            <w:fldChar w:fldCharType="separate"/>
          </w:r>
          <w:r w:rsidR="00D24509">
            <w:rPr>
              <w:noProof/>
              <w:webHidden/>
            </w:rPr>
            <w:t>31</w:t>
          </w:r>
          <w:r w:rsidR="0036547E">
            <w:rPr>
              <w:noProof/>
              <w:webHidden/>
            </w:rPr>
            <w:fldChar w:fldCharType="end"/>
          </w:r>
          <w:r>
            <w:rPr>
              <w:noProof/>
            </w:rPr>
            <w:fldChar w:fldCharType="end"/>
          </w:r>
        </w:p>
        <w:p w14:paraId="4CE044B8" w14:textId="063ACB21" w:rsidR="0036547E" w:rsidRDefault="00A167FE" w:rsidP="004B5FB5">
          <w:pPr>
            <w:pStyle w:val="TOC1"/>
            <w:rPr>
              <w:rFonts w:cstheme="minorBidi"/>
              <w:noProof/>
            </w:rPr>
            <w:pPrChange w:id="92" w:author="Pukuta Mwanza" w:date="2022-08-05T17:55:00Z">
              <w:pPr>
                <w:pStyle w:val="TOC1"/>
                <w:tabs>
                  <w:tab w:val="right" w:leader="dot" w:pos="9016"/>
                </w:tabs>
              </w:pPr>
            </w:pPrChange>
          </w:pPr>
          <w:r>
            <w:fldChar w:fldCharType="begin"/>
          </w:r>
          <w:r>
            <w:instrText xml:space="preserve"> HYPERLINK \l "_Toc109380181" </w:instrText>
          </w:r>
          <w:r>
            <w:fldChar w:fldCharType="separate"/>
          </w:r>
          <w:r w:rsidR="0036547E" w:rsidRPr="00AE0B01">
            <w:rPr>
              <w:rStyle w:val="Hyperlink"/>
              <w:rFonts w:ascii="Times New Roman" w:hAnsi="Times New Roman"/>
              <w:b/>
              <w:bCs/>
              <w:noProof/>
            </w:rPr>
            <w:t>6.0 Introduction</w:t>
          </w:r>
          <w:r w:rsidR="0036547E">
            <w:rPr>
              <w:noProof/>
              <w:webHidden/>
            </w:rPr>
            <w:tab/>
          </w:r>
          <w:r w:rsidR="0036547E">
            <w:rPr>
              <w:noProof/>
              <w:webHidden/>
            </w:rPr>
            <w:fldChar w:fldCharType="begin"/>
          </w:r>
          <w:r w:rsidR="0036547E">
            <w:rPr>
              <w:noProof/>
              <w:webHidden/>
            </w:rPr>
            <w:instrText xml:space="preserve"> PAGEREF _Toc109380181 \h </w:instrText>
          </w:r>
          <w:r w:rsidR="0036547E">
            <w:rPr>
              <w:noProof/>
              <w:webHidden/>
            </w:rPr>
          </w:r>
          <w:r w:rsidR="0036547E">
            <w:rPr>
              <w:noProof/>
              <w:webHidden/>
            </w:rPr>
            <w:fldChar w:fldCharType="separate"/>
          </w:r>
          <w:r w:rsidR="00D24509">
            <w:rPr>
              <w:noProof/>
              <w:webHidden/>
            </w:rPr>
            <w:t>31</w:t>
          </w:r>
          <w:r w:rsidR="0036547E">
            <w:rPr>
              <w:noProof/>
              <w:webHidden/>
            </w:rPr>
            <w:fldChar w:fldCharType="end"/>
          </w:r>
          <w:r>
            <w:rPr>
              <w:noProof/>
            </w:rPr>
            <w:fldChar w:fldCharType="end"/>
          </w:r>
        </w:p>
        <w:p w14:paraId="52B9269A" w14:textId="51A90868" w:rsidR="0036547E" w:rsidRDefault="00A167FE" w:rsidP="004B5FB5">
          <w:pPr>
            <w:pStyle w:val="TOC1"/>
            <w:rPr>
              <w:rFonts w:cstheme="minorBidi"/>
              <w:noProof/>
            </w:rPr>
            <w:pPrChange w:id="93" w:author="Pukuta Mwanza" w:date="2022-08-05T17:55:00Z">
              <w:pPr>
                <w:pStyle w:val="TOC1"/>
                <w:tabs>
                  <w:tab w:val="right" w:leader="dot" w:pos="9016"/>
                </w:tabs>
              </w:pPr>
            </w:pPrChange>
          </w:pPr>
          <w:r>
            <w:fldChar w:fldCharType="begin"/>
          </w:r>
          <w:r>
            <w:instrText xml:space="preserve"> HYPERLINK \l "_Toc109380182" </w:instrText>
          </w:r>
          <w:r>
            <w:fldChar w:fldCharType="separate"/>
          </w:r>
          <w:r w:rsidR="0036547E" w:rsidRPr="00AE0B01">
            <w:rPr>
              <w:rStyle w:val="Hyperlink"/>
              <w:rFonts w:ascii="Times New Roman" w:hAnsi="Times New Roman"/>
              <w:b/>
              <w:bCs/>
              <w:noProof/>
            </w:rPr>
            <w:t>6.1 System Coding</w:t>
          </w:r>
          <w:r w:rsidR="0036547E">
            <w:rPr>
              <w:noProof/>
              <w:webHidden/>
            </w:rPr>
            <w:tab/>
          </w:r>
          <w:r w:rsidR="0036547E">
            <w:rPr>
              <w:noProof/>
              <w:webHidden/>
            </w:rPr>
            <w:fldChar w:fldCharType="begin"/>
          </w:r>
          <w:r w:rsidR="0036547E">
            <w:rPr>
              <w:noProof/>
              <w:webHidden/>
            </w:rPr>
            <w:instrText xml:space="preserve"> PAGEREF _Toc109380182 \h </w:instrText>
          </w:r>
          <w:r w:rsidR="0036547E">
            <w:rPr>
              <w:noProof/>
              <w:webHidden/>
            </w:rPr>
          </w:r>
          <w:r w:rsidR="0036547E">
            <w:rPr>
              <w:noProof/>
              <w:webHidden/>
            </w:rPr>
            <w:fldChar w:fldCharType="separate"/>
          </w:r>
          <w:r w:rsidR="00D24509">
            <w:rPr>
              <w:noProof/>
              <w:webHidden/>
            </w:rPr>
            <w:t>31</w:t>
          </w:r>
          <w:r w:rsidR="0036547E">
            <w:rPr>
              <w:noProof/>
              <w:webHidden/>
            </w:rPr>
            <w:fldChar w:fldCharType="end"/>
          </w:r>
          <w:r>
            <w:rPr>
              <w:noProof/>
            </w:rPr>
            <w:fldChar w:fldCharType="end"/>
          </w:r>
        </w:p>
        <w:p w14:paraId="240AC108" w14:textId="112CF6EC" w:rsidR="0036547E" w:rsidRDefault="00A167FE" w:rsidP="004B5FB5">
          <w:pPr>
            <w:pStyle w:val="TOC1"/>
            <w:rPr>
              <w:rFonts w:cstheme="minorBidi"/>
              <w:noProof/>
            </w:rPr>
            <w:pPrChange w:id="94" w:author="Pukuta Mwanza" w:date="2022-08-05T17:55:00Z">
              <w:pPr>
                <w:pStyle w:val="TOC1"/>
                <w:tabs>
                  <w:tab w:val="right" w:leader="dot" w:pos="9016"/>
                </w:tabs>
              </w:pPr>
            </w:pPrChange>
          </w:pPr>
          <w:r>
            <w:lastRenderedPageBreak/>
            <w:fldChar w:fldCharType="begin"/>
          </w:r>
          <w:r>
            <w:instrText xml:space="preserve"> HYPERLIN</w:instrText>
          </w:r>
          <w:r>
            <w:instrText xml:space="preserve">K \l "_Toc109380183" </w:instrText>
          </w:r>
          <w:r>
            <w:fldChar w:fldCharType="separate"/>
          </w:r>
          <w:r w:rsidR="0036547E" w:rsidRPr="00AE0B01">
            <w:rPr>
              <w:rStyle w:val="Hyperlink"/>
              <w:rFonts w:ascii="Times New Roman" w:hAnsi="Times New Roman"/>
              <w:b/>
              <w:bCs/>
              <w:noProof/>
            </w:rPr>
            <w:t>CHAPTER SEVEN - TESTING</w:t>
          </w:r>
          <w:r w:rsidR="0036547E">
            <w:rPr>
              <w:noProof/>
              <w:webHidden/>
            </w:rPr>
            <w:tab/>
          </w:r>
          <w:r w:rsidR="0036547E">
            <w:rPr>
              <w:noProof/>
              <w:webHidden/>
            </w:rPr>
            <w:fldChar w:fldCharType="begin"/>
          </w:r>
          <w:r w:rsidR="0036547E">
            <w:rPr>
              <w:noProof/>
              <w:webHidden/>
            </w:rPr>
            <w:instrText xml:space="preserve"> PAGEREF _Toc109380183 \h </w:instrText>
          </w:r>
          <w:r w:rsidR="0036547E">
            <w:rPr>
              <w:noProof/>
              <w:webHidden/>
            </w:rPr>
          </w:r>
          <w:r w:rsidR="0036547E">
            <w:rPr>
              <w:noProof/>
              <w:webHidden/>
            </w:rPr>
            <w:fldChar w:fldCharType="separate"/>
          </w:r>
          <w:r w:rsidR="00D24509">
            <w:rPr>
              <w:noProof/>
              <w:webHidden/>
            </w:rPr>
            <w:t>39</w:t>
          </w:r>
          <w:r w:rsidR="0036547E">
            <w:rPr>
              <w:noProof/>
              <w:webHidden/>
            </w:rPr>
            <w:fldChar w:fldCharType="end"/>
          </w:r>
          <w:r>
            <w:rPr>
              <w:noProof/>
            </w:rPr>
            <w:fldChar w:fldCharType="end"/>
          </w:r>
        </w:p>
        <w:p w14:paraId="4B9C16A3" w14:textId="58E4BACB" w:rsidR="0036547E" w:rsidRDefault="00A167FE" w:rsidP="004B5FB5">
          <w:pPr>
            <w:pStyle w:val="TOC1"/>
            <w:rPr>
              <w:rFonts w:cstheme="minorBidi"/>
              <w:noProof/>
            </w:rPr>
            <w:pPrChange w:id="95" w:author="Pukuta Mwanza" w:date="2022-08-05T17:55:00Z">
              <w:pPr>
                <w:pStyle w:val="TOC1"/>
                <w:tabs>
                  <w:tab w:val="right" w:leader="dot" w:pos="9016"/>
                </w:tabs>
              </w:pPr>
            </w:pPrChange>
          </w:pPr>
          <w:r>
            <w:fldChar w:fldCharType="begin"/>
          </w:r>
          <w:r>
            <w:instrText xml:space="preserve"> HYPERLINK \l "_Toc109380184" </w:instrText>
          </w:r>
          <w:r>
            <w:fldChar w:fldCharType="separate"/>
          </w:r>
          <w:r w:rsidR="0036547E" w:rsidRPr="00AE0B01">
            <w:rPr>
              <w:rStyle w:val="Hyperlink"/>
              <w:rFonts w:ascii="Times New Roman" w:hAnsi="Times New Roman"/>
              <w:b/>
              <w:bCs/>
              <w:noProof/>
            </w:rPr>
            <w:t>7.0 Introduction</w:t>
          </w:r>
          <w:r w:rsidR="0036547E">
            <w:rPr>
              <w:noProof/>
              <w:webHidden/>
            </w:rPr>
            <w:tab/>
          </w:r>
          <w:r w:rsidR="0036547E">
            <w:rPr>
              <w:noProof/>
              <w:webHidden/>
            </w:rPr>
            <w:fldChar w:fldCharType="begin"/>
          </w:r>
          <w:r w:rsidR="0036547E">
            <w:rPr>
              <w:noProof/>
              <w:webHidden/>
            </w:rPr>
            <w:instrText xml:space="preserve"> PAGEREF _Toc109380184 \h </w:instrText>
          </w:r>
          <w:r w:rsidR="0036547E">
            <w:rPr>
              <w:noProof/>
              <w:webHidden/>
            </w:rPr>
          </w:r>
          <w:r w:rsidR="0036547E">
            <w:rPr>
              <w:noProof/>
              <w:webHidden/>
            </w:rPr>
            <w:fldChar w:fldCharType="separate"/>
          </w:r>
          <w:r w:rsidR="00D24509">
            <w:rPr>
              <w:noProof/>
              <w:webHidden/>
            </w:rPr>
            <w:t>39</w:t>
          </w:r>
          <w:r w:rsidR="0036547E">
            <w:rPr>
              <w:noProof/>
              <w:webHidden/>
            </w:rPr>
            <w:fldChar w:fldCharType="end"/>
          </w:r>
          <w:r>
            <w:rPr>
              <w:noProof/>
            </w:rPr>
            <w:fldChar w:fldCharType="end"/>
          </w:r>
        </w:p>
        <w:p w14:paraId="3E1D5709" w14:textId="55F5BC2C" w:rsidR="0036547E" w:rsidRDefault="00A167FE" w:rsidP="004B5FB5">
          <w:pPr>
            <w:pStyle w:val="TOC1"/>
            <w:rPr>
              <w:rFonts w:cstheme="minorBidi"/>
              <w:noProof/>
            </w:rPr>
            <w:pPrChange w:id="96" w:author="Pukuta Mwanza" w:date="2022-08-05T17:55:00Z">
              <w:pPr>
                <w:pStyle w:val="TOC1"/>
                <w:tabs>
                  <w:tab w:val="right" w:leader="dot" w:pos="9016"/>
                </w:tabs>
              </w:pPr>
            </w:pPrChange>
          </w:pPr>
          <w:r>
            <w:fldChar w:fldCharType="begin"/>
          </w:r>
          <w:r>
            <w:instrText xml:space="preserve"> HYPERLINK \l "_Toc109380185" </w:instrText>
          </w:r>
          <w:r>
            <w:fldChar w:fldCharType="separate"/>
          </w:r>
          <w:r w:rsidR="0036547E" w:rsidRPr="00AE0B01">
            <w:rPr>
              <w:rStyle w:val="Hyperlink"/>
              <w:rFonts w:ascii="Times New Roman" w:hAnsi="Times New Roman"/>
              <w:b/>
              <w:bCs/>
              <w:noProof/>
            </w:rPr>
            <w:t>CHAPTER EIGHT - CRITICAL EVALUATION</w:t>
          </w:r>
          <w:r w:rsidR="0036547E">
            <w:rPr>
              <w:noProof/>
              <w:webHidden/>
            </w:rPr>
            <w:tab/>
          </w:r>
          <w:r w:rsidR="0036547E">
            <w:rPr>
              <w:noProof/>
              <w:webHidden/>
            </w:rPr>
            <w:fldChar w:fldCharType="begin"/>
          </w:r>
          <w:r w:rsidR="0036547E">
            <w:rPr>
              <w:noProof/>
              <w:webHidden/>
            </w:rPr>
            <w:instrText xml:space="preserve"> PAGEREF _Toc109380185 \h </w:instrText>
          </w:r>
          <w:r w:rsidR="0036547E">
            <w:rPr>
              <w:noProof/>
              <w:webHidden/>
            </w:rPr>
          </w:r>
          <w:r w:rsidR="0036547E">
            <w:rPr>
              <w:noProof/>
              <w:webHidden/>
            </w:rPr>
            <w:fldChar w:fldCharType="separate"/>
          </w:r>
          <w:r w:rsidR="00D24509">
            <w:rPr>
              <w:noProof/>
              <w:webHidden/>
            </w:rPr>
            <w:t>41</w:t>
          </w:r>
          <w:r w:rsidR="0036547E">
            <w:rPr>
              <w:noProof/>
              <w:webHidden/>
            </w:rPr>
            <w:fldChar w:fldCharType="end"/>
          </w:r>
          <w:r>
            <w:rPr>
              <w:noProof/>
            </w:rPr>
            <w:fldChar w:fldCharType="end"/>
          </w:r>
        </w:p>
        <w:p w14:paraId="06A0DCB9" w14:textId="00ED42C5" w:rsidR="0036547E" w:rsidRDefault="00A167FE" w:rsidP="004B5FB5">
          <w:pPr>
            <w:pStyle w:val="TOC1"/>
            <w:rPr>
              <w:rFonts w:cstheme="minorBidi"/>
              <w:noProof/>
            </w:rPr>
            <w:pPrChange w:id="97" w:author="Pukuta Mwanza" w:date="2022-08-05T17:55:00Z">
              <w:pPr>
                <w:pStyle w:val="TOC1"/>
                <w:tabs>
                  <w:tab w:val="right" w:leader="dot" w:pos="9016"/>
                </w:tabs>
              </w:pPr>
            </w:pPrChange>
          </w:pPr>
          <w:r>
            <w:fldChar w:fldCharType="begin"/>
          </w:r>
          <w:r>
            <w:instrText xml:space="preserve"> HYPERLINK \l "_Toc109380186" </w:instrText>
          </w:r>
          <w:r>
            <w:fldChar w:fldCharType="separate"/>
          </w:r>
          <w:r w:rsidR="0036547E" w:rsidRPr="00AE0B01">
            <w:rPr>
              <w:rStyle w:val="Hyperlink"/>
              <w:rFonts w:ascii="Times New Roman" w:hAnsi="Times New Roman"/>
              <w:b/>
              <w:bCs/>
              <w:noProof/>
            </w:rPr>
            <w:t>8.0 Introduction</w:t>
          </w:r>
          <w:r w:rsidR="0036547E">
            <w:rPr>
              <w:noProof/>
              <w:webHidden/>
            </w:rPr>
            <w:tab/>
          </w:r>
          <w:r w:rsidR="0036547E">
            <w:rPr>
              <w:noProof/>
              <w:webHidden/>
            </w:rPr>
            <w:fldChar w:fldCharType="begin"/>
          </w:r>
          <w:r w:rsidR="0036547E">
            <w:rPr>
              <w:noProof/>
              <w:webHidden/>
            </w:rPr>
            <w:instrText xml:space="preserve"> PAGEREF _Toc109380186 \h </w:instrText>
          </w:r>
          <w:r w:rsidR="0036547E">
            <w:rPr>
              <w:noProof/>
              <w:webHidden/>
            </w:rPr>
          </w:r>
          <w:r w:rsidR="0036547E">
            <w:rPr>
              <w:noProof/>
              <w:webHidden/>
            </w:rPr>
            <w:fldChar w:fldCharType="separate"/>
          </w:r>
          <w:r w:rsidR="00D24509">
            <w:rPr>
              <w:noProof/>
              <w:webHidden/>
            </w:rPr>
            <w:t>41</w:t>
          </w:r>
          <w:r w:rsidR="0036547E">
            <w:rPr>
              <w:noProof/>
              <w:webHidden/>
            </w:rPr>
            <w:fldChar w:fldCharType="end"/>
          </w:r>
          <w:r>
            <w:rPr>
              <w:noProof/>
            </w:rPr>
            <w:fldChar w:fldCharType="end"/>
          </w:r>
        </w:p>
        <w:p w14:paraId="644060A0" w14:textId="5EE3E9EB" w:rsidR="0036547E" w:rsidRDefault="00A167FE" w:rsidP="004B5FB5">
          <w:pPr>
            <w:pStyle w:val="TOC1"/>
            <w:rPr>
              <w:rFonts w:cstheme="minorBidi"/>
              <w:noProof/>
            </w:rPr>
            <w:pPrChange w:id="98" w:author="Pukuta Mwanza" w:date="2022-08-05T17:55:00Z">
              <w:pPr>
                <w:pStyle w:val="TOC1"/>
                <w:tabs>
                  <w:tab w:val="right" w:leader="dot" w:pos="9016"/>
                </w:tabs>
              </w:pPr>
            </w:pPrChange>
          </w:pPr>
          <w:r>
            <w:fldChar w:fldCharType="begin"/>
          </w:r>
          <w:r>
            <w:instrText xml:space="preserve"> HYPERLINK \l "_Toc109380187" </w:instrText>
          </w:r>
          <w:r>
            <w:fldChar w:fldCharType="separate"/>
          </w:r>
          <w:r w:rsidR="0036547E" w:rsidRPr="00AE0B01">
            <w:rPr>
              <w:rStyle w:val="Hyperlink"/>
              <w:rFonts w:ascii="Times New Roman" w:hAnsi="Times New Roman"/>
              <w:b/>
              <w:bCs/>
              <w:noProof/>
            </w:rPr>
            <w:t>8.1 Limitations</w:t>
          </w:r>
          <w:r w:rsidR="0036547E">
            <w:rPr>
              <w:noProof/>
              <w:webHidden/>
            </w:rPr>
            <w:tab/>
          </w:r>
          <w:r w:rsidR="0036547E">
            <w:rPr>
              <w:noProof/>
              <w:webHidden/>
            </w:rPr>
            <w:fldChar w:fldCharType="begin"/>
          </w:r>
          <w:r w:rsidR="0036547E">
            <w:rPr>
              <w:noProof/>
              <w:webHidden/>
            </w:rPr>
            <w:instrText xml:space="preserve"> PAGEREF _Toc109380187 \h </w:instrText>
          </w:r>
          <w:r w:rsidR="0036547E">
            <w:rPr>
              <w:noProof/>
              <w:webHidden/>
            </w:rPr>
          </w:r>
          <w:r w:rsidR="0036547E">
            <w:rPr>
              <w:noProof/>
              <w:webHidden/>
            </w:rPr>
            <w:fldChar w:fldCharType="separate"/>
          </w:r>
          <w:r w:rsidR="00D24509">
            <w:rPr>
              <w:noProof/>
              <w:webHidden/>
            </w:rPr>
            <w:t>41</w:t>
          </w:r>
          <w:r w:rsidR="0036547E">
            <w:rPr>
              <w:noProof/>
              <w:webHidden/>
            </w:rPr>
            <w:fldChar w:fldCharType="end"/>
          </w:r>
          <w:r>
            <w:rPr>
              <w:noProof/>
            </w:rPr>
            <w:fldChar w:fldCharType="end"/>
          </w:r>
        </w:p>
        <w:p w14:paraId="14C7B58A" w14:textId="3CACCD49" w:rsidR="0036547E" w:rsidRDefault="00A167FE" w:rsidP="004B5FB5">
          <w:pPr>
            <w:pStyle w:val="TOC1"/>
            <w:rPr>
              <w:rFonts w:cstheme="minorBidi"/>
              <w:noProof/>
            </w:rPr>
            <w:pPrChange w:id="99" w:author="Pukuta Mwanza" w:date="2022-08-05T17:55:00Z">
              <w:pPr>
                <w:pStyle w:val="TOC1"/>
                <w:tabs>
                  <w:tab w:val="right" w:leader="dot" w:pos="9016"/>
                </w:tabs>
              </w:pPr>
            </w:pPrChange>
          </w:pPr>
          <w:r>
            <w:fldChar w:fldCharType="begin"/>
          </w:r>
          <w:r>
            <w:instrText xml:space="preserve"> HYPERLINK \l "_Toc109380188" </w:instrText>
          </w:r>
          <w:r>
            <w:fldChar w:fldCharType="separate"/>
          </w:r>
          <w:r w:rsidR="0036547E" w:rsidRPr="00AE0B01">
            <w:rPr>
              <w:rStyle w:val="Hyperlink"/>
              <w:rFonts w:ascii="Times New Roman" w:hAnsi="Times New Roman"/>
              <w:b/>
              <w:bCs/>
              <w:noProof/>
            </w:rPr>
            <w:t>8.2 Benefits</w:t>
          </w:r>
          <w:r w:rsidR="0036547E">
            <w:rPr>
              <w:noProof/>
              <w:webHidden/>
            </w:rPr>
            <w:tab/>
          </w:r>
          <w:r w:rsidR="0036547E">
            <w:rPr>
              <w:noProof/>
              <w:webHidden/>
            </w:rPr>
            <w:fldChar w:fldCharType="begin"/>
          </w:r>
          <w:r w:rsidR="0036547E">
            <w:rPr>
              <w:noProof/>
              <w:webHidden/>
            </w:rPr>
            <w:instrText xml:space="preserve"> PAGEREF _Toc109380188 \h </w:instrText>
          </w:r>
          <w:r w:rsidR="0036547E">
            <w:rPr>
              <w:noProof/>
              <w:webHidden/>
            </w:rPr>
          </w:r>
          <w:r w:rsidR="0036547E">
            <w:rPr>
              <w:noProof/>
              <w:webHidden/>
            </w:rPr>
            <w:fldChar w:fldCharType="separate"/>
          </w:r>
          <w:r w:rsidR="00D24509">
            <w:rPr>
              <w:noProof/>
              <w:webHidden/>
            </w:rPr>
            <w:t>43</w:t>
          </w:r>
          <w:r w:rsidR="0036547E">
            <w:rPr>
              <w:noProof/>
              <w:webHidden/>
            </w:rPr>
            <w:fldChar w:fldCharType="end"/>
          </w:r>
          <w:r>
            <w:rPr>
              <w:noProof/>
            </w:rPr>
            <w:fldChar w:fldCharType="end"/>
          </w:r>
        </w:p>
        <w:p w14:paraId="4C8C39B0" w14:textId="24FA6F82" w:rsidR="0036547E" w:rsidRDefault="00A167FE" w:rsidP="004B5FB5">
          <w:pPr>
            <w:pStyle w:val="TOC1"/>
            <w:rPr>
              <w:rFonts w:cstheme="minorBidi"/>
              <w:noProof/>
            </w:rPr>
            <w:pPrChange w:id="100" w:author="Pukuta Mwanza" w:date="2022-08-05T17:55:00Z">
              <w:pPr>
                <w:pStyle w:val="TOC1"/>
                <w:tabs>
                  <w:tab w:val="right" w:leader="dot" w:pos="9016"/>
                </w:tabs>
              </w:pPr>
            </w:pPrChange>
          </w:pPr>
          <w:r>
            <w:fldChar w:fldCharType="begin"/>
          </w:r>
          <w:r>
            <w:instrText xml:space="preserve"> HYPERLINK \l "_Toc109380189" </w:instrText>
          </w:r>
          <w:r>
            <w:fldChar w:fldCharType="separate"/>
          </w:r>
          <w:r w:rsidR="0036547E" w:rsidRPr="00AE0B01">
            <w:rPr>
              <w:rStyle w:val="Hyperlink"/>
              <w:rFonts w:ascii="Times New Roman" w:hAnsi="Times New Roman"/>
              <w:b/>
              <w:bCs/>
              <w:noProof/>
            </w:rPr>
            <w:t>CHAPTER NINE - CONCLUSIION</w:t>
          </w:r>
          <w:r w:rsidR="0036547E">
            <w:rPr>
              <w:noProof/>
              <w:webHidden/>
            </w:rPr>
            <w:tab/>
          </w:r>
          <w:r w:rsidR="0036547E">
            <w:rPr>
              <w:noProof/>
              <w:webHidden/>
            </w:rPr>
            <w:fldChar w:fldCharType="begin"/>
          </w:r>
          <w:r w:rsidR="0036547E">
            <w:rPr>
              <w:noProof/>
              <w:webHidden/>
            </w:rPr>
            <w:instrText xml:space="preserve"> PAGEREF _Toc109380189 \h </w:instrText>
          </w:r>
          <w:r w:rsidR="0036547E">
            <w:rPr>
              <w:noProof/>
              <w:webHidden/>
            </w:rPr>
          </w:r>
          <w:r w:rsidR="0036547E">
            <w:rPr>
              <w:noProof/>
              <w:webHidden/>
            </w:rPr>
            <w:fldChar w:fldCharType="separate"/>
          </w:r>
          <w:r w:rsidR="00D24509">
            <w:rPr>
              <w:noProof/>
              <w:webHidden/>
            </w:rPr>
            <w:t>43</w:t>
          </w:r>
          <w:r w:rsidR="0036547E">
            <w:rPr>
              <w:noProof/>
              <w:webHidden/>
            </w:rPr>
            <w:fldChar w:fldCharType="end"/>
          </w:r>
          <w:r>
            <w:rPr>
              <w:noProof/>
            </w:rPr>
            <w:fldChar w:fldCharType="end"/>
          </w:r>
        </w:p>
        <w:p w14:paraId="3A8DE483" w14:textId="7F14B073" w:rsidR="0036547E" w:rsidRDefault="00A167FE" w:rsidP="004B5FB5">
          <w:pPr>
            <w:pStyle w:val="TOC1"/>
            <w:rPr>
              <w:rFonts w:cstheme="minorBidi"/>
              <w:noProof/>
            </w:rPr>
            <w:pPrChange w:id="101" w:author="Pukuta Mwanza" w:date="2022-08-05T17:55:00Z">
              <w:pPr>
                <w:pStyle w:val="TOC1"/>
                <w:tabs>
                  <w:tab w:val="right" w:leader="dot" w:pos="9016"/>
                </w:tabs>
              </w:pPr>
            </w:pPrChange>
          </w:pPr>
          <w:r>
            <w:fldChar w:fldCharType="begin"/>
          </w:r>
          <w:r>
            <w:instrText xml:space="preserve"> HYPERLINK \l "_Toc109380190" </w:instrText>
          </w:r>
          <w:r>
            <w:fldChar w:fldCharType="separate"/>
          </w:r>
          <w:r w:rsidR="0036547E" w:rsidRPr="00AE0B01">
            <w:rPr>
              <w:rStyle w:val="Hyperlink"/>
              <w:rFonts w:ascii="Times New Roman" w:hAnsi="Times New Roman"/>
              <w:b/>
              <w:bCs/>
              <w:noProof/>
            </w:rPr>
            <w:t>References.</w:t>
          </w:r>
          <w:r w:rsidR="0036547E">
            <w:rPr>
              <w:noProof/>
              <w:webHidden/>
            </w:rPr>
            <w:tab/>
          </w:r>
          <w:r w:rsidR="0036547E">
            <w:rPr>
              <w:noProof/>
              <w:webHidden/>
            </w:rPr>
            <w:fldChar w:fldCharType="begin"/>
          </w:r>
          <w:r w:rsidR="0036547E">
            <w:rPr>
              <w:noProof/>
              <w:webHidden/>
            </w:rPr>
            <w:instrText xml:space="preserve"> PAGEREF _Toc109380190 \h </w:instrText>
          </w:r>
          <w:r w:rsidR="0036547E">
            <w:rPr>
              <w:noProof/>
              <w:webHidden/>
            </w:rPr>
          </w:r>
          <w:r w:rsidR="0036547E">
            <w:rPr>
              <w:noProof/>
              <w:webHidden/>
            </w:rPr>
            <w:fldChar w:fldCharType="separate"/>
          </w:r>
          <w:r w:rsidR="00D24509">
            <w:rPr>
              <w:noProof/>
              <w:webHidden/>
            </w:rPr>
            <w:t>44</w:t>
          </w:r>
          <w:r w:rsidR="0036547E">
            <w:rPr>
              <w:noProof/>
              <w:webHidden/>
            </w:rPr>
            <w:fldChar w:fldCharType="end"/>
          </w:r>
          <w:r>
            <w:rPr>
              <w:noProof/>
            </w:rPr>
            <w:fldChar w:fldCharType="end"/>
          </w:r>
        </w:p>
        <w:p w14:paraId="70844BAE" w14:textId="4DF31B61" w:rsidR="0036547E" w:rsidRDefault="00A167FE" w:rsidP="004B5FB5">
          <w:pPr>
            <w:pStyle w:val="TOC1"/>
            <w:rPr>
              <w:rFonts w:cstheme="minorBidi"/>
              <w:noProof/>
            </w:rPr>
            <w:pPrChange w:id="102" w:author="Pukuta Mwanza" w:date="2022-08-05T17:55:00Z">
              <w:pPr>
                <w:pStyle w:val="TOC1"/>
                <w:tabs>
                  <w:tab w:val="right" w:leader="dot" w:pos="9016"/>
                </w:tabs>
              </w:pPr>
            </w:pPrChange>
          </w:pPr>
          <w:r>
            <w:fldChar w:fldCharType="begin"/>
          </w:r>
          <w:r>
            <w:instrText xml:space="preserve"> HYPE</w:instrText>
          </w:r>
          <w:r>
            <w:instrText xml:space="preserve">RLINK \l "_Toc109380191" </w:instrText>
          </w:r>
          <w:r>
            <w:fldChar w:fldCharType="separate"/>
          </w:r>
          <w:r w:rsidR="0036547E" w:rsidRPr="00AE0B01">
            <w:rPr>
              <w:rStyle w:val="Hyperlink"/>
              <w:rFonts w:ascii="Times New Roman" w:hAnsi="Times New Roman"/>
              <w:b/>
              <w:bCs/>
              <w:noProof/>
            </w:rPr>
            <w:t>APPENDICES</w:t>
          </w:r>
          <w:r w:rsidR="0036547E">
            <w:rPr>
              <w:noProof/>
              <w:webHidden/>
            </w:rPr>
            <w:tab/>
          </w:r>
          <w:r w:rsidR="0036547E">
            <w:rPr>
              <w:noProof/>
              <w:webHidden/>
            </w:rPr>
            <w:fldChar w:fldCharType="begin"/>
          </w:r>
          <w:r w:rsidR="0036547E">
            <w:rPr>
              <w:noProof/>
              <w:webHidden/>
            </w:rPr>
            <w:instrText xml:space="preserve"> PAGEREF _Toc109380191 \h </w:instrText>
          </w:r>
          <w:r w:rsidR="0036547E">
            <w:rPr>
              <w:noProof/>
              <w:webHidden/>
            </w:rPr>
          </w:r>
          <w:r w:rsidR="0036547E">
            <w:rPr>
              <w:noProof/>
              <w:webHidden/>
            </w:rPr>
            <w:fldChar w:fldCharType="separate"/>
          </w:r>
          <w:r w:rsidR="00D24509">
            <w:rPr>
              <w:noProof/>
              <w:webHidden/>
            </w:rPr>
            <w:t>50</w:t>
          </w:r>
          <w:r w:rsidR="0036547E">
            <w:rPr>
              <w:noProof/>
              <w:webHidden/>
            </w:rPr>
            <w:fldChar w:fldCharType="end"/>
          </w:r>
          <w:r>
            <w:rPr>
              <w:noProof/>
            </w:rPr>
            <w:fldChar w:fldCharType="end"/>
          </w:r>
        </w:p>
        <w:p w14:paraId="1E58471A" w14:textId="5A7B044E" w:rsidR="0036547E" w:rsidRDefault="00A167FE" w:rsidP="004B5FB5">
          <w:pPr>
            <w:pStyle w:val="TOC1"/>
            <w:rPr>
              <w:rFonts w:cstheme="minorBidi"/>
              <w:noProof/>
            </w:rPr>
            <w:pPrChange w:id="103" w:author="Pukuta Mwanza" w:date="2022-08-05T17:55:00Z">
              <w:pPr>
                <w:pStyle w:val="TOC1"/>
                <w:tabs>
                  <w:tab w:val="right" w:leader="dot" w:pos="9016"/>
                </w:tabs>
              </w:pPr>
            </w:pPrChange>
          </w:pPr>
          <w:r>
            <w:fldChar w:fldCharType="begin"/>
          </w:r>
          <w:r>
            <w:instrText xml:space="preserve"> HYPERLINK \l "_Toc109380192" </w:instrText>
          </w:r>
          <w:r>
            <w:fldChar w:fldCharType="separate"/>
          </w:r>
          <w:r w:rsidR="0036547E" w:rsidRPr="00AE0B01">
            <w:rPr>
              <w:rStyle w:val="Hyperlink"/>
              <w:rFonts w:ascii="Times New Roman" w:hAnsi="Times New Roman"/>
              <w:b/>
              <w:bCs/>
              <w:noProof/>
            </w:rPr>
            <w:t>Installation Manual</w:t>
          </w:r>
          <w:r w:rsidR="0036547E">
            <w:rPr>
              <w:noProof/>
              <w:webHidden/>
            </w:rPr>
            <w:tab/>
          </w:r>
          <w:r w:rsidR="0036547E">
            <w:rPr>
              <w:noProof/>
              <w:webHidden/>
            </w:rPr>
            <w:fldChar w:fldCharType="begin"/>
          </w:r>
          <w:r w:rsidR="0036547E">
            <w:rPr>
              <w:noProof/>
              <w:webHidden/>
            </w:rPr>
            <w:instrText xml:space="preserve"> PAGEREF _Toc109380192 \h </w:instrText>
          </w:r>
          <w:r w:rsidR="0036547E">
            <w:rPr>
              <w:noProof/>
              <w:webHidden/>
            </w:rPr>
          </w:r>
          <w:r w:rsidR="0036547E">
            <w:rPr>
              <w:noProof/>
              <w:webHidden/>
            </w:rPr>
            <w:fldChar w:fldCharType="separate"/>
          </w:r>
          <w:r w:rsidR="00D24509">
            <w:rPr>
              <w:noProof/>
              <w:webHidden/>
            </w:rPr>
            <w:t>50</w:t>
          </w:r>
          <w:r w:rsidR="0036547E">
            <w:rPr>
              <w:noProof/>
              <w:webHidden/>
            </w:rPr>
            <w:fldChar w:fldCharType="end"/>
          </w:r>
          <w:r>
            <w:rPr>
              <w:noProof/>
            </w:rPr>
            <w:fldChar w:fldCharType="end"/>
          </w:r>
        </w:p>
        <w:p w14:paraId="3C78ADC0" w14:textId="4D033A12" w:rsidR="008969C6" w:rsidRPr="000A54A5" w:rsidRDefault="008969C6">
          <w:pPr>
            <w:rPr>
              <w:rFonts w:ascii="Times New Roman" w:hAnsi="Times New Roman" w:cs="Times New Roman"/>
              <w:sz w:val="24"/>
              <w:szCs w:val="24"/>
            </w:rPr>
          </w:pPr>
          <w:r w:rsidRPr="000A54A5">
            <w:rPr>
              <w:rFonts w:ascii="Times New Roman" w:hAnsi="Times New Roman" w:cs="Times New Roman"/>
              <w:b/>
              <w:bCs/>
              <w:noProof/>
              <w:sz w:val="24"/>
              <w:szCs w:val="24"/>
            </w:rPr>
            <w:fldChar w:fldCharType="end"/>
          </w:r>
        </w:p>
      </w:sdtContent>
    </w:sdt>
    <w:p w14:paraId="2B841B31" w14:textId="7A097E78" w:rsidR="00770934" w:rsidRPr="000A54A5" w:rsidRDefault="00770934" w:rsidP="00770934">
      <w:pPr>
        <w:spacing w:line="360" w:lineRule="auto"/>
        <w:rPr>
          <w:rFonts w:ascii="Times New Roman" w:hAnsi="Times New Roman" w:cs="Times New Roman"/>
          <w:b/>
          <w:bCs/>
          <w:sz w:val="24"/>
          <w:szCs w:val="24"/>
        </w:rPr>
      </w:pPr>
    </w:p>
    <w:p w14:paraId="5945C863" w14:textId="65257579" w:rsidR="00287480" w:rsidRPr="000A54A5" w:rsidRDefault="00287480" w:rsidP="00770934">
      <w:pPr>
        <w:spacing w:line="360" w:lineRule="auto"/>
        <w:rPr>
          <w:rFonts w:ascii="Times New Roman" w:hAnsi="Times New Roman" w:cs="Times New Roman"/>
          <w:b/>
          <w:bCs/>
          <w:sz w:val="24"/>
          <w:szCs w:val="24"/>
        </w:rPr>
      </w:pPr>
    </w:p>
    <w:p w14:paraId="6918984B" w14:textId="6F976051" w:rsidR="00287480" w:rsidRPr="000A54A5" w:rsidRDefault="00287480" w:rsidP="00770934">
      <w:pPr>
        <w:spacing w:line="360" w:lineRule="auto"/>
        <w:rPr>
          <w:rFonts w:ascii="Times New Roman" w:hAnsi="Times New Roman" w:cs="Times New Roman"/>
          <w:b/>
          <w:bCs/>
          <w:sz w:val="24"/>
          <w:szCs w:val="24"/>
        </w:rPr>
      </w:pPr>
    </w:p>
    <w:p w14:paraId="1D56F2EC" w14:textId="2BB20600" w:rsidR="00287480" w:rsidRPr="000A54A5" w:rsidRDefault="00287480" w:rsidP="00770934">
      <w:pPr>
        <w:spacing w:line="360" w:lineRule="auto"/>
        <w:rPr>
          <w:rFonts w:ascii="Times New Roman" w:hAnsi="Times New Roman" w:cs="Times New Roman"/>
          <w:b/>
          <w:bCs/>
          <w:sz w:val="24"/>
          <w:szCs w:val="24"/>
        </w:rPr>
      </w:pPr>
    </w:p>
    <w:p w14:paraId="679D05AA" w14:textId="0DEF3888" w:rsidR="00287480" w:rsidRPr="000A54A5" w:rsidRDefault="00287480" w:rsidP="00770934">
      <w:pPr>
        <w:spacing w:line="360" w:lineRule="auto"/>
        <w:rPr>
          <w:rFonts w:ascii="Times New Roman" w:hAnsi="Times New Roman" w:cs="Times New Roman"/>
          <w:b/>
          <w:bCs/>
          <w:sz w:val="24"/>
          <w:szCs w:val="24"/>
        </w:rPr>
      </w:pPr>
    </w:p>
    <w:p w14:paraId="2D5870DB" w14:textId="34EE44EC" w:rsidR="00287480" w:rsidRPr="000A54A5" w:rsidRDefault="00287480" w:rsidP="00770934">
      <w:pPr>
        <w:spacing w:line="360" w:lineRule="auto"/>
        <w:rPr>
          <w:rFonts w:ascii="Times New Roman" w:hAnsi="Times New Roman" w:cs="Times New Roman"/>
          <w:b/>
          <w:bCs/>
          <w:sz w:val="24"/>
          <w:szCs w:val="24"/>
        </w:rPr>
      </w:pPr>
    </w:p>
    <w:p w14:paraId="0542344A" w14:textId="7A005BC6" w:rsidR="005123E7" w:rsidRPr="000A54A5" w:rsidRDefault="004B5FB5" w:rsidP="00770934">
      <w:pPr>
        <w:spacing w:line="360" w:lineRule="auto"/>
        <w:jc w:val="center"/>
        <w:rPr>
          <w:rFonts w:ascii="Times New Roman" w:hAnsi="Times New Roman" w:cs="Times New Roman"/>
          <w:b/>
          <w:bCs/>
          <w:sz w:val="24"/>
          <w:szCs w:val="24"/>
        </w:rPr>
        <w:sectPr w:rsidR="005123E7" w:rsidRPr="000A54A5" w:rsidSect="000C5516">
          <w:headerReference w:type="default" r:id="rId10"/>
          <w:footerReference w:type="default" r:id="rId11"/>
          <w:pgSz w:w="11906" w:h="16838"/>
          <w:pgMar w:top="1440" w:right="1440" w:bottom="1440" w:left="1440" w:header="708" w:footer="708" w:gutter="0"/>
          <w:pgNumType w:fmt="lowerRoman" w:start="1"/>
          <w:cols w:space="708"/>
          <w:docGrid w:linePitch="360"/>
        </w:sectPr>
      </w:pPr>
      <w:ins w:id="104" w:author="Pukuta Mwanza" w:date="2022-08-05T17:56:00Z">
        <w:r w:rsidRPr="00320661">
          <w:drawing>
            <wp:inline distT="0" distB="0" distL="0" distR="0" wp14:anchorId="7ACDAE17" wp14:editId="3E151B58">
              <wp:extent cx="5731510" cy="3178175"/>
              <wp:effectExtent l="0" t="0" r="2540" b="3175"/>
              <wp:docPr id="5" name="Picture 5" descr="C:\Users\HP\Pictures\Screenshots\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7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78175"/>
                      </a:xfrm>
                      <a:prstGeom prst="rect">
                        <a:avLst/>
                      </a:prstGeom>
                      <a:noFill/>
                      <a:ln>
                        <a:noFill/>
                      </a:ln>
                    </pic:spPr>
                  </pic:pic>
                </a:graphicData>
              </a:graphic>
            </wp:inline>
          </w:drawing>
        </w:r>
      </w:ins>
    </w:p>
    <w:p w14:paraId="57BA13BE" w14:textId="2791B991" w:rsidR="00C73F0E" w:rsidRPr="000A54A5" w:rsidRDefault="00C73F0E" w:rsidP="00C73F0E">
      <w:pPr>
        <w:pStyle w:val="Heading1"/>
        <w:jc w:val="center"/>
        <w:rPr>
          <w:rFonts w:ascii="Times New Roman" w:hAnsi="Times New Roman" w:cs="Times New Roman"/>
          <w:b/>
          <w:bCs/>
          <w:color w:val="auto"/>
          <w:sz w:val="24"/>
          <w:szCs w:val="24"/>
        </w:rPr>
      </w:pPr>
      <w:bookmarkStart w:id="105" w:name="_Toc109380139"/>
      <w:r w:rsidRPr="000A54A5">
        <w:rPr>
          <w:rFonts w:ascii="Times New Roman" w:hAnsi="Times New Roman" w:cs="Times New Roman"/>
          <w:b/>
          <w:bCs/>
          <w:color w:val="auto"/>
          <w:sz w:val="24"/>
          <w:szCs w:val="24"/>
        </w:rPr>
        <w:lastRenderedPageBreak/>
        <w:t>PART</w:t>
      </w:r>
      <w:r w:rsidR="002314BB" w:rsidRPr="000A54A5">
        <w:rPr>
          <w:rFonts w:ascii="Times New Roman" w:hAnsi="Times New Roman" w:cs="Times New Roman"/>
          <w:b/>
          <w:bCs/>
          <w:color w:val="auto"/>
          <w:sz w:val="24"/>
          <w:szCs w:val="24"/>
        </w:rPr>
        <w:t xml:space="preserve"> ONE</w:t>
      </w:r>
      <w:r w:rsidR="00ED76F9" w:rsidRPr="000A54A5">
        <w:rPr>
          <w:rFonts w:ascii="Times New Roman" w:hAnsi="Times New Roman" w:cs="Times New Roman"/>
          <w:b/>
          <w:bCs/>
          <w:color w:val="auto"/>
          <w:sz w:val="24"/>
          <w:szCs w:val="24"/>
        </w:rPr>
        <w:t xml:space="preserve"> </w:t>
      </w:r>
      <w:r w:rsidRPr="000A54A5">
        <w:rPr>
          <w:rFonts w:ascii="Times New Roman" w:hAnsi="Times New Roman" w:cs="Times New Roman"/>
          <w:b/>
          <w:bCs/>
          <w:color w:val="auto"/>
          <w:sz w:val="24"/>
          <w:szCs w:val="24"/>
        </w:rPr>
        <w:t>–</w:t>
      </w:r>
      <w:r w:rsidR="00ED76F9" w:rsidRPr="000A54A5">
        <w:rPr>
          <w:rFonts w:ascii="Times New Roman" w:hAnsi="Times New Roman" w:cs="Times New Roman"/>
          <w:b/>
          <w:bCs/>
          <w:color w:val="auto"/>
          <w:sz w:val="24"/>
          <w:szCs w:val="24"/>
        </w:rPr>
        <w:t xml:space="preserve"> INTRODUCTION</w:t>
      </w:r>
      <w:bookmarkEnd w:id="105"/>
    </w:p>
    <w:p w14:paraId="1C88C5D9" w14:textId="0C02F4E0" w:rsidR="00C73F0E" w:rsidRPr="000A54A5" w:rsidRDefault="00C73F0E" w:rsidP="00C73F0E">
      <w:pPr>
        <w:rPr>
          <w:rFonts w:ascii="Times New Roman" w:hAnsi="Times New Roman" w:cs="Times New Roman"/>
          <w:sz w:val="24"/>
          <w:szCs w:val="24"/>
        </w:rPr>
      </w:pPr>
      <w:r w:rsidRPr="000A54A5">
        <w:rPr>
          <w:rFonts w:ascii="Times New Roman" w:hAnsi="Times New Roman" w:cs="Times New Roman"/>
          <w:sz w:val="24"/>
          <w:szCs w:val="24"/>
        </w:rPr>
        <w:t xml:space="preserve">            </w:t>
      </w:r>
    </w:p>
    <w:p w14:paraId="6F586F01" w14:textId="63B7F7B7" w:rsidR="00C73F0E" w:rsidRPr="000A54A5" w:rsidRDefault="00C73F0E" w:rsidP="00C73F0E">
      <w:pPr>
        <w:pStyle w:val="Heading1"/>
        <w:spacing w:line="360" w:lineRule="auto"/>
        <w:rPr>
          <w:rFonts w:ascii="Times New Roman" w:hAnsi="Times New Roman" w:cs="Times New Roman"/>
          <w:b/>
          <w:bCs/>
          <w:sz w:val="24"/>
          <w:szCs w:val="24"/>
        </w:rPr>
      </w:pPr>
      <w:r w:rsidRPr="000A54A5">
        <w:rPr>
          <w:rFonts w:ascii="Times New Roman" w:hAnsi="Times New Roman" w:cs="Times New Roman"/>
          <w:b/>
          <w:bCs/>
          <w:sz w:val="24"/>
          <w:szCs w:val="24"/>
        </w:rPr>
        <w:t xml:space="preserve">                                         </w:t>
      </w:r>
      <w:bookmarkStart w:id="106" w:name="_Toc109380140"/>
      <w:r w:rsidRPr="000A54A5">
        <w:rPr>
          <w:rFonts w:ascii="Times New Roman" w:hAnsi="Times New Roman" w:cs="Times New Roman"/>
          <w:b/>
          <w:bCs/>
          <w:sz w:val="24"/>
          <w:szCs w:val="24"/>
        </w:rPr>
        <w:t>ABSTRACT</w:t>
      </w:r>
      <w:bookmarkEnd w:id="106"/>
    </w:p>
    <w:p w14:paraId="4775D337" w14:textId="035A19D4" w:rsidR="00C73F0E" w:rsidRPr="000A54A5" w:rsidRDefault="00C73F0E" w:rsidP="00C73F0E">
      <w:pPr>
        <w:rPr>
          <w:rFonts w:ascii="Times New Roman" w:hAnsi="Times New Roman" w:cs="Times New Roman"/>
          <w:sz w:val="24"/>
          <w:szCs w:val="24"/>
        </w:rPr>
      </w:pPr>
      <w:r w:rsidRPr="000A54A5">
        <w:rPr>
          <w:rFonts w:ascii="Times New Roman" w:hAnsi="Times New Roman" w:cs="Times New Roman"/>
          <w:sz w:val="24"/>
          <w:szCs w:val="24"/>
        </w:rPr>
        <w:t>Agriculture as an old profession dates back to the early Stone Age and considering the consistent paradigm shifts and evolution of humanity, there is an urgent need to embrace and appreciate the power of technology. The Agro sector remains vigilant to face the challenges of change by employing new strategic advancements that facilitate the efficiency and effectiveness of agricultural production such as the diesel engine tractors and other equipment with hydrodynamic capabilities which help to overcome food challenges and meet the increasing demand for food, increase food productivity and industrialization.</w:t>
      </w:r>
    </w:p>
    <w:p w14:paraId="2AFB076B" w14:textId="5A1E9C0A" w:rsidR="00C73F0E" w:rsidRPr="000A54A5" w:rsidRDefault="003D66F1" w:rsidP="00C73F0E">
      <w:pPr>
        <w:rPr>
          <w:rFonts w:ascii="Times New Roman" w:hAnsi="Times New Roman" w:cs="Times New Roman"/>
          <w:sz w:val="24"/>
          <w:szCs w:val="24"/>
        </w:rPr>
      </w:pPr>
      <w:r w:rsidRPr="000A54A5">
        <w:rPr>
          <w:rFonts w:ascii="Times New Roman" w:hAnsi="Times New Roman" w:cs="Times New Roman"/>
          <w:sz w:val="24"/>
          <w:szCs w:val="24"/>
        </w:rPr>
        <w:t xml:space="preserve">The researcher participated in an internship program where the organization trains new and old farmers on a variety of topics in agriculture, the researcher observed that farmers are still using orthodox methods of farming and cultivation in Zambia is mostly non-mechanized, and the sector is overwhelmingly rain-fed because large capital investments are needed to acquire farming equipment. Despite how expensive it might seem to gain entry into the industry, given the necessary equipment agriculture is very profitable for the individual and the nation at large. </w:t>
      </w:r>
    </w:p>
    <w:p w14:paraId="35D8971A" w14:textId="29BE531E" w:rsidR="003D66F1" w:rsidRPr="000A54A5" w:rsidRDefault="003D66F1" w:rsidP="003D66F1">
      <w:pPr>
        <w:rPr>
          <w:rFonts w:ascii="Times New Roman" w:hAnsi="Times New Roman" w:cs="Times New Roman"/>
          <w:sz w:val="24"/>
          <w:szCs w:val="24"/>
        </w:rPr>
      </w:pPr>
      <w:r w:rsidRPr="000A54A5">
        <w:rPr>
          <w:rFonts w:ascii="Times New Roman" w:hAnsi="Times New Roman" w:cs="Times New Roman"/>
          <w:sz w:val="24"/>
          <w:szCs w:val="24"/>
        </w:rPr>
        <w:t xml:space="preserve">Considering those facts, the researcher </w:t>
      </w:r>
      <w:r w:rsidR="00C73F0E" w:rsidRPr="000A54A5">
        <w:rPr>
          <w:rFonts w:ascii="Times New Roman" w:hAnsi="Times New Roman" w:cs="Times New Roman"/>
          <w:sz w:val="24"/>
          <w:szCs w:val="24"/>
        </w:rPr>
        <w:t>decided to de</w:t>
      </w:r>
      <w:r w:rsidRPr="000A54A5">
        <w:rPr>
          <w:rFonts w:ascii="Times New Roman" w:hAnsi="Times New Roman" w:cs="Times New Roman"/>
          <w:sz w:val="24"/>
          <w:szCs w:val="24"/>
        </w:rPr>
        <w:t xml:space="preserve">velop farm equipment hiring system that enables farmers who cannot afford to purchase expensive farm equipment, to purchase them for hire at </w:t>
      </w:r>
      <w:del w:id="107" w:author="Pukuta Mwanza" w:date="2022-08-05T17:48:00Z">
        <w:r w:rsidRPr="000A54A5" w:rsidDel="00170062">
          <w:rPr>
            <w:rFonts w:ascii="Times New Roman" w:hAnsi="Times New Roman" w:cs="Times New Roman"/>
            <w:sz w:val="24"/>
            <w:szCs w:val="24"/>
          </w:rPr>
          <w:delText>a an</w:delText>
        </w:r>
      </w:del>
      <w:ins w:id="108" w:author="Pukuta Mwanza" w:date="2022-08-05T17:48:00Z">
        <w:r w:rsidR="00170062" w:rsidRPr="000A54A5">
          <w:rPr>
            <w:rFonts w:ascii="Times New Roman" w:hAnsi="Times New Roman" w:cs="Times New Roman"/>
            <w:sz w:val="24"/>
            <w:szCs w:val="24"/>
          </w:rPr>
          <w:t>an</w:t>
        </w:r>
      </w:ins>
      <w:r w:rsidRPr="000A54A5">
        <w:rPr>
          <w:rFonts w:ascii="Times New Roman" w:hAnsi="Times New Roman" w:cs="Times New Roman"/>
          <w:sz w:val="24"/>
          <w:szCs w:val="24"/>
        </w:rPr>
        <w:t xml:space="preserve"> affordable rate. The system will be a web-based website that will be accessible to farmers that have access to an internet connection.</w:t>
      </w:r>
    </w:p>
    <w:p w14:paraId="5F631CE6" w14:textId="40E016DC" w:rsidR="003D66F1" w:rsidRPr="000A54A5" w:rsidRDefault="003D66F1" w:rsidP="003D66F1">
      <w:pPr>
        <w:rPr>
          <w:rFonts w:ascii="Times New Roman" w:hAnsi="Times New Roman" w:cs="Times New Roman"/>
          <w:sz w:val="24"/>
          <w:szCs w:val="24"/>
        </w:rPr>
      </w:pPr>
      <w:r w:rsidRPr="000A54A5">
        <w:rPr>
          <w:rFonts w:ascii="Times New Roman" w:hAnsi="Times New Roman" w:cs="Times New Roman"/>
          <w:sz w:val="24"/>
          <w:szCs w:val="24"/>
        </w:rPr>
        <w:t>The equipment owners will upload photos, description of the product and prices per hour on the website. Farmers will then select their desired equipment from the available dates and the system will calculate the total amount. With this solution the farmer may start their farming activities without high capital costs.</w:t>
      </w:r>
    </w:p>
    <w:p w14:paraId="51298FCB" w14:textId="200E4B15" w:rsidR="003D66F1" w:rsidRPr="000A54A5" w:rsidRDefault="003D66F1" w:rsidP="003D66F1">
      <w:pPr>
        <w:rPr>
          <w:rFonts w:ascii="Times New Roman" w:hAnsi="Times New Roman" w:cs="Times New Roman"/>
          <w:sz w:val="24"/>
          <w:szCs w:val="24"/>
        </w:rPr>
      </w:pPr>
    </w:p>
    <w:p w14:paraId="06793EB4" w14:textId="1F42D510" w:rsidR="00C73F0E" w:rsidRPr="000A54A5" w:rsidRDefault="00C73F0E" w:rsidP="00C73F0E">
      <w:pPr>
        <w:rPr>
          <w:rFonts w:ascii="Times New Roman" w:hAnsi="Times New Roman" w:cs="Times New Roman"/>
          <w:color w:val="70AD47" w:themeColor="accent6"/>
          <w:sz w:val="24"/>
          <w:szCs w:val="24"/>
        </w:rPr>
      </w:pPr>
    </w:p>
    <w:p w14:paraId="30DD7173" w14:textId="77777777" w:rsidR="00D004F8" w:rsidRPr="000A54A5" w:rsidRDefault="00D004F8" w:rsidP="00770934">
      <w:pPr>
        <w:spacing w:line="360" w:lineRule="auto"/>
        <w:jc w:val="center"/>
        <w:rPr>
          <w:rFonts w:ascii="Times New Roman" w:hAnsi="Times New Roman" w:cs="Times New Roman"/>
          <w:b/>
          <w:bCs/>
          <w:sz w:val="24"/>
          <w:szCs w:val="24"/>
        </w:rPr>
      </w:pPr>
    </w:p>
    <w:p w14:paraId="75917C3B" w14:textId="77777777" w:rsidR="00C73F0E" w:rsidRPr="000A54A5" w:rsidRDefault="00C73F0E" w:rsidP="00770934">
      <w:pPr>
        <w:spacing w:line="360" w:lineRule="auto"/>
        <w:jc w:val="center"/>
        <w:rPr>
          <w:rFonts w:ascii="Times New Roman" w:hAnsi="Times New Roman" w:cs="Times New Roman"/>
          <w:b/>
          <w:bCs/>
          <w:sz w:val="24"/>
          <w:szCs w:val="24"/>
        </w:rPr>
      </w:pPr>
    </w:p>
    <w:p w14:paraId="6957ECF6" w14:textId="77777777" w:rsidR="00C73F0E" w:rsidRPr="000A54A5" w:rsidRDefault="00C73F0E" w:rsidP="00770934">
      <w:pPr>
        <w:spacing w:line="360" w:lineRule="auto"/>
        <w:jc w:val="center"/>
        <w:rPr>
          <w:rFonts w:ascii="Times New Roman" w:hAnsi="Times New Roman" w:cs="Times New Roman"/>
          <w:b/>
          <w:bCs/>
          <w:sz w:val="24"/>
          <w:szCs w:val="24"/>
        </w:rPr>
      </w:pPr>
    </w:p>
    <w:p w14:paraId="6D2A95D2" w14:textId="77777777" w:rsidR="00C73F0E" w:rsidRPr="000A54A5" w:rsidRDefault="00C73F0E" w:rsidP="00770934">
      <w:pPr>
        <w:spacing w:line="360" w:lineRule="auto"/>
        <w:jc w:val="center"/>
        <w:rPr>
          <w:rFonts w:ascii="Times New Roman" w:hAnsi="Times New Roman" w:cs="Times New Roman"/>
          <w:b/>
          <w:bCs/>
          <w:sz w:val="24"/>
          <w:szCs w:val="24"/>
        </w:rPr>
      </w:pPr>
    </w:p>
    <w:p w14:paraId="15C28E2E" w14:textId="77777777" w:rsidR="00C73F0E" w:rsidRPr="000A54A5" w:rsidRDefault="00C73F0E" w:rsidP="00770934">
      <w:pPr>
        <w:spacing w:line="360" w:lineRule="auto"/>
        <w:jc w:val="center"/>
        <w:rPr>
          <w:rFonts w:ascii="Times New Roman" w:hAnsi="Times New Roman" w:cs="Times New Roman"/>
          <w:b/>
          <w:bCs/>
          <w:sz w:val="24"/>
          <w:szCs w:val="24"/>
        </w:rPr>
      </w:pPr>
    </w:p>
    <w:p w14:paraId="63D53BF9" w14:textId="77777777" w:rsidR="00C73F0E" w:rsidRPr="000A54A5" w:rsidRDefault="00C73F0E" w:rsidP="00770934">
      <w:pPr>
        <w:spacing w:line="360" w:lineRule="auto"/>
        <w:jc w:val="center"/>
        <w:rPr>
          <w:rFonts w:ascii="Times New Roman" w:hAnsi="Times New Roman" w:cs="Times New Roman"/>
          <w:b/>
          <w:bCs/>
          <w:sz w:val="24"/>
          <w:szCs w:val="24"/>
        </w:rPr>
      </w:pPr>
    </w:p>
    <w:p w14:paraId="088F1FC9" w14:textId="77777777" w:rsidR="00C73F0E" w:rsidRPr="000A54A5" w:rsidRDefault="00C73F0E" w:rsidP="00C73F0E">
      <w:pPr>
        <w:spacing w:line="360" w:lineRule="auto"/>
        <w:jc w:val="both"/>
        <w:rPr>
          <w:rFonts w:ascii="Times New Roman" w:hAnsi="Times New Roman" w:cs="Times New Roman"/>
          <w:sz w:val="24"/>
          <w:szCs w:val="24"/>
        </w:rPr>
      </w:pPr>
    </w:p>
    <w:p w14:paraId="75C30E39" w14:textId="04F3C37C" w:rsidR="00C73F0E" w:rsidRPr="000A54A5" w:rsidRDefault="00C73F0E" w:rsidP="00C73F0E">
      <w:pPr>
        <w:pStyle w:val="Heading1"/>
        <w:jc w:val="center"/>
        <w:rPr>
          <w:rFonts w:ascii="Times New Roman" w:hAnsi="Times New Roman" w:cs="Times New Roman"/>
          <w:b/>
          <w:bCs/>
          <w:color w:val="auto"/>
          <w:sz w:val="24"/>
          <w:szCs w:val="24"/>
        </w:rPr>
      </w:pPr>
      <w:bookmarkStart w:id="109" w:name="_Toc109380141"/>
      <w:r w:rsidRPr="000A54A5">
        <w:rPr>
          <w:rFonts w:ascii="Times New Roman" w:hAnsi="Times New Roman" w:cs="Times New Roman"/>
          <w:b/>
          <w:bCs/>
          <w:color w:val="auto"/>
          <w:sz w:val="24"/>
          <w:szCs w:val="24"/>
        </w:rPr>
        <w:lastRenderedPageBreak/>
        <w:t>CHAPTER ONE - INTRODUCTION</w:t>
      </w:r>
      <w:bookmarkEnd w:id="109"/>
    </w:p>
    <w:p w14:paraId="05D647DA" w14:textId="77777777" w:rsidR="00C73F0E" w:rsidRPr="000A54A5" w:rsidRDefault="00C73F0E" w:rsidP="00770934">
      <w:pPr>
        <w:spacing w:line="360" w:lineRule="auto"/>
        <w:jc w:val="center"/>
        <w:rPr>
          <w:rFonts w:ascii="Times New Roman" w:hAnsi="Times New Roman" w:cs="Times New Roman"/>
          <w:b/>
          <w:bCs/>
          <w:sz w:val="24"/>
          <w:szCs w:val="24"/>
        </w:rPr>
      </w:pPr>
    </w:p>
    <w:p w14:paraId="32902E43" w14:textId="49A6C753" w:rsidR="00112B46" w:rsidRPr="000A54A5" w:rsidRDefault="005877A6" w:rsidP="00CB4EC4">
      <w:pPr>
        <w:pStyle w:val="Heading1"/>
        <w:numPr>
          <w:ilvl w:val="1"/>
          <w:numId w:val="2"/>
        </w:numPr>
        <w:spacing w:line="360" w:lineRule="auto"/>
        <w:rPr>
          <w:rFonts w:ascii="Times New Roman" w:hAnsi="Times New Roman" w:cs="Times New Roman"/>
          <w:sz w:val="24"/>
          <w:szCs w:val="24"/>
        </w:rPr>
      </w:pPr>
      <w:bookmarkStart w:id="110" w:name="_Toc109380142"/>
      <w:r w:rsidRPr="000A54A5">
        <w:rPr>
          <w:rStyle w:val="Heading1Char"/>
          <w:rFonts w:ascii="Times New Roman" w:hAnsi="Times New Roman" w:cs="Times New Roman"/>
          <w:b/>
          <w:bCs/>
          <w:sz w:val="24"/>
          <w:szCs w:val="24"/>
        </w:rPr>
        <w:t>Purpose of</w:t>
      </w:r>
      <w:r w:rsidR="003D66F1" w:rsidRPr="000A54A5">
        <w:rPr>
          <w:rStyle w:val="Heading1Char"/>
          <w:rFonts w:ascii="Times New Roman" w:hAnsi="Times New Roman" w:cs="Times New Roman"/>
          <w:b/>
          <w:bCs/>
          <w:sz w:val="24"/>
          <w:szCs w:val="24"/>
        </w:rPr>
        <w:t xml:space="preserve"> the Situation</w:t>
      </w:r>
      <w:r w:rsidR="002314BB" w:rsidRPr="000A54A5">
        <w:rPr>
          <w:rFonts w:ascii="Times New Roman" w:hAnsi="Times New Roman" w:cs="Times New Roman"/>
          <w:sz w:val="24"/>
          <w:szCs w:val="24"/>
        </w:rPr>
        <w:t>.</w:t>
      </w:r>
      <w:bookmarkEnd w:id="110"/>
    </w:p>
    <w:p w14:paraId="1E97D381" w14:textId="5EF0E60F" w:rsidR="005877A6" w:rsidRPr="000A54A5" w:rsidRDefault="005877A6" w:rsidP="005877A6">
      <w:pPr>
        <w:rPr>
          <w:rFonts w:ascii="Times New Roman" w:hAnsi="Times New Roman" w:cs="Times New Roman"/>
          <w:sz w:val="24"/>
          <w:szCs w:val="24"/>
        </w:rPr>
      </w:pPr>
      <w:r w:rsidRPr="000A54A5">
        <w:rPr>
          <w:rFonts w:ascii="Times New Roman" w:hAnsi="Times New Roman" w:cs="Times New Roman"/>
          <w:sz w:val="24"/>
          <w:szCs w:val="24"/>
        </w:rPr>
        <w:t xml:space="preserve">People find agriculture unattractive because their perspective on farming is a dirty job that requires hard labour and according to article written on the Lusaka time’s website “Agricultural development can lead to higher job and growth creation and stimulate economic development outside the agricultural sector. Zambia’s agricultural contribution to GDP in 2020 was disappointing 2.73% per cent, while neighbouring countries were Zimbabwe 5.07%, Angola 7.3%, Namibia 9.03%, Malawi 21.09%, Mozambique 26.03%, and Tanzania 26.74%.” </w:t>
      </w:r>
      <w:sdt>
        <w:sdtPr>
          <w:rPr>
            <w:rFonts w:ascii="Times New Roman" w:hAnsi="Times New Roman" w:cs="Times New Roman"/>
            <w:sz w:val="24"/>
            <w:szCs w:val="24"/>
          </w:rPr>
          <w:id w:val="-214352184"/>
          <w:citation/>
        </w:sdtPr>
        <w:sdtEndPr/>
        <w:sdtContent>
          <w:r w:rsidRPr="000A54A5">
            <w:rPr>
              <w:rFonts w:ascii="Times New Roman" w:hAnsi="Times New Roman" w:cs="Times New Roman"/>
              <w:sz w:val="24"/>
              <w:szCs w:val="24"/>
            </w:rPr>
            <w:fldChar w:fldCharType="begin"/>
          </w:r>
          <w:r w:rsidRPr="000A54A5">
            <w:rPr>
              <w:rFonts w:ascii="Times New Roman" w:hAnsi="Times New Roman" w:cs="Times New Roman"/>
              <w:sz w:val="24"/>
              <w:szCs w:val="24"/>
            </w:rPr>
            <w:instrText xml:space="preserve"> CITATION Lus21 \l 1033 </w:instrText>
          </w:r>
          <w:r w:rsidRPr="000A54A5">
            <w:rPr>
              <w:rFonts w:ascii="Times New Roman" w:hAnsi="Times New Roman" w:cs="Times New Roman"/>
              <w:sz w:val="24"/>
              <w:szCs w:val="24"/>
            </w:rPr>
            <w:fldChar w:fldCharType="separate"/>
          </w:r>
          <w:r w:rsidR="00C807EE" w:rsidRPr="000A54A5">
            <w:rPr>
              <w:rFonts w:ascii="Times New Roman" w:hAnsi="Times New Roman" w:cs="Times New Roman"/>
              <w:noProof/>
              <w:sz w:val="24"/>
              <w:szCs w:val="24"/>
            </w:rPr>
            <w:t>(Lusaka Times, 2021)</w:t>
          </w:r>
          <w:r w:rsidRPr="000A54A5">
            <w:rPr>
              <w:rFonts w:ascii="Times New Roman" w:hAnsi="Times New Roman" w:cs="Times New Roman"/>
              <w:sz w:val="24"/>
              <w:szCs w:val="24"/>
            </w:rPr>
            <w:fldChar w:fldCharType="end"/>
          </w:r>
        </w:sdtContent>
      </w:sdt>
    </w:p>
    <w:p w14:paraId="4CA2FA74" w14:textId="39CF0C3F" w:rsidR="003D66F1" w:rsidRPr="000A54A5" w:rsidRDefault="003D66F1" w:rsidP="005877A6">
      <w:pPr>
        <w:rPr>
          <w:rFonts w:ascii="Times New Roman" w:eastAsia="Microsoft JhengHei" w:hAnsi="Times New Roman" w:cs="Times New Roman"/>
          <w:sz w:val="24"/>
          <w:szCs w:val="24"/>
          <w:shd w:val="clear" w:color="auto" w:fill="FFFFFF"/>
        </w:rPr>
      </w:pPr>
      <w:r w:rsidRPr="000A54A5">
        <w:rPr>
          <w:rFonts w:ascii="Times New Roman" w:hAnsi="Times New Roman" w:cs="Times New Roman"/>
          <w:sz w:val="24"/>
          <w:szCs w:val="24"/>
        </w:rPr>
        <w:t xml:space="preserve">The world is already currently a facing food crisis in regard to the Ukraine and Russia war, </w:t>
      </w:r>
      <w:del w:id="111" w:author="Pukuta Mwanza" w:date="2022-08-05T17:48:00Z">
        <w:r w:rsidRPr="000A54A5" w:rsidDel="00170062">
          <w:rPr>
            <w:rFonts w:ascii="Times New Roman" w:eastAsia="Microsoft JhengHei" w:hAnsi="Times New Roman" w:cs="Times New Roman"/>
            <w:sz w:val="24"/>
            <w:szCs w:val="24"/>
            <w:shd w:val="clear" w:color="auto" w:fill="FFFFFF"/>
          </w:rPr>
          <w:delText>Together</w:delText>
        </w:r>
      </w:del>
      <w:ins w:id="112" w:author="Pukuta Mwanza" w:date="2022-08-05T17:48:00Z">
        <w:r w:rsidR="00170062" w:rsidRPr="000A54A5">
          <w:rPr>
            <w:rFonts w:ascii="Times New Roman" w:eastAsia="Microsoft JhengHei" w:hAnsi="Times New Roman" w:cs="Times New Roman"/>
            <w:sz w:val="24"/>
            <w:szCs w:val="24"/>
            <w:shd w:val="clear" w:color="auto" w:fill="FFFFFF"/>
          </w:rPr>
          <w:t>together</w:t>
        </w:r>
      </w:ins>
      <w:r w:rsidRPr="000A54A5">
        <w:rPr>
          <w:rFonts w:ascii="Times New Roman" w:eastAsia="Microsoft JhengHei" w:hAnsi="Times New Roman" w:cs="Times New Roman"/>
          <w:sz w:val="24"/>
          <w:szCs w:val="24"/>
          <w:shd w:val="clear" w:color="auto" w:fill="FFFFFF"/>
        </w:rPr>
        <w:t xml:space="preserve"> they export about 30% of the world’s wheat, 60% of the world’s sunflower oil which is the third most traded seed oil after palm oil and soy oil, and about 20% of the world’s corn</w:t>
      </w:r>
      <w:sdt>
        <w:sdtPr>
          <w:rPr>
            <w:rFonts w:ascii="Times New Roman" w:eastAsia="Microsoft JhengHei" w:hAnsi="Times New Roman" w:cs="Times New Roman"/>
            <w:sz w:val="24"/>
            <w:szCs w:val="24"/>
            <w:shd w:val="clear" w:color="auto" w:fill="FFFFFF"/>
          </w:rPr>
          <w:id w:val="2125263155"/>
          <w:citation/>
        </w:sdtPr>
        <w:sdtEndPr/>
        <w:sdtContent>
          <w:r w:rsidRPr="000A54A5">
            <w:rPr>
              <w:rFonts w:ascii="Times New Roman" w:eastAsia="Microsoft JhengHei" w:hAnsi="Times New Roman" w:cs="Times New Roman"/>
              <w:sz w:val="24"/>
              <w:szCs w:val="24"/>
              <w:shd w:val="clear" w:color="auto" w:fill="FFFFFF"/>
            </w:rPr>
            <w:fldChar w:fldCharType="begin"/>
          </w:r>
          <w:r w:rsidRPr="000A54A5">
            <w:rPr>
              <w:rFonts w:ascii="Times New Roman" w:eastAsia="Microsoft JhengHei" w:hAnsi="Times New Roman" w:cs="Times New Roman"/>
              <w:sz w:val="24"/>
              <w:szCs w:val="24"/>
              <w:shd w:val="clear" w:color="auto" w:fill="FFFFFF"/>
              <w:lang w:val="en-US"/>
            </w:rPr>
            <w:instrText xml:space="preserve"> CITATION GLG22 \l 1033 </w:instrText>
          </w:r>
          <w:r w:rsidRPr="000A54A5">
            <w:rPr>
              <w:rFonts w:ascii="Times New Roman" w:eastAsia="Microsoft JhengHei" w:hAnsi="Times New Roman" w:cs="Times New Roman"/>
              <w:sz w:val="24"/>
              <w:szCs w:val="24"/>
              <w:shd w:val="clear" w:color="auto" w:fill="FFFFFF"/>
            </w:rPr>
            <w:fldChar w:fldCharType="separate"/>
          </w:r>
          <w:r w:rsidR="00C807EE" w:rsidRPr="000A54A5">
            <w:rPr>
              <w:rFonts w:ascii="Times New Roman" w:eastAsia="Microsoft JhengHei" w:hAnsi="Times New Roman" w:cs="Times New Roman"/>
              <w:noProof/>
              <w:sz w:val="24"/>
              <w:szCs w:val="24"/>
              <w:shd w:val="clear" w:color="auto" w:fill="FFFFFF"/>
              <w:lang w:val="en-US"/>
            </w:rPr>
            <w:t xml:space="preserve"> (GLG, 2022)</w:t>
          </w:r>
          <w:r w:rsidRPr="000A54A5">
            <w:rPr>
              <w:rFonts w:ascii="Times New Roman" w:eastAsia="Microsoft JhengHei" w:hAnsi="Times New Roman" w:cs="Times New Roman"/>
              <w:sz w:val="24"/>
              <w:szCs w:val="24"/>
              <w:shd w:val="clear" w:color="auto" w:fill="FFFFFF"/>
            </w:rPr>
            <w:fldChar w:fldCharType="end"/>
          </w:r>
        </w:sdtContent>
      </w:sdt>
      <w:r w:rsidRPr="000A54A5">
        <w:rPr>
          <w:rFonts w:ascii="Times New Roman" w:eastAsia="Microsoft JhengHei" w:hAnsi="Times New Roman" w:cs="Times New Roman"/>
          <w:sz w:val="24"/>
          <w:szCs w:val="24"/>
          <w:shd w:val="clear" w:color="auto" w:fill="FFFFFF"/>
        </w:rPr>
        <w:t>.</w:t>
      </w:r>
    </w:p>
    <w:p w14:paraId="700FFCE3" w14:textId="319C830D" w:rsidR="003D66F1" w:rsidRPr="000A54A5" w:rsidRDefault="003D66F1" w:rsidP="003D66F1">
      <w:pPr>
        <w:rPr>
          <w:rFonts w:ascii="Times New Roman" w:hAnsi="Times New Roman" w:cs="Times New Roman"/>
          <w:sz w:val="24"/>
          <w:szCs w:val="24"/>
        </w:rPr>
      </w:pPr>
      <w:r w:rsidRPr="000A54A5">
        <w:rPr>
          <w:rFonts w:ascii="Times New Roman" w:hAnsi="Times New Roman" w:cs="Times New Roman"/>
          <w:sz w:val="24"/>
          <w:szCs w:val="24"/>
        </w:rPr>
        <w:t>Concerns about these countries’ ability to fulfil demand come at a time when inflation, poor weather forecasts, and soaring energy prices have already raised the stakes for agriculture markets. The worst of the trouble is still a few months away, and the wheat market might face significant price hikes because of the effects the war would start to impact 2022 crop planning.</w:t>
      </w:r>
    </w:p>
    <w:p w14:paraId="0A954580" w14:textId="65505CE9" w:rsidR="003D66F1" w:rsidRPr="000A54A5" w:rsidRDefault="003D66F1" w:rsidP="005877A6">
      <w:pPr>
        <w:rPr>
          <w:rFonts w:ascii="Times New Roman" w:hAnsi="Times New Roman" w:cs="Times New Roman"/>
          <w:sz w:val="24"/>
          <w:szCs w:val="24"/>
        </w:rPr>
      </w:pPr>
      <w:r w:rsidRPr="000A54A5">
        <w:rPr>
          <w:rFonts w:ascii="Times New Roman" w:hAnsi="Times New Roman" w:cs="Times New Roman"/>
          <w:sz w:val="24"/>
          <w:szCs w:val="24"/>
        </w:rPr>
        <w:t>To Increase agricultural production will be one of the greatest problems to face humanity in the near future. Research has shown that small, medium and large scale farmers have issues regarding accessibility to modern farm machinery. Small scale farmers face difficulties in having access to those tools expected to boost their farm activities and eventually affect productivity. However, according to a research conducted by  International Trade Administration</w:t>
      </w:r>
      <w:sdt>
        <w:sdtPr>
          <w:rPr>
            <w:rFonts w:ascii="Times New Roman" w:hAnsi="Times New Roman" w:cs="Times New Roman"/>
            <w:sz w:val="24"/>
            <w:szCs w:val="24"/>
          </w:rPr>
          <w:id w:val="1452213665"/>
          <w:citation/>
        </w:sdtPr>
        <w:sdtEndPr/>
        <w:sdtContent>
          <w:r w:rsidRPr="000A54A5">
            <w:rPr>
              <w:rFonts w:ascii="Times New Roman" w:hAnsi="Times New Roman" w:cs="Times New Roman"/>
              <w:sz w:val="24"/>
              <w:szCs w:val="24"/>
            </w:rPr>
            <w:fldChar w:fldCharType="begin"/>
          </w:r>
          <w:r w:rsidRPr="000A54A5">
            <w:rPr>
              <w:rFonts w:ascii="Times New Roman" w:hAnsi="Times New Roman" w:cs="Times New Roman"/>
              <w:sz w:val="24"/>
              <w:szCs w:val="24"/>
              <w:lang w:val="en-US"/>
            </w:rPr>
            <w:instrText xml:space="preserve"> CITATION Zam21 \l 1033 </w:instrText>
          </w:r>
          <w:r w:rsidRPr="000A54A5">
            <w:rPr>
              <w:rFonts w:ascii="Times New Roman" w:hAnsi="Times New Roman" w:cs="Times New Roman"/>
              <w:sz w:val="24"/>
              <w:szCs w:val="24"/>
            </w:rPr>
            <w:fldChar w:fldCharType="separate"/>
          </w:r>
          <w:r w:rsidR="00C807EE" w:rsidRPr="000A54A5">
            <w:rPr>
              <w:rFonts w:ascii="Times New Roman" w:hAnsi="Times New Roman" w:cs="Times New Roman"/>
              <w:noProof/>
              <w:sz w:val="24"/>
              <w:szCs w:val="24"/>
              <w:lang w:val="en-US"/>
            </w:rPr>
            <w:t xml:space="preserve"> (Anon., 2021)</w:t>
          </w:r>
          <w:r w:rsidRPr="000A54A5">
            <w:rPr>
              <w:rFonts w:ascii="Times New Roman" w:hAnsi="Times New Roman" w:cs="Times New Roman"/>
              <w:sz w:val="24"/>
              <w:szCs w:val="24"/>
            </w:rPr>
            <w:fldChar w:fldCharType="end"/>
          </w:r>
        </w:sdtContent>
      </w:sdt>
      <w:r w:rsidRPr="000A54A5">
        <w:rPr>
          <w:rFonts w:ascii="Times New Roman" w:hAnsi="Times New Roman" w:cs="Times New Roman"/>
          <w:sz w:val="24"/>
          <w:szCs w:val="24"/>
        </w:rPr>
        <w:t xml:space="preserve">  revealed that the major factor limiting the farmers residing in this part of the country (Zambia) is the lack of access to a major farm machinery, tractor in this case, to work on their farms.</w:t>
      </w:r>
    </w:p>
    <w:p w14:paraId="145742BF" w14:textId="131CBB33" w:rsidR="003D66F1" w:rsidRPr="000A54A5" w:rsidRDefault="003D66F1" w:rsidP="005877A6">
      <w:pPr>
        <w:rPr>
          <w:rFonts w:ascii="Times New Roman" w:hAnsi="Times New Roman" w:cs="Times New Roman"/>
          <w:sz w:val="24"/>
          <w:szCs w:val="24"/>
        </w:rPr>
      </w:pPr>
      <w:r w:rsidRPr="000A54A5">
        <w:rPr>
          <w:rFonts w:ascii="Times New Roman" w:hAnsi="Times New Roman" w:cs="Times New Roman"/>
          <w:sz w:val="24"/>
          <w:szCs w:val="24"/>
        </w:rPr>
        <w:t xml:space="preserve">So many farmers have gone out of business and the remaining few are suffering from increasingly reduced farm productivity due to lack of access to farm machines that could make farm operations less tedious with improved productivity. The proposed idea is to provide a farm machinery hiring system for these farmers at a subsidized rate. The contributions of this study include: Guaranteeing reliable up to date information on machines acquisition and hire; offering real time information on hiring system with respect to availability based on database record. </w:t>
      </w:r>
    </w:p>
    <w:p w14:paraId="052EC59C" w14:textId="77777777" w:rsidR="003D66F1" w:rsidRPr="000A54A5" w:rsidRDefault="003D66F1" w:rsidP="005877A6">
      <w:pPr>
        <w:rPr>
          <w:rFonts w:ascii="Times New Roman" w:hAnsi="Times New Roman" w:cs="Times New Roman"/>
          <w:sz w:val="24"/>
          <w:szCs w:val="24"/>
        </w:rPr>
      </w:pPr>
    </w:p>
    <w:p w14:paraId="6E5FB062" w14:textId="77777777" w:rsidR="003D66F1" w:rsidRPr="000A54A5" w:rsidRDefault="003D66F1" w:rsidP="005877A6">
      <w:pPr>
        <w:rPr>
          <w:rFonts w:ascii="Times New Roman" w:hAnsi="Times New Roman" w:cs="Times New Roman"/>
          <w:sz w:val="24"/>
          <w:szCs w:val="24"/>
        </w:rPr>
      </w:pPr>
    </w:p>
    <w:p w14:paraId="6933D2BD" w14:textId="131CBB33" w:rsidR="002314BB" w:rsidRPr="000A54A5" w:rsidRDefault="002314BB" w:rsidP="00CB4EC4">
      <w:pPr>
        <w:pStyle w:val="Heading1"/>
        <w:numPr>
          <w:ilvl w:val="1"/>
          <w:numId w:val="2"/>
        </w:numPr>
        <w:spacing w:line="360" w:lineRule="auto"/>
        <w:rPr>
          <w:rFonts w:ascii="Times New Roman" w:hAnsi="Times New Roman" w:cs="Times New Roman"/>
          <w:sz w:val="24"/>
          <w:szCs w:val="24"/>
        </w:rPr>
      </w:pPr>
      <w:bookmarkStart w:id="113" w:name="_Toc109380143"/>
      <w:r w:rsidRPr="000A54A5">
        <w:rPr>
          <w:rStyle w:val="Heading1Char"/>
          <w:rFonts w:ascii="Times New Roman" w:hAnsi="Times New Roman" w:cs="Times New Roman"/>
          <w:b/>
          <w:bCs/>
          <w:sz w:val="24"/>
          <w:szCs w:val="24"/>
        </w:rPr>
        <w:t>Background of the study</w:t>
      </w:r>
      <w:r w:rsidRPr="000A54A5">
        <w:rPr>
          <w:rFonts w:ascii="Times New Roman" w:hAnsi="Times New Roman" w:cs="Times New Roman"/>
          <w:sz w:val="24"/>
          <w:szCs w:val="24"/>
        </w:rPr>
        <w:t>.</w:t>
      </w:r>
      <w:bookmarkEnd w:id="113"/>
    </w:p>
    <w:p w14:paraId="29396BD3" w14:textId="7FB3F901" w:rsidR="003D66F1" w:rsidRPr="000A54A5" w:rsidRDefault="00FC4ED0" w:rsidP="003D66F1">
      <w:pPr>
        <w:rPr>
          <w:rFonts w:ascii="Times New Roman" w:hAnsi="Times New Roman" w:cs="Times New Roman"/>
          <w:sz w:val="24"/>
          <w:szCs w:val="24"/>
        </w:rPr>
      </w:pPr>
      <w:r w:rsidRPr="000A54A5">
        <w:rPr>
          <w:rFonts w:ascii="Times New Roman" w:hAnsi="Times New Roman" w:cs="Times New Roman"/>
          <w:sz w:val="24"/>
          <w:szCs w:val="24"/>
        </w:rPr>
        <w:t>Agriculture, t</w:t>
      </w:r>
      <w:r w:rsidR="003D66F1" w:rsidRPr="000A54A5">
        <w:rPr>
          <w:rFonts w:ascii="Times New Roman" w:hAnsi="Times New Roman" w:cs="Times New Roman"/>
          <w:sz w:val="24"/>
          <w:szCs w:val="24"/>
        </w:rPr>
        <w:t>he science or practise of farming, including cultivation of the soil for the growing of crops and the rearing of animals to provide food will and other products.</w:t>
      </w:r>
    </w:p>
    <w:p w14:paraId="7E2373C5" w14:textId="6FAA0918" w:rsidR="003D66F1" w:rsidRPr="000A54A5" w:rsidRDefault="003D66F1" w:rsidP="003D66F1">
      <w:pPr>
        <w:rPr>
          <w:rFonts w:ascii="Times New Roman" w:hAnsi="Times New Roman" w:cs="Times New Roman"/>
          <w:sz w:val="24"/>
          <w:szCs w:val="24"/>
        </w:rPr>
      </w:pPr>
      <w:r w:rsidRPr="000A54A5">
        <w:rPr>
          <w:rFonts w:ascii="Times New Roman" w:hAnsi="Times New Roman" w:cs="Times New Roman"/>
          <w:sz w:val="24"/>
          <w:szCs w:val="24"/>
        </w:rPr>
        <w:lastRenderedPageBreak/>
        <w:t xml:space="preserve">In the beginning, or at least the beginning </w:t>
      </w:r>
      <w:r w:rsidR="003847EA" w:rsidRPr="000A54A5">
        <w:rPr>
          <w:rFonts w:ascii="Times New Roman" w:hAnsi="Times New Roman" w:cs="Times New Roman"/>
          <w:sz w:val="24"/>
          <w:szCs w:val="24"/>
        </w:rPr>
        <w:t>of the human race</w:t>
      </w:r>
      <w:r w:rsidRPr="000A54A5">
        <w:rPr>
          <w:rFonts w:ascii="Times New Roman" w:hAnsi="Times New Roman" w:cs="Times New Roman"/>
          <w:sz w:val="24"/>
          <w:szCs w:val="24"/>
        </w:rPr>
        <w:t>, it is believed that we were a species of hunter gatherers, mostly nomadic, moving from place to place in search of food. Some societies travelled vast distances in synchronicity with the change of seasons. Then around 7000 BC, or about 9000 years ago, give or take a couple of 1000 years, a number of tribes began collecting seeds from grass and vegetation that were a food source on their nomadic roots and replanted them in regions preferred for year round dwelling. The idea was that if one could grow, harvest and store enough food during the local growing season to last throughout the non-growing season, a tribe could build a permanent community and put down roots, so to speak. So that worked for seeds, grains and grass is as they could be dried and stored, then ground and cooked to make bread or any number of savoury dishes.</w:t>
      </w:r>
    </w:p>
    <w:p w14:paraId="4A6ABC79" w14:textId="4B172FA3" w:rsidR="003D66F1" w:rsidRPr="000A54A5" w:rsidRDefault="003D66F1" w:rsidP="003D66F1">
      <w:pPr>
        <w:rPr>
          <w:rFonts w:ascii="Times New Roman" w:hAnsi="Times New Roman" w:cs="Times New Roman"/>
          <w:sz w:val="24"/>
          <w:szCs w:val="24"/>
        </w:rPr>
      </w:pPr>
      <w:r w:rsidRPr="000A54A5">
        <w:rPr>
          <w:rFonts w:ascii="Times New Roman" w:hAnsi="Times New Roman" w:cs="Times New Roman"/>
          <w:sz w:val="24"/>
          <w:szCs w:val="24"/>
        </w:rPr>
        <w:t xml:space="preserve">The plough, from the moment humans conceived of growing food from seed, it became apparent that it would be necessary to cultivate or prepare the soil for planting. Initially, a hand held hoe was used to break up the soil, but this was extremely labour intensive, especially when trying to cultivate an area large enough to feed an entire city. The plough invented in what is now India about 5000 BC, was a device designed to be pulled initially by oxen that turned the soil, and Doug furrows in straight lines or rose, allowing for efficient planting. Over a few thousand years, the plough underwent many design changes and, not to mention a spelling change. However, in the early 1700s, the swing plough was invented and emerged as a perfected standard. It is to this very day the instrument used at all historical ploughing events and competitions. </w:t>
      </w:r>
    </w:p>
    <w:p w14:paraId="7BCD4DB6" w14:textId="77777777" w:rsidR="003D66F1" w:rsidRPr="000A54A5" w:rsidRDefault="003D66F1" w:rsidP="003D66F1">
      <w:pPr>
        <w:rPr>
          <w:rFonts w:ascii="Times New Roman" w:hAnsi="Times New Roman" w:cs="Times New Roman"/>
          <w:sz w:val="24"/>
          <w:szCs w:val="24"/>
        </w:rPr>
      </w:pPr>
    </w:p>
    <w:p w14:paraId="346D8EB2" w14:textId="4D6B14FF" w:rsidR="00112B46" w:rsidRPr="000A54A5" w:rsidRDefault="0015728B" w:rsidP="00CB4EC4">
      <w:pPr>
        <w:pStyle w:val="Heading1"/>
        <w:numPr>
          <w:ilvl w:val="1"/>
          <w:numId w:val="2"/>
        </w:numPr>
        <w:rPr>
          <w:rFonts w:ascii="Times New Roman" w:hAnsi="Times New Roman" w:cs="Times New Roman"/>
          <w:b/>
          <w:bCs/>
          <w:sz w:val="24"/>
          <w:szCs w:val="24"/>
        </w:rPr>
      </w:pPr>
      <w:bookmarkStart w:id="114" w:name="_Toc109380144"/>
      <w:r w:rsidRPr="000A54A5">
        <w:rPr>
          <w:rFonts w:ascii="Times New Roman" w:hAnsi="Times New Roman" w:cs="Times New Roman"/>
          <w:b/>
          <w:bCs/>
          <w:sz w:val="24"/>
          <w:szCs w:val="24"/>
        </w:rPr>
        <w:t>Problem context and rationale</w:t>
      </w:r>
      <w:r w:rsidR="002314BB" w:rsidRPr="000A54A5">
        <w:rPr>
          <w:rFonts w:ascii="Times New Roman" w:hAnsi="Times New Roman" w:cs="Times New Roman"/>
          <w:b/>
          <w:bCs/>
          <w:sz w:val="24"/>
          <w:szCs w:val="24"/>
        </w:rPr>
        <w:t>.</w:t>
      </w:r>
      <w:bookmarkEnd w:id="114"/>
    </w:p>
    <w:p w14:paraId="657F01C5" w14:textId="77777777" w:rsidR="003D66F1" w:rsidRPr="000A54A5" w:rsidRDefault="003D66F1" w:rsidP="003D66F1">
      <w:pPr>
        <w:rPr>
          <w:rFonts w:ascii="Times New Roman" w:hAnsi="Times New Roman" w:cs="Times New Roman"/>
          <w:sz w:val="24"/>
          <w:szCs w:val="24"/>
        </w:rPr>
      </w:pPr>
    </w:p>
    <w:p w14:paraId="66A41C9D" w14:textId="436660B3" w:rsidR="003D66F1" w:rsidRPr="000A54A5" w:rsidRDefault="003D66F1" w:rsidP="003D66F1">
      <w:pPr>
        <w:rPr>
          <w:rFonts w:ascii="Times New Roman" w:hAnsi="Times New Roman" w:cs="Times New Roman"/>
          <w:sz w:val="24"/>
          <w:szCs w:val="24"/>
        </w:rPr>
      </w:pPr>
      <w:r w:rsidRPr="000A54A5">
        <w:rPr>
          <w:rFonts w:ascii="Times New Roman" w:hAnsi="Times New Roman" w:cs="Times New Roman"/>
          <w:sz w:val="24"/>
          <w:szCs w:val="24"/>
        </w:rPr>
        <w:t>In today's fast paced, technologically advanced global economy, we can get just about whatever we want whenever we want. And with the large number of product from Africa and developing countries and their low wages, well, it's hard to resist the temptation to buy imported produce. But there’s a problem in our quest for finding the lowest price on items, we end up importing what we want or need from thousands of ki</w:t>
      </w:r>
      <w:r w:rsidR="00970B7F" w:rsidRPr="000A54A5">
        <w:rPr>
          <w:rFonts w:ascii="Times New Roman" w:hAnsi="Times New Roman" w:cs="Times New Roman"/>
          <w:sz w:val="24"/>
          <w:szCs w:val="24"/>
        </w:rPr>
        <w:t>lometres away and that includes</w:t>
      </w:r>
      <w:r w:rsidRPr="000A54A5">
        <w:rPr>
          <w:rFonts w:ascii="Times New Roman" w:hAnsi="Times New Roman" w:cs="Times New Roman"/>
          <w:sz w:val="24"/>
          <w:szCs w:val="24"/>
        </w:rPr>
        <w:t xml:space="preserve"> food that we already grow in our own backyard. If food has to travel thousands of miles, and according to studies, the average is 1400 miles, it needs to either be picked before it is ripe, refrigerated and artificially ripened, chemically treated, or genetically altered to maintain its visual appeal when it arrives at the local supermarket. Consider the fuel costs. Or the environmental impacts of trucking and transporting so called fresh produce, canned or frozen goods from thousands of miles away. </w:t>
      </w:r>
    </w:p>
    <w:p w14:paraId="40EA9D5C" w14:textId="05E77456" w:rsidR="003D66F1" w:rsidRPr="000A54A5" w:rsidRDefault="003D66F1" w:rsidP="003D66F1">
      <w:pPr>
        <w:rPr>
          <w:rFonts w:ascii="Times New Roman" w:hAnsi="Times New Roman" w:cs="Times New Roman"/>
          <w:sz w:val="24"/>
          <w:szCs w:val="24"/>
        </w:rPr>
      </w:pPr>
      <w:r w:rsidRPr="000A54A5">
        <w:rPr>
          <w:rFonts w:ascii="Times New Roman" w:hAnsi="Times New Roman" w:cs="Times New Roman"/>
          <w:sz w:val="24"/>
          <w:szCs w:val="24"/>
        </w:rPr>
        <w:t>Our local farmers struggle to compete and survive in this global market. If we lose these farmers, the negative effects will be substantial unemployment, and our limited prime farmland will be allocated to housing and industry, and independence on the stability of World Trade and fossil fuels, to name a few.</w:t>
      </w:r>
    </w:p>
    <w:p w14:paraId="03A3A299" w14:textId="77777777" w:rsidR="003D66F1" w:rsidRPr="000A54A5" w:rsidRDefault="003D66F1" w:rsidP="003D66F1">
      <w:pPr>
        <w:pStyle w:val="ListParagraph"/>
        <w:ind w:left="465"/>
        <w:rPr>
          <w:rFonts w:ascii="Times New Roman" w:hAnsi="Times New Roman" w:cs="Times New Roman"/>
          <w:sz w:val="24"/>
          <w:szCs w:val="24"/>
        </w:rPr>
      </w:pPr>
    </w:p>
    <w:p w14:paraId="5473D8A7" w14:textId="5FDC526F" w:rsidR="003D66F1" w:rsidRPr="000A54A5" w:rsidRDefault="003D66F1" w:rsidP="003D66F1">
      <w:pPr>
        <w:rPr>
          <w:rFonts w:ascii="Times New Roman" w:hAnsi="Times New Roman" w:cs="Times New Roman"/>
          <w:sz w:val="24"/>
          <w:szCs w:val="24"/>
        </w:rPr>
      </w:pPr>
      <w:r w:rsidRPr="000A54A5">
        <w:rPr>
          <w:rFonts w:ascii="Times New Roman" w:hAnsi="Times New Roman" w:cs="Times New Roman"/>
          <w:sz w:val="24"/>
          <w:szCs w:val="24"/>
        </w:rPr>
        <w:t>With the farm equipment hiring system, local farmers should be motivated and encouraged to grow fresh and healthy food, and deliver it to t</w:t>
      </w:r>
      <w:r w:rsidR="00D151BB" w:rsidRPr="000A54A5">
        <w:rPr>
          <w:rFonts w:ascii="Times New Roman" w:hAnsi="Times New Roman" w:cs="Times New Roman"/>
          <w:sz w:val="24"/>
          <w:szCs w:val="24"/>
        </w:rPr>
        <w:t xml:space="preserve">he market in season, and dive in </w:t>
      </w:r>
      <w:r w:rsidRPr="000A54A5">
        <w:rPr>
          <w:rFonts w:ascii="Times New Roman" w:hAnsi="Times New Roman" w:cs="Times New Roman"/>
          <w:sz w:val="24"/>
          <w:szCs w:val="24"/>
        </w:rPr>
        <w:t>farming mechanized to boost the overall produce and production with the lowest cost of production</w:t>
      </w:r>
    </w:p>
    <w:p w14:paraId="3677B689" w14:textId="77777777" w:rsidR="003E0340" w:rsidRPr="000A54A5" w:rsidRDefault="003E0340" w:rsidP="003E0340">
      <w:pPr>
        <w:rPr>
          <w:rFonts w:ascii="Times New Roman" w:hAnsi="Times New Roman" w:cs="Times New Roman"/>
          <w:color w:val="7030A0"/>
          <w:sz w:val="24"/>
          <w:szCs w:val="24"/>
        </w:rPr>
      </w:pPr>
    </w:p>
    <w:p w14:paraId="076E2505" w14:textId="0C87ECA0" w:rsidR="002314BB" w:rsidRPr="000A54A5" w:rsidRDefault="007B528D" w:rsidP="00770934">
      <w:pPr>
        <w:pStyle w:val="Heading1"/>
        <w:spacing w:line="360" w:lineRule="auto"/>
        <w:rPr>
          <w:rFonts w:ascii="Times New Roman" w:hAnsi="Times New Roman" w:cs="Times New Roman"/>
          <w:b/>
          <w:bCs/>
          <w:sz w:val="24"/>
          <w:szCs w:val="24"/>
        </w:rPr>
      </w:pPr>
      <w:bookmarkStart w:id="115" w:name="_Toc109380145"/>
      <w:r w:rsidRPr="000A54A5">
        <w:rPr>
          <w:rFonts w:ascii="Times New Roman" w:hAnsi="Times New Roman" w:cs="Times New Roman"/>
          <w:b/>
          <w:bCs/>
          <w:sz w:val="24"/>
          <w:szCs w:val="24"/>
        </w:rPr>
        <w:t>1.4</w:t>
      </w:r>
      <w:r w:rsidR="003E0340" w:rsidRPr="000A54A5">
        <w:rPr>
          <w:rFonts w:ascii="Times New Roman" w:hAnsi="Times New Roman" w:cs="Times New Roman"/>
          <w:b/>
          <w:bCs/>
          <w:sz w:val="24"/>
          <w:szCs w:val="24"/>
        </w:rPr>
        <w:t xml:space="preserve"> </w:t>
      </w:r>
      <w:r w:rsidR="002314BB" w:rsidRPr="000A54A5">
        <w:rPr>
          <w:rFonts w:ascii="Times New Roman" w:hAnsi="Times New Roman" w:cs="Times New Roman"/>
          <w:b/>
          <w:bCs/>
          <w:sz w:val="24"/>
          <w:szCs w:val="24"/>
        </w:rPr>
        <w:t>General Objectives</w:t>
      </w:r>
      <w:bookmarkEnd w:id="115"/>
    </w:p>
    <w:p w14:paraId="1D3EDE55" w14:textId="35C3B74A" w:rsidR="00F11C82" w:rsidRPr="000A54A5" w:rsidRDefault="00F11C82" w:rsidP="00906E50">
      <w:pPr>
        <w:rPr>
          <w:rFonts w:ascii="Times New Roman" w:hAnsi="Times New Roman" w:cs="Times New Roman"/>
          <w:sz w:val="24"/>
          <w:szCs w:val="24"/>
        </w:rPr>
      </w:pPr>
      <w:r w:rsidRPr="000A54A5">
        <w:rPr>
          <w:rFonts w:ascii="Times New Roman" w:hAnsi="Times New Roman" w:cs="Times New Roman"/>
          <w:sz w:val="24"/>
          <w:szCs w:val="24"/>
        </w:rPr>
        <w:t xml:space="preserve">To create an online system that </w:t>
      </w:r>
      <w:r w:rsidR="00101B03" w:rsidRPr="000A54A5">
        <w:rPr>
          <w:rFonts w:ascii="Times New Roman" w:hAnsi="Times New Roman" w:cs="Times New Roman"/>
          <w:sz w:val="24"/>
          <w:szCs w:val="24"/>
        </w:rPr>
        <w:t>links farm equipment lessors and les</w:t>
      </w:r>
      <w:r w:rsidR="00BE37A0" w:rsidRPr="000A54A5">
        <w:rPr>
          <w:rFonts w:ascii="Times New Roman" w:hAnsi="Times New Roman" w:cs="Times New Roman"/>
          <w:sz w:val="24"/>
          <w:szCs w:val="24"/>
        </w:rPr>
        <w:t xml:space="preserve">sees together anywhere, anytime in order to </w:t>
      </w:r>
      <w:r w:rsidR="00543E77" w:rsidRPr="000A54A5">
        <w:rPr>
          <w:rFonts w:ascii="Times New Roman" w:hAnsi="Times New Roman" w:cs="Times New Roman"/>
          <w:sz w:val="24"/>
          <w:szCs w:val="24"/>
        </w:rPr>
        <w:t>Increase agricultural production a</w:t>
      </w:r>
      <w:r w:rsidR="00D51A93" w:rsidRPr="000A54A5">
        <w:rPr>
          <w:rFonts w:ascii="Times New Roman" w:hAnsi="Times New Roman" w:cs="Times New Roman"/>
          <w:sz w:val="24"/>
          <w:szCs w:val="24"/>
        </w:rPr>
        <w:t>n</w:t>
      </w:r>
      <w:r w:rsidR="00543E77" w:rsidRPr="000A54A5">
        <w:rPr>
          <w:rFonts w:ascii="Times New Roman" w:hAnsi="Times New Roman" w:cs="Times New Roman"/>
          <w:sz w:val="24"/>
          <w:szCs w:val="24"/>
        </w:rPr>
        <w:t>d satisfy increasing demand</w:t>
      </w:r>
      <w:r w:rsidR="00D51A93" w:rsidRPr="000A54A5">
        <w:rPr>
          <w:rFonts w:ascii="Times New Roman" w:hAnsi="Times New Roman" w:cs="Times New Roman"/>
          <w:sz w:val="24"/>
          <w:szCs w:val="24"/>
        </w:rPr>
        <w:t>.</w:t>
      </w:r>
    </w:p>
    <w:p w14:paraId="3217C90E" w14:textId="4A78991C" w:rsidR="002314BB" w:rsidRPr="000A54A5" w:rsidRDefault="002314BB" w:rsidP="007C3DF5">
      <w:pPr>
        <w:pStyle w:val="Heading1"/>
        <w:rPr>
          <w:rFonts w:ascii="Times New Roman" w:hAnsi="Times New Roman" w:cs="Times New Roman"/>
          <w:b/>
          <w:bCs/>
          <w:sz w:val="24"/>
          <w:szCs w:val="24"/>
        </w:rPr>
      </w:pPr>
      <w:bookmarkStart w:id="116" w:name="_Toc109380146"/>
      <w:r w:rsidRPr="000A54A5">
        <w:rPr>
          <w:rFonts w:ascii="Times New Roman" w:hAnsi="Times New Roman" w:cs="Times New Roman"/>
          <w:b/>
          <w:bCs/>
          <w:sz w:val="24"/>
          <w:szCs w:val="24"/>
        </w:rPr>
        <w:t>1</w:t>
      </w:r>
      <w:r w:rsidR="007B528D" w:rsidRPr="000A54A5">
        <w:rPr>
          <w:rFonts w:ascii="Times New Roman" w:hAnsi="Times New Roman" w:cs="Times New Roman"/>
          <w:b/>
          <w:bCs/>
          <w:sz w:val="24"/>
          <w:szCs w:val="24"/>
        </w:rPr>
        <w:t>.4</w:t>
      </w:r>
      <w:r w:rsidR="003E0340" w:rsidRPr="000A54A5">
        <w:rPr>
          <w:rFonts w:ascii="Times New Roman" w:hAnsi="Times New Roman" w:cs="Times New Roman"/>
          <w:b/>
          <w:bCs/>
          <w:sz w:val="24"/>
          <w:szCs w:val="24"/>
        </w:rPr>
        <w:t xml:space="preserve">.1 </w:t>
      </w:r>
      <w:r w:rsidRPr="000A54A5">
        <w:rPr>
          <w:rFonts w:ascii="Times New Roman" w:hAnsi="Times New Roman" w:cs="Times New Roman"/>
          <w:b/>
          <w:bCs/>
          <w:sz w:val="24"/>
          <w:szCs w:val="24"/>
        </w:rPr>
        <w:t>Specific Objectives</w:t>
      </w:r>
      <w:bookmarkEnd w:id="116"/>
    </w:p>
    <w:p w14:paraId="7456462F" w14:textId="7EE3147A" w:rsidR="00F11C82" w:rsidRPr="000A54A5" w:rsidRDefault="00F11C82" w:rsidP="00CB4EC4">
      <w:pPr>
        <w:pStyle w:val="ListParagraph"/>
        <w:numPr>
          <w:ilvl w:val="0"/>
          <w:numId w:val="3"/>
        </w:numPr>
        <w:rPr>
          <w:rFonts w:ascii="Times New Roman" w:hAnsi="Times New Roman" w:cs="Times New Roman"/>
          <w:sz w:val="24"/>
          <w:szCs w:val="24"/>
        </w:rPr>
      </w:pPr>
      <w:r w:rsidRPr="000A54A5">
        <w:rPr>
          <w:rFonts w:ascii="Times New Roman" w:hAnsi="Times New Roman" w:cs="Times New Roman"/>
          <w:sz w:val="24"/>
          <w:szCs w:val="24"/>
        </w:rPr>
        <w:t>To offer</w:t>
      </w:r>
      <w:r w:rsidR="00101B03" w:rsidRPr="000A54A5">
        <w:rPr>
          <w:rFonts w:ascii="Times New Roman" w:hAnsi="Times New Roman" w:cs="Times New Roman"/>
          <w:sz w:val="24"/>
          <w:szCs w:val="24"/>
        </w:rPr>
        <w:t xml:space="preserve"> a platform for equipment lessors</w:t>
      </w:r>
      <w:r w:rsidRPr="000A54A5">
        <w:rPr>
          <w:rFonts w:ascii="Times New Roman" w:hAnsi="Times New Roman" w:cs="Times New Roman"/>
          <w:sz w:val="24"/>
          <w:szCs w:val="24"/>
        </w:rPr>
        <w:t xml:space="preserve"> to list their equipment for hire to a wide reaching audience to make a profit</w:t>
      </w:r>
    </w:p>
    <w:p w14:paraId="4FD2E9C4" w14:textId="77777777" w:rsidR="007B528D" w:rsidRPr="000A54A5" w:rsidRDefault="007B528D" w:rsidP="007B528D">
      <w:pPr>
        <w:pStyle w:val="ListParagraph"/>
        <w:rPr>
          <w:rFonts w:ascii="Times New Roman" w:hAnsi="Times New Roman" w:cs="Times New Roman"/>
          <w:sz w:val="24"/>
          <w:szCs w:val="24"/>
        </w:rPr>
      </w:pPr>
    </w:p>
    <w:p w14:paraId="35F33F5F" w14:textId="77777777" w:rsidR="007B528D" w:rsidRPr="000A54A5" w:rsidRDefault="007B528D" w:rsidP="00CB4EC4">
      <w:pPr>
        <w:pStyle w:val="ListParagraph"/>
        <w:numPr>
          <w:ilvl w:val="0"/>
          <w:numId w:val="3"/>
        </w:numPr>
        <w:rPr>
          <w:rFonts w:ascii="Times New Roman" w:hAnsi="Times New Roman" w:cs="Times New Roman"/>
          <w:sz w:val="24"/>
          <w:szCs w:val="24"/>
        </w:rPr>
      </w:pPr>
      <w:r w:rsidRPr="000A54A5">
        <w:rPr>
          <w:rFonts w:ascii="Times New Roman" w:hAnsi="Times New Roman" w:cs="Times New Roman"/>
          <w:sz w:val="24"/>
          <w:szCs w:val="24"/>
        </w:rPr>
        <w:t>To create an online system that enables farmers who cannot afford to purchase expensive farm equipment, to purchase them for hire at a cheaper rate</w:t>
      </w:r>
    </w:p>
    <w:p w14:paraId="33635E17" w14:textId="77777777" w:rsidR="006A511F" w:rsidRPr="000A54A5" w:rsidRDefault="006A511F" w:rsidP="006A511F">
      <w:pPr>
        <w:pStyle w:val="ListParagraph"/>
        <w:rPr>
          <w:rFonts w:ascii="Times New Roman" w:hAnsi="Times New Roman" w:cs="Times New Roman"/>
          <w:sz w:val="24"/>
          <w:szCs w:val="24"/>
        </w:rPr>
      </w:pPr>
    </w:p>
    <w:p w14:paraId="1D7A89C7" w14:textId="77777777" w:rsidR="00FA151A" w:rsidRPr="000A54A5" w:rsidRDefault="00FA151A" w:rsidP="00CB4EC4">
      <w:pPr>
        <w:pStyle w:val="ListParagraph"/>
        <w:numPr>
          <w:ilvl w:val="0"/>
          <w:numId w:val="3"/>
        </w:numPr>
        <w:rPr>
          <w:rFonts w:ascii="Times New Roman" w:hAnsi="Times New Roman" w:cs="Times New Roman"/>
          <w:sz w:val="24"/>
          <w:szCs w:val="24"/>
        </w:rPr>
      </w:pPr>
      <w:r w:rsidRPr="000A54A5">
        <w:rPr>
          <w:rFonts w:ascii="Times New Roman" w:hAnsi="Times New Roman" w:cs="Times New Roman"/>
          <w:sz w:val="24"/>
          <w:szCs w:val="24"/>
        </w:rPr>
        <w:t xml:space="preserve">To assist suppliers with schedule management on the availability of equipment </w:t>
      </w:r>
    </w:p>
    <w:p w14:paraId="5377A4EC" w14:textId="77777777" w:rsidR="00F11C82" w:rsidRPr="000A54A5" w:rsidRDefault="00F11C82" w:rsidP="00F11C82">
      <w:pPr>
        <w:rPr>
          <w:rFonts w:ascii="Times New Roman" w:hAnsi="Times New Roman" w:cs="Times New Roman"/>
          <w:sz w:val="24"/>
          <w:szCs w:val="24"/>
        </w:rPr>
      </w:pPr>
    </w:p>
    <w:p w14:paraId="322AA7CD" w14:textId="0859288D" w:rsidR="002314BB" w:rsidRPr="000A54A5" w:rsidRDefault="007B528D" w:rsidP="00770934">
      <w:pPr>
        <w:pStyle w:val="Heading1"/>
        <w:spacing w:line="360" w:lineRule="auto"/>
        <w:rPr>
          <w:rFonts w:ascii="Times New Roman" w:hAnsi="Times New Roman" w:cs="Times New Roman"/>
          <w:b/>
          <w:bCs/>
          <w:sz w:val="24"/>
          <w:szCs w:val="24"/>
        </w:rPr>
      </w:pPr>
      <w:bookmarkStart w:id="117" w:name="_Toc109380147"/>
      <w:r w:rsidRPr="000A54A5">
        <w:rPr>
          <w:rFonts w:ascii="Times New Roman" w:hAnsi="Times New Roman" w:cs="Times New Roman"/>
          <w:b/>
          <w:bCs/>
          <w:sz w:val="24"/>
          <w:szCs w:val="24"/>
        </w:rPr>
        <w:t>1.5</w:t>
      </w:r>
      <w:r w:rsidR="002314BB" w:rsidRPr="000A54A5">
        <w:rPr>
          <w:rFonts w:ascii="Times New Roman" w:hAnsi="Times New Roman" w:cs="Times New Roman"/>
          <w:b/>
          <w:bCs/>
          <w:sz w:val="24"/>
          <w:szCs w:val="24"/>
        </w:rPr>
        <w:t xml:space="preserve"> System Functionality</w:t>
      </w:r>
      <w:bookmarkEnd w:id="117"/>
    </w:p>
    <w:p w14:paraId="38EEB05A" w14:textId="77777777" w:rsidR="00FD72FA" w:rsidRPr="000A54A5" w:rsidRDefault="00FD72FA" w:rsidP="00770934">
      <w:pPr>
        <w:spacing w:line="360" w:lineRule="auto"/>
        <w:jc w:val="both"/>
        <w:rPr>
          <w:rFonts w:ascii="Times New Roman" w:hAnsi="Times New Roman" w:cs="Times New Roman"/>
          <w:sz w:val="24"/>
          <w:szCs w:val="24"/>
        </w:rPr>
      </w:pPr>
    </w:p>
    <w:p w14:paraId="4E532FFC" w14:textId="53474FB2" w:rsidR="00E01E0A" w:rsidRPr="000A54A5" w:rsidRDefault="00166FFE" w:rsidP="001A2653">
      <w:pPr>
        <w:spacing w:line="276" w:lineRule="auto"/>
        <w:jc w:val="both"/>
        <w:rPr>
          <w:rFonts w:ascii="Times New Roman" w:hAnsi="Times New Roman" w:cs="Times New Roman"/>
          <w:sz w:val="24"/>
          <w:szCs w:val="24"/>
          <w:lang w:val="en-US"/>
        </w:rPr>
      </w:pPr>
      <w:r w:rsidRPr="000A54A5">
        <w:rPr>
          <w:rFonts w:ascii="Times New Roman" w:hAnsi="Times New Roman" w:cs="Times New Roman"/>
          <w:sz w:val="24"/>
          <w:szCs w:val="24"/>
          <w:lang w:val="en-US"/>
        </w:rPr>
        <w:t xml:space="preserve">The system </w:t>
      </w:r>
      <w:r w:rsidR="00D366BA" w:rsidRPr="000A54A5">
        <w:rPr>
          <w:rFonts w:ascii="Times New Roman" w:hAnsi="Times New Roman" w:cs="Times New Roman"/>
          <w:sz w:val="24"/>
          <w:szCs w:val="24"/>
          <w:lang w:val="en-US"/>
        </w:rPr>
        <w:t>is a</w:t>
      </w:r>
      <w:r w:rsidR="00E01E0A" w:rsidRPr="000A54A5">
        <w:rPr>
          <w:rFonts w:ascii="Times New Roman" w:hAnsi="Times New Roman" w:cs="Times New Roman"/>
          <w:sz w:val="24"/>
          <w:szCs w:val="24"/>
          <w:lang w:val="en-US"/>
        </w:rPr>
        <w:t xml:space="preserve"> web app project</w:t>
      </w:r>
      <w:r w:rsidR="00D366BA" w:rsidRPr="000A54A5">
        <w:rPr>
          <w:rFonts w:ascii="Times New Roman" w:hAnsi="Times New Roman" w:cs="Times New Roman"/>
          <w:sz w:val="24"/>
          <w:szCs w:val="24"/>
          <w:lang w:val="en-US"/>
        </w:rPr>
        <w:t xml:space="preserve"> developed</w:t>
      </w:r>
      <w:r w:rsidR="00E01E0A" w:rsidRPr="000A54A5">
        <w:rPr>
          <w:rFonts w:ascii="Times New Roman" w:hAnsi="Times New Roman" w:cs="Times New Roman"/>
          <w:sz w:val="24"/>
          <w:szCs w:val="24"/>
          <w:lang w:val="en-US"/>
        </w:rPr>
        <w:t xml:space="preserve"> in PHP </w:t>
      </w:r>
      <w:r w:rsidR="00D366BA" w:rsidRPr="000A54A5">
        <w:rPr>
          <w:rFonts w:ascii="Times New Roman" w:hAnsi="Times New Roman" w:cs="Times New Roman"/>
          <w:sz w:val="24"/>
          <w:szCs w:val="24"/>
          <w:lang w:val="en-US"/>
        </w:rPr>
        <w:t>and mainly focuses</w:t>
      </w:r>
      <w:r w:rsidR="00E01E0A" w:rsidRPr="000A54A5">
        <w:rPr>
          <w:rFonts w:ascii="Times New Roman" w:hAnsi="Times New Roman" w:cs="Times New Roman"/>
          <w:sz w:val="24"/>
          <w:szCs w:val="24"/>
          <w:lang w:val="en-US"/>
        </w:rPr>
        <w:t xml:space="preserve"> on </w:t>
      </w:r>
      <w:r w:rsidR="00D366BA" w:rsidRPr="000A54A5">
        <w:rPr>
          <w:rFonts w:ascii="Times New Roman" w:hAnsi="Times New Roman" w:cs="Times New Roman"/>
          <w:sz w:val="24"/>
          <w:szCs w:val="24"/>
          <w:lang w:val="en-US"/>
        </w:rPr>
        <w:t xml:space="preserve">dealing with customers </w:t>
      </w:r>
      <w:r w:rsidR="00E01E0A" w:rsidRPr="000A54A5">
        <w:rPr>
          <w:rFonts w:ascii="Times New Roman" w:hAnsi="Times New Roman" w:cs="Times New Roman"/>
          <w:sz w:val="24"/>
          <w:szCs w:val="24"/>
          <w:lang w:val="en-US"/>
        </w:rPr>
        <w:t xml:space="preserve">and </w:t>
      </w:r>
      <w:r w:rsidR="006B117A" w:rsidRPr="000A54A5">
        <w:rPr>
          <w:rFonts w:ascii="Times New Roman" w:hAnsi="Times New Roman" w:cs="Times New Roman"/>
          <w:sz w:val="24"/>
          <w:szCs w:val="24"/>
          <w:lang w:val="en-US"/>
        </w:rPr>
        <w:t>their cart items. I</w:t>
      </w:r>
      <w:r w:rsidR="00E01E0A" w:rsidRPr="000A54A5">
        <w:rPr>
          <w:rFonts w:ascii="Times New Roman" w:hAnsi="Times New Roman" w:cs="Times New Roman"/>
          <w:sz w:val="24"/>
          <w:szCs w:val="24"/>
          <w:lang w:val="en-US"/>
        </w:rPr>
        <w:t>t displays all the available products on the right side where</w:t>
      </w:r>
      <w:r w:rsidR="006B117A" w:rsidRPr="000A54A5">
        <w:rPr>
          <w:rFonts w:ascii="Times New Roman" w:hAnsi="Times New Roman" w:cs="Times New Roman"/>
          <w:sz w:val="24"/>
          <w:szCs w:val="24"/>
          <w:lang w:val="en-US"/>
        </w:rPr>
        <w:t xml:space="preserve"> </w:t>
      </w:r>
      <w:r w:rsidR="00E01E0A" w:rsidRPr="000A54A5">
        <w:rPr>
          <w:rFonts w:ascii="Times New Roman" w:hAnsi="Times New Roman" w:cs="Times New Roman"/>
          <w:sz w:val="24"/>
          <w:szCs w:val="24"/>
          <w:lang w:val="en-US"/>
        </w:rPr>
        <w:t>as categories are shown on the left</w:t>
      </w:r>
      <w:r w:rsidR="006B117A" w:rsidRPr="000A54A5">
        <w:rPr>
          <w:rFonts w:ascii="Times New Roman" w:hAnsi="Times New Roman" w:cs="Times New Roman"/>
          <w:sz w:val="24"/>
          <w:szCs w:val="24"/>
          <w:lang w:val="en-US"/>
        </w:rPr>
        <w:t xml:space="preserve"> side</w:t>
      </w:r>
      <w:r w:rsidR="00E01E0A" w:rsidRPr="000A54A5">
        <w:rPr>
          <w:rFonts w:ascii="Times New Roman" w:hAnsi="Times New Roman" w:cs="Times New Roman"/>
          <w:sz w:val="24"/>
          <w:szCs w:val="24"/>
          <w:lang w:val="en-US"/>
        </w:rPr>
        <w:t>. The projec</w:t>
      </w:r>
      <w:r w:rsidR="00520384" w:rsidRPr="000A54A5">
        <w:rPr>
          <w:rFonts w:ascii="Times New Roman" w:hAnsi="Times New Roman" w:cs="Times New Roman"/>
          <w:sz w:val="24"/>
          <w:szCs w:val="24"/>
          <w:lang w:val="en-US"/>
        </w:rPr>
        <w:t xml:space="preserve">t is divided into two sections: the </w:t>
      </w:r>
      <w:r w:rsidR="0034535C" w:rsidRPr="000A54A5">
        <w:rPr>
          <w:rFonts w:ascii="Times New Roman" w:hAnsi="Times New Roman" w:cs="Times New Roman"/>
          <w:sz w:val="24"/>
          <w:szCs w:val="24"/>
          <w:lang w:val="en-US"/>
        </w:rPr>
        <w:t>farmer section</w:t>
      </w:r>
      <w:r w:rsidR="00520384" w:rsidRPr="000A54A5">
        <w:rPr>
          <w:rFonts w:ascii="Times New Roman" w:hAnsi="Times New Roman" w:cs="Times New Roman"/>
          <w:sz w:val="24"/>
          <w:szCs w:val="24"/>
          <w:lang w:val="en-US"/>
        </w:rPr>
        <w:t xml:space="preserve"> and the </w:t>
      </w:r>
      <w:r w:rsidR="0034535C" w:rsidRPr="000A54A5">
        <w:rPr>
          <w:rFonts w:ascii="Times New Roman" w:hAnsi="Times New Roman" w:cs="Times New Roman"/>
          <w:sz w:val="24"/>
          <w:szCs w:val="24"/>
          <w:lang w:val="en-US"/>
        </w:rPr>
        <w:t>Admin section</w:t>
      </w:r>
      <w:r w:rsidR="00E01E0A" w:rsidRPr="000A54A5">
        <w:rPr>
          <w:rFonts w:ascii="Times New Roman" w:hAnsi="Times New Roman" w:cs="Times New Roman"/>
          <w:sz w:val="24"/>
          <w:szCs w:val="24"/>
          <w:lang w:val="en-US"/>
        </w:rPr>
        <w:t xml:space="preserve">, the admin has full control of the </w:t>
      </w:r>
      <w:r w:rsidR="009052EB" w:rsidRPr="000A54A5">
        <w:rPr>
          <w:rFonts w:ascii="Times New Roman" w:hAnsi="Times New Roman" w:cs="Times New Roman"/>
          <w:sz w:val="24"/>
          <w:szCs w:val="24"/>
          <w:lang w:val="en-US"/>
        </w:rPr>
        <w:t xml:space="preserve">website. A farmer is </w:t>
      </w:r>
      <w:r w:rsidR="00AF33B8" w:rsidRPr="000A54A5">
        <w:rPr>
          <w:rFonts w:ascii="Times New Roman" w:hAnsi="Times New Roman" w:cs="Times New Roman"/>
          <w:sz w:val="24"/>
          <w:szCs w:val="24"/>
          <w:lang w:val="en-US"/>
        </w:rPr>
        <w:t xml:space="preserve">then </w:t>
      </w:r>
      <w:r w:rsidR="009052EB" w:rsidRPr="000A54A5">
        <w:rPr>
          <w:rFonts w:ascii="Times New Roman" w:hAnsi="Times New Roman" w:cs="Times New Roman"/>
          <w:sz w:val="24"/>
          <w:szCs w:val="24"/>
          <w:lang w:val="en-US"/>
        </w:rPr>
        <w:t xml:space="preserve">required to log in </w:t>
      </w:r>
      <w:r w:rsidR="00E01E0A" w:rsidRPr="000A54A5">
        <w:rPr>
          <w:rFonts w:ascii="Times New Roman" w:hAnsi="Times New Roman" w:cs="Times New Roman"/>
          <w:sz w:val="24"/>
          <w:szCs w:val="24"/>
          <w:lang w:val="en-US"/>
        </w:rPr>
        <w:t>or</w:t>
      </w:r>
      <w:r w:rsidR="00AF33B8" w:rsidRPr="000A54A5">
        <w:rPr>
          <w:rFonts w:ascii="Times New Roman" w:hAnsi="Times New Roman" w:cs="Times New Roman"/>
          <w:sz w:val="24"/>
          <w:szCs w:val="24"/>
          <w:lang w:val="en-US"/>
        </w:rPr>
        <w:t xml:space="preserve"> register their account and a disp</w:t>
      </w:r>
      <w:r w:rsidR="00187F3B" w:rsidRPr="000A54A5">
        <w:rPr>
          <w:rFonts w:ascii="Times New Roman" w:hAnsi="Times New Roman" w:cs="Times New Roman"/>
          <w:sz w:val="24"/>
          <w:szCs w:val="24"/>
          <w:lang w:val="en-US"/>
        </w:rPr>
        <w:t xml:space="preserve">lay of the </w:t>
      </w:r>
      <w:r w:rsidR="00E01E0A" w:rsidRPr="000A54A5">
        <w:rPr>
          <w:rFonts w:ascii="Times New Roman" w:hAnsi="Times New Roman" w:cs="Times New Roman"/>
          <w:sz w:val="24"/>
          <w:szCs w:val="24"/>
          <w:lang w:val="en-US"/>
        </w:rPr>
        <w:t>available products</w:t>
      </w:r>
      <w:r w:rsidR="00187F3B" w:rsidRPr="000A54A5">
        <w:rPr>
          <w:rFonts w:ascii="Times New Roman" w:hAnsi="Times New Roman" w:cs="Times New Roman"/>
          <w:sz w:val="24"/>
          <w:szCs w:val="24"/>
          <w:lang w:val="en-US"/>
        </w:rPr>
        <w:t xml:space="preserve"> are automatically rendered, the farmer can </w:t>
      </w:r>
      <w:r w:rsidR="00E01E0A" w:rsidRPr="000A54A5">
        <w:rPr>
          <w:rFonts w:ascii="Times New Roman" w:hAnsi="Times New Roman" w:cs="Times New Roman"/>
          <w:sz w:val="24"/>
          <w:szCs w:val="24"/>
          <w:lang w:val="en-US"/>
        </w:rPr>
        <w:t xml:space="preserve">add products to their cart with a certain quantity. After </w:t>
      </w:r>
      <w:r w:rsidR="00DB7B07" w:rsidRPr="000A54A5">
        <w:rPr>
          <w:rFonts w:ascii="Times New Roman" w:hAnsi="Times New Roman" w:cs="Times New Roman"/>
          <w:sz w:val="24"/>
          <w:szCs w:val="24"/>
          <w:lang w:val="en-US"/>
        </w:rPr>
        <w:t>the farmer is satisfied with the equipment and the total price, the farmer</w:t>
      </w:r>
      <w:r w:rsidR="00E01E0A" w:rsidRPr="000A54A5">
        <w:rPr>
          <w:rFonts w:ascii="Times New Roman" w:hAnsi="Times New Roman" w:cs="Times New Roman"/>
          <w:sz w:val="24"/>
          <w:szCs w:val="24"/>
          <w:lang w:val="en-US"/>
        </w:rPr>
        <w:t xml:space="preserve"> can proceed with the payment process.</w:t>
      </w:r>
    </w:p>
    <w:p w14:paraId="6864C477" w14:textId="22237482" w:rsidR="00E01E0A" w:rsidRPr="000A54A5" w:rsidRDefault="00E01E0A" w:rsidP="001A2653">
      <w:pPr>
        <w:spacing w:line="276" w:lineRule="auto"/>
        <w:jc w:val="both"/>
        <w:rPr>
          <w:rFonts w:ascii="Times New Roman" w:hAnsi="Times New Roman" w:cs="Times New Roman"/>
          <w:sz w:val="24"/>
          <w:szCs w:val="24"/>
          <w:lang w:val="en-US"/>
        </w:rPr>
      </w:pPr>
      <w:r w:rsidRPr="000A54A5">
        <w:rPr>
          <w:rFonts w:ascii="Times New Roman" w:hAnsi="Times New Roman" w:cs="Times New Roman"/>
          <w:sz w:val="24"/>
          <w:szCs w:val="24"/>
          <w:lang w:val="en-US"/>
        </w:rPr>
        <w:t>Similarly, the admin plays the main role in implementing the</w:t>
      </w:r>
      <w:r w:rsidR="000445C9" w:rsidRPr="000A54A5">
        <w:rPr>
          <w:rFonts w:ascii="Times New Roman" w:hAnsi="Times New Roman" w:cs="Times New Roman"/>
          <w:sz w:val="24"/>
          <w:szCs w:val="24"/>
          <w:lang w:val="en-US"/>
        </w:rPr>
        <w:t xml:space="preserve"> system. Admin is responsible for </w:t>
      </w:r>
      <w:r w:rsidRPr="000A54A5">
        <w:rPr>
          <w:rFonts w:ascii="Times New Roman" w:hAnsi="Times New Roman" w:cs="Times New Roman"/>
          <w:sz w:val="24"/>
          <w:szCs w:val="24"/>
          <w:lang w:val="en-US"/>
        </w:rPr>
        <w:t>view</w:t>
      </w:r>
      <w:r w:rsidR="000445C9" w:rsidRPr="000A54A5">
        <w:rPr>
          <w:rFonts w:ascii="Times New Roman" w:hAnsi="Times New Roman" w:cs="Times New Roman"/>
          <w:sz w:val="24"/>
          <w:szCs w:val="24"/>
          <w:lang w:val="en-US"/>
        </w:rPr>
        <w:t>ing</w:t>
      </w:r>
      <w:r w:rsidR="006B32F1" w:rsidRPr="000A54A5">
        <w:rPr>
          <w:rFonts w:ascii="Times New Roman" w:hAnsi="Times New Roman" w:cs="Times New Roman"/>
          <w:sz w:val="24"/>
          <w:szCs w:val="24"/>
          <w:lang w:val="en-US"/>
        </w:rPr>
        <w:t xml:space="preserve"> all orders, managing the</w:t>
      </w:r>
      <w:r w:rsidRPr="000A54A5">
        <w:rPr>
          <w:rFonts w:ascii="Times New Roman" w:hAnsi="Times New Roman" w:cs="Times New Roman"/>
          <w:sz w:val="24"/>
          <w:szCs w:val="24"/>
          <w:lang w:val="en-US"/>
        </w:rPr>
        <w:t xml:space="preserve"> p</w:t>
      </w:r>
      <w:r w:rsidR="006505B0" w:rsidRPr="000A54A5">
        <w:rPr>
          <w:rFonts w:ascii="Times New Roman" w:hAnsi="Times New Roman" w:cs="Times New Roman"/>
          <w:sz w:val="24"/>
          <w:szCs w:val="24"/>
          <w:lang w:val="en-US"/>
        </w:rPr>
        <w:t>roduct lists and</w:t>
      </w:r>
      <w:r w:rsidRPr="000A54A5">
        <w:rPr>
          <w:rFonts w:ascii="Times New Roman" w:hAnsi="Times New Roman" w:cs="Times New Roman"/>
          <w:sz w:val="24"/>
          <w:szCs w:val="24"/>
          <w:lang w:val="en-US"/>
        </w:rPr>
        <w:t xml:space="preserve"> t</w:t>
      </w:r>
      <w:r w:rsidR="006505B0" w:rsidRPr="000A54A5">
        <w:rPr>
          <w:rFonts w:ascii="Times New Roman" w:hAnsi="Times New Roman" w:cs="Times New Roman"/>
          <w:sz w:val="24"/>
          <w:szCs w:val="24"/>
          <w:lang w:val="en-US"/>
        </w:rPr>
        <w:t>heir categories, view</w:t>
      </w:r>
      <w:r w:rsidR="006B32F1" w:rsidRPr="000A54A5">
        <w:rPr>
          <w:rFonts w:ascii="Times New Roman" w:hAnsi="Times New Roman" w:cs="Times New Roman"/>
          <w:sz w:val="24"/>
          <w:szCs w:val="24"/>
          <w:lang w:val="en-US"/>
        </w:rPr>
        <w:t>ing</w:t>
      </w:r>
      <w:r w:rsidR="006505B0" w:rsidRPr="000A54A5">
        <w:rPr>
          <w:rFonts w:ascii="Times New Roman" w:hAnsi="Times New Roman" w:cs="Times New Roman"/>
          <w:sz w:val="24"/>
          <w:szCs w:val="24"/>
          <w:lang w:val="en-US"/>
        </w:rPr>
        <w:t xml:space="preserve"> total customers and </w:t>
      </w:r>
      <w:r w:rsidRPr="000A54A5">
        <w:rPr>
          <w:rFonts w:ascii="Times New Roman" w:hAnsi="Times New Roman" w:cs="Times New Roman"/>
          <w:sz w:val="24"/>
          <w:szCs w:val="24"/>
          <w:lang w:val="en-US"/>
        </w:rPr>
        <w:t>their</w:t>
      </w:r>
      <w:r w:rsidR="006505B0" w:rsidRPr="000A54A5">
        <w:rPr>
          <w:rFonts w:ascii="Times New Roman" w:hAnsi="Times New Roman" w:cs="Times New Roman"/>
          <w:sz w:val="24"/>
          <w:szCs w:val="24"/>
          <w:lang w:val="en-US"/>
        </w:rPr>
        <w:t xml:space="preserve"> respective details</w:t>
      </w:r>
      <w:r w:rsidRPr="000A54A5">
        <w:rPr>
          <w:rFonts w:ascii="Times New Roman" w:hAnsi="Times New Roman" w:cs="Times New Roman"/>
          <w:sz w:val="24"/>
          <w:szCs w:val="24"/>
          <w:lang w:val="en-US"/>
        </w:rPr>
        <w:t xml:space="preserve">. In order to add a product, an admin must provide a suitable product </w:t>
      </w:r>
      <w:r w:rsidR="006B32F1" w:rsidRPr="000A54A5">
        <w:rPr>
          <w:rFonts w:ascii="Times New Roman" w:hAnsi="Times New Roman" w:cs="Times New Roman"/>
          <w:sz w:val="24"/>
          <w:szCs w:val="24"/>
          <w:lang w:val="en-US"/>
        </w:rPr>
        <w:t>name and</w:t>
      </w:r>
      <w:r w:rsidR="00E2158B" w:rsidRPr="000A54A5">
        <w:rPr>
          <w:rFonts w:ascii="Times New Roman" w:hAnsi="Times New Roman" w:cs="Times New Roman"/>
          <w:sz w:val="24"/>
          <w:szCs w:val="24"/>
          <w:lang w:val="en-US"/>
        </w:rPr>
        <w:t xml:space="preserve"> selecting a </w:t>
      </w:r>
      <w:r w:rsidRPr="000A54A5">
        <w:rPr>
          <w:rFonts w:ascii="Times New Roman" w:hAnsi="Times New Roman" w:cs="Times New Roman"/>
          <w:sz w:val="24"/>
          <w:szCs w:val="24"/>
          <w:lang w:val="en-US"/>
        </w:rPr>
        <w:t>category and should enter</w:t>
      </w:r>
      <w:r w:rsidR="00E14E13" w:rsidRPr="000A54A5">
        <w:rPr>
          <w:rFonts w:ascii="Times New Roman" w:hAnsi="Times New Roman" w:cs="Times New Roman"/>
          <w:sz w:val="24"/>
          <w:szCs w:val="24"/>
          <w:lang w:val="en-US"/>
        </w:rPr>
        <w:t xml:space="preserve"> a description, quantity,</w:t>
      </w:r>
      <w:r w:rsidR="00D73B4E" w:rsidRPr="000A54A5">
        <w:rPr>
          <w:rFonts w:ascii="Times New Roman" w:hAnsi="Times New Roman" w:cs="Times New Roman"/>
          <w:sz w:val="24"/>
          <w:szCs w:val="24"/>
          <w:lang w:val="en-US"/>
        </w:rPr>
        <w:t xml:space="preserve"> the</w:t>
      </w:r>
      <w:r w:rsidR="00E14E13" w:rsidRPr="000A54A5">
        <w:rPr>
          <w:rFonts w:ascii="Times New Roman" w:hAnsi="Times New Roman" w:cs="Times New Roman"/>
          <w:sz w:val="24"/>
          <w:szCs w:val="24"/>
          <w:lang w:val="en-US"/>
        </w:rPr>
        <w:t xml:space="preserve"> rate </w:t>
      </w:r>
      <w:r w:rsidR="00D73B4E" w:rsidRPr="000A54A5">
        <w:rPr>
          <w:rFonts w:ascii="Times New Roman" w:hAnsi="Times New Roman" w:cs="Times New Roman"/>
          <w:sz w:val="24"/>
          <w:szCs w:val="24"/>
          <w:lang w:val="en-US"/>
        </w:rPr>
        <w:t xml:space="preserve">a farmer is supposed to pay </w:t>
      </w:r>
      <w:r w:rsidR="0034535C" w:rsidRPr="000A54A5">
        <w:rPr>
          <w:rFonts w:ascii="Times New Roman" w:hAnsi="Times New Roman" w:cs="Times New Roman"/>
          <w:sz w:val="24"/>
          <w:szCs w:val="24"/>
          <w:lang w:val="en-US"/>
        </w:rPr>
        <w:t>for</w:t>
      </w:r>
      <w:r w:rsidR="00E14E13" w:rsidRPr="000A54A5">
        <w:rPr>
          <w:rFonts w:ascii="Times New Roman" w:hAnsi="Times New Roman" w:cs="Times New Roman"/>
          <w:sz w:val="24"/>
          <w:szCs w:val="24"/>
          <w:lang w:val="en-US"/>
        </w:rPr>
        <w:t xml:space="preserve"> </w:t>
      </w:r>
      <w:r w:rsidR="0034535C" w:rsidRPr="000A54A5">
        <w:rPr>
          <w:rFonts w:ascii="Times New Roman" w:hAnsi="Times New Roman" w:cs="Times New Roman"/>
          <w:sz w:val="24"/>
          <w:szCs w:val="24"/>
          <w:lang w:val="en-US"/>
        </w:rPr>
        <w:t>renting the equipment</w:t>
      </w:r>
      <w:r w:rsidRPr="000A54A5">
        <w:rPr>
          <w:rFonts w:ascii="Times New Roman" w:hAnsi="Times New Roman" w:cs="Times New Roman"/>
          <w:sz w:val="24"/>
          <w:szCs w:val="24"/>
          <w:lang w:val="en-US"/>
        </w:rPr>
        <w:t xml:space="preserve"> and</w:t>
      </w:r>
      <w:r w:rsidR="00E14E13" w:rsidRPr="000A54A5">
        <w:rPr>
          <w:rFonts w:ascii="Times New Roman" w:hAnsi="Times New Roman" w:cs="Times New Roman"/>
          <w:sz w:val="24"/>
          <w:szCs w:val="24"/>
          <w:lang w:val="en-US"/>
        </w:rPr>
        <w:t xml:space="preserve"> the product image</w:t>
      </w:r>
      <w:r w:rsidR="0034535C" w:rsidRPr="000A54A5">
        <w:rPr>
          <w:rFonts w:ascii="Times New Roman" w:hAnsi="Times New Roman" w:cs="Times New Roman"/>
          <w:sz w:val="24"/>
          <w:szCs w:val="24"/>
          <w:lang w:val="en-US"/>
        </w:rPr>
        <w:t>. Last but not the least, the</w:t>
      </w:r>
      <w:r w:rsidRPr="000A54A5">
        <w:rPr>
          <w:rFonts w:ascii="Times New Roman" w:hAnsi="Times New Roman" w:cs="Times New Roman"/>
          <w:sz w:val="24"/>
          <w:szCs w:val="24"/>
          <w:lang w:val="en-US"/>
        </w:rPr>
        <w:t xml:space="preserve"> admin can check the order status of the customer with their </w:t>
      </w:r>
      <w:r w:rsidR="005A55B4" w:rsidRPr="000A54A5">
        <w:rPr>
          <w:rFonts w:ascii="Times New Roman" w:hAnsi="Times New Roman" w:cs="Times New Roman"/>
          <w:sz w:val="24"/>
          <w:szCs w:val="24"/>
          <w:lang w:val="en-US"/>
        </w:rPr>
        <w:t xml:space="preserve">respective product names and the </w:t>
      </w:r>
      <w:r w:rsidR="005A55B4" w:rsidRPr="000A54A5">
        <w:rPr>
          <w:rStyle w:val="Strong"/>
          <w:rFonts w:ascii="Times New Roman" w:hAnsi="Times New Roman" w:cs="Times New Roman"/>
          <w:b w:val="0"/>
          <w:color w:val="111111"/>
          <w:sz w:val="24"/>
          <w:szCs w:val="24"/>
          <w:shd w:val="clear" w:color="auto" w:fill="FFFFFF"/>
        </w:rPr>
        <w:t>Transaction Reference</w:t>
      </w:r>
      <w:r w:rsidR="005A55B4" w:rsidRPr="000A54A5">
        <w:rPr>
          <w:rFonts w:ascii="Times New Roman" w:hAnsi="Times New Roman" w:cs="Times New Roman"/>
          <w:sz w:val="24"/>
          <w:szCs w:val="24"/>
          <w:lang w:val="en-US"/>
        </w:rPr>
        <w:t xml:space="preserve"> id. For the</w:t>
      </w:r>
      <w:r w:rsidRPr="000A54A5">
        <w:rPr>
          <w:rFonts w:ascii="Times New Roman" w:hAnsi="Times New Roman" w:cs="Times New Roman"/>
          <w:sz w:val="24"/>
          <w:szCs w:val="24"/>
          <w:lang w:val="en-US"/>
        </w:rPr>
        <w:t xml:space="preserve"> U</w:t>
      </w:r>
      <w:r w:rsidR="005A55B4" w:rsidRPr="000A54A5">
        <w:rPr>
          <w:rFonts w:ascii="Times New Roman" w:hAnsi="Times New Roman" w:cs="Times New Roman"/>
          <w:sz w:val="24"/>
          <w:szCs w:val="24"/>
          <w:lang w:val="en-US"/>
        </w:rPr>
        <w:t xml:space="preserve">ser </w:t>
      </w:r>
      <w:r w:rsidRPr="000A54A5">
        <w:rPr>
          <w:rFonts w:ascii="Times New Roman" w:hAnsi="Times New Roman" w:cs="Times New Roman"/>
          <w:sz w:val="24"/>
          <w:szCs w:val="24"/>
          <w:lang w:val="en-US"/>
        </w:rPr>
        <w:t>I</w:t>
      </w:r>
      <w:r w:rsidR="00D73B4E" w:rsidRPr="000A54A5">
        <w:rPr>
          <w:rFonts w:ascii="Times New Roman" w:hAnsi="Times New Roman" w:cs="Times New Roman"/>
          <w:sz w:val="24"/>
          <w:szCs w:val="24"/>
          <w:lang w:val="en-US"/>
        </w:rPr>
        <w:t>nterface</w:t>
      </w:r>
      <w:r w:rsidRPr="000A54A5">
        <w:rPr>
          <w:rFonts w:ascii="Times New Roman" w:hAnsi="Times New Roman" w:cs="Times New Roman"/>
          <w:sz w:val="24"/>
          <w:szCs w:val="24"/>
          <w:lang w:val="en-US"/>
        </w:rPr>
        <w:t xml:space="preserve"> elements, a </w:t>
      </w:r>
      <w:r w:rsidR="00234ED5" w:rsidRPr="000A54A5">
        <w:rPr>
          <w:rFonts w:ascii="Times New Roman" w:hAnsi="Times New Roman" w:cs="Times New Roman"/>
          <w:sz w:val="24"/>
          <w:szCs w:val="24"/>
          <w:lang w:val="en-US"/>
        </w:rPr>
        <w:t>free open-source CSS framework Bootstrap is being used</w:t>
      </w:r>
      <w:r w:rsidR="00735FE5" w:rsidRPr="000A54A5">
        <w:rPr>
          <w:rFonts w:ascii="Times New Roman" w:hAnsi="Times New Roman" w:cs="Times New Roman"/>
          <w:sz w:val="24"/>
          <w:szCs w:val="24"/>
          <w:lang w:val="en-US"/>
        </w:rPr>
        <w:t>.</w:t>
      </w:r>
    </w:p>
    <w:p w14:paraId="7CD1F4F9" w14:textId="7CCFDAFB" w:rsidR="00E01E0A" w:rsidRPr="000A54A5" w:rsidRDefault="00FE2121" w:rsidP="001A2653">
      <w:pPr>
        <w:spacing w:line="276" w:lineRule="auto"/>
        <w:jc w:val="both"/>
        <w:rPr>
          <w:rFonts w:ascii="Times New Roman" w:hAnsi="Times New Roman" w:cs="Times New Roman"/>
          <w:sz w:val="24"/>
          <w:szCs w:val="24"/>
          <w:lang w:val="en-US"/>
        </w:rPr>
      </w:pPr>
      <w:r w:rsidRPr="000A54A5">
        <w:rPr>
          <w:rFonts w:ascii="Times New Roman" w:hAnsi="Times New Roman" w:cs="Times New Roman"/>
          <w:b/>
          <w:bCs/>
          <w:sz w:val="24"/>
          <w:szCs w:val="24"/>
          <w:lang w:val="en-US"/>
        </w:rPr>
        <w:t>Available Modules</w:t>
      </w:r>
      <w:r w:rsidR="00E01E0A" w:rsidRPr="000A54A5">
        <w:rPr>
          <w:rFonts w:ascii="Times New Roman" w:hAnsi="Times New Roman" w:cs="Times New Roman"/>
          <w:b/>
          <w:bCs/>
          <w:sz w:val="24"/>
          <w:szCs w:val="24"/>
          <w:lang w:val="en-US"/>
        </w:rPr>
        <w:t>:</w:t>
      </w:r>
    </w:p>
    <w:p w14:paraId="1DAFFC4E" w14:textId="77777777" w:rsidR="00E01E0A" w:rsidRPr="000A54A5" w:rsidRDefault="00E01E0A" w:rsidP="00CB4EC4">
      <w:pPr>
        <w:numPr>
          <w:ilvl w:val="0"/>
          <w:numId w:val="4"/>
        </w:numPr>
        <w:spacing w:line="276" w:lineRule="auto"/>
        <w:jc w:val="both"/>
        <w:rPr>
          <w:rFonts w:ascii="Times New Roman" w:hAnsi="Times New Roman" w:cs="Times New Roman"/>
          <w:sz w:val="24"/>
          <w:szCs w:val="24"/>
          <w:lang w:val="en-US"/>
        </w:rPr>
      </w:pPr>
      <w:r w:rsidRPr="000A54A5">
        <w:rPr>
          <w:rFonts w:ascii="Times New Roman" w:hAnsi="Times New Roman" w:cs="Times New Roman"/>
          <w:sz w:val="24"/>
          <w:szCs w:val="24"/>
          <w:lang w:val="en-US"/>
        </w:rPr>
        <w:t>Customer Login/Register</w:t>
      </w:r>
    </w:p>
    <w:p w14:paraId="036EFBF4" w14:textId="77777777" w:rsidR="00E01E0A" w:rsidRPr="000A54A5" w:rsidRDefault="00E01E0A" w:rsidP="00CB4EC4">
      <w:pPr>
        <w:numPr>
          <w:ilvl w:val="0"/>
          <w:numId w:val="4"/>
        </w:numPr>
        <w:spacing w:line="276" w:lineRule="auto"/>
        <w:jc w:val="both"/>
        <w:rPr>
          <w:rFonts w:ascii="Times New Roman" w:hAnsi="Times New Roman" w:cs="Times New Roman"/>
          <w:sz w:val="24"/>
          <w:szCs w:val="24"/>
          <w:lang w:val="en-US"/>
        </w:rPr>
      </w:pPr>
      <w:r w:rsidRPr="000A54A5">
        <w:rPr>
          <w:rFonts w:ascii="Times New Roman" w:hAnsi="Times New Roman" w:cs="Times New Roman"/>
          <w:sz w:val="24"/>
          <w:szCs w:val="24"/>
          <w:lang w:val="en-US"/>
        </w:rPr>
        <w:t>Admin Panel</w:t>
      </w:r>
    </w:p>
    <w:p w14:paraId="53C47B48" w14:textId="6901D0F4" w:rsidR="00E01E0A" w:rsidRPr="000A54A5" w:rsidRDefault="00FE2121" w:rsidP="00CB4EC4">
      <w:pPr>
        <w:numPr>
          <w:ilvl w:val="0"/>
          <w:numId w:val="4"/>
        </w:numPr>
        <w:spacing w:line="276" w:lineRule="auto"/>
        <w:jc w:val="both"/>
        <w:rPr>
          <w:rFonts w:ascii="Times New Roman" w:hAnsi="Times New Roman" w:cs="Times New Roman"/>
          <w:sz w:val="24"/>
          <w:szCs w:val="24"/>
          <w:lang w:val="en-US"/>
        </w:rPr>
      </w:pPr>
      <w:r w:rsidRPr="000A54A5">
        <w:rPr>
          <w:rFonts w:ascii="Times New Roman" w:hAnsi="Times New Roman" w:cs="Times New Roman"/>
          <w:sz w:val="24"/>
          <w:szCs w:val="24"/>
          <w:lang w:val="en-US"/>
        </w:rPr>
        <w:t>Add-To-Cart module</w:t>
      </w:r>
    </w:p>
    <w:p w14:paraId="33BA697A" w14:textId="77777777" w:rsidR="00E01E0A" w:rsidRPr="000A54A5" w:rsidRDefault="00E01E0A" w:rsidP="00CB4EC4">
      <w:pPr>
        <w:numPr>
          <w:ilvl w:val="0"/>
          <w:numId w:val="4"/>
        </w:numPr>
        <w:spacing w:line="276" w:lineRule="auto"/>
        <w:jc w:val="both"/>
        <w:rPr>
          <w:rFonts w:ascii="Times New Roman" w:hAnsi="Times New Roman" w:cs="Times New Roman"/>
          <w:sz w:val="24"/>
          <w:szCs w:val="24"/>
          <w:lang w:val="en-US"/>
        </w:rPr>
      </w:pPr>
      <w:r w:rsidRPr="000A54A5">
        <w:rPr>
          <w:rFonts w:ascii="Times New Roman" w:hAnsi="Times New Roman" w:cs="Times New Roman"/>
          <w:sz w:val="24"/>
          <w:szCs w:val="24"/>
          <w:lang w:val="en-US"/>
        </w:rPr>
        <w:t>Product categories</w:t>
      </w:r>
    </w:p>
    <w:p w14:paraId="242B114A" w14:textId="152D8A1C" w:rsidR="00E01E0A" w:rsidRPr="000A54A5" w:rsidRDefault="00E01E0A" w:rsidP="00CB4EC4">
      <w:pPr>
        <w:numPr>
          <w:ilvl w:val="0"/>
          <w:numId w:val="4"/>
        </w:numPr>
        <w:spacing w:line="276" w:lineRule="auto"/>
        <w:jc w:val="both"/>
        <w:rPr>
          <w:rFonts w:ascii="Times New Roman" w:hAnsi="Times New Roman" w:cs="Times New Roman"/>
          <w:sz w:val="24"/>
          <w:szCs w:val="24"/>
          <w:lang w:val="en-US"/>
        </w:rPr>
      </w:pPr>
      <w:r w:rsidRPr="000A54A5">
        <w:rPr>
          <w:rFonts w:ascii="Times New Roman" w:hAnsi="Times New Roman" w:cs="Times New Roman"/>
          <w:sz w:val="24"/>
          <w:szCs w:val="24"/>
          <w:lang w:val="en-US"/>
        </w:rPr>
        <w:lastRenderedPageBreak/>
        <w:t>Paym</w:t>
      </w:r>
      <w:r w:rsidR="00FE2121" w:rsidRPr="000A54A5">
        <w:rPr>
          <w:rFonts w:ascii="Times New Roman" w:hAnsi="Times New Roman" w:cs="Times New Roman"/>
          <w:sz w:val="24"/>
          <w:szCs w:val="24"/>
          <w:lang w:val="en-US"/>
        </w:rPr>
        <w:t>ent mod</w:t>
      </w:r>
      <w:r w:rsidR="00395D8D" w:rsidRPr="000A54A5">
        <w:rPr>
          <w:rFonts w:ascii="Times New Roman" w:hAnsi="Times New Roman" w:cs="Times New Roman"/>
          <w:sz w:val="24"/>
          <w:szCs w:val="24"/>
          <w:lang w:val="en-US"/>
        </w:rPr>
        <w:t>ule</w:t>
      </w:r>
    </w:p>
    <w:p w14:paraId="23430F6A" w14:textId="77777777" w:rsidR="00E01E0A" w:rsidRPr="000A54A5" w:rsidRDefault="00E01E0A" w:rsidP="00CB4EC4">
      <w:pPr>
        <w:numPr>
          <w:ilvl w:val="0"/>
          <w:numId w:val="4"/>
        </w:numPr>
        <w:spacing w:line="276" w:lineRule="auto"/>
        <w:jc w:val="both"/>
        <w:rPr>
          <w:rFonts w:ascii="Times New Roman" w:hAnsi="Times New Roman" w:cs="Times New Roman"/>
          <w:sz w:val="24"/>
          <w:szCs w:val="24"/>
          <w:lang w:val="en-US"/>
        </w:rPr>
      </w:pPr>
      <w:r w:rsidRPr="000A54A5">
        <w:rPr>
          <w:rFonts w:ascii="Times New Roman" w:hAnsi="Times New Roman" w:cs="Times New Roman"/>
          <w:sz w:val="24"/>
          <w:szCs w:val="24"/>
          <w:lang w:val="en-US"/>
        </w:rPr>
        <w:t>Manage admin</w:t>
      </w:r>
    </w:p>
    <w:p w14:paraId="5EB30C94" w14:textId="77777777" w:rsidR="00E01E0A" w:rsidRPr="000A54A5" w:rsidRDefault="00E01E0A" w:rsidP="00CB4EC4">
      <w:pPr>
        <w:numPr>
          <w:ilvl w:val="0"/>
          <w:numId w:val="4"/>
        </w:numPr>
        <w:spacing w:line="276" w:lineRule="auto"/>
        <w:jc w:val="both"/>
        <w:rPr>
          <w:rFonts w:ascii="Times New Roman" w:hAnsi="Times New Roman" w:cs="Times New Roman"/>
          <w:sz w:val="24"/>
          <w:szCs w:val="24"/>
          <w:lang w:val="en-US"/>
        </w:rPr>
      </w:pPr>
      <w:r w:rsidRPr="000A54A5">
        <w:rPr>
          <w:rFonts w:ascii="Times New Roman" w:hAnsi="Times New Roman" w:cs="Times New Roman"/>
          <w:sz w:val="24"/>
          <w:szCs w:val="24"/>
          <w:lang w:val="en-US"/>
        </w:rPr>
        <w:t>View customer’s order details</w:t>
      </w:r>
    </w:p>
    <w:p w14:paraId="15F67704" w14:textId="2C3B2D48" w:rsidR="00E01E0A" w:rsidRPr="000A54A5" w:rsidRDefault="00395D8D" w:rsidP="00CB4EC4">
      <w:pPr>
        <w:numPr>
          <w:ilvl w:val="0"/>
          <w:numId w:val="4"/>
        </w:numPr>
        <w:spacing w:line="276" w:lineRule="auto"/>
        <w:jc w:val="both"/>
        <w:rPr>
          <w:rFonts w:ascii="Times New Roman" w:hAnsi="Times New Roman" w:cs="Times New Roman"/>
          <w:sz w:val="24"/>
          <w:szCs w:val="24"/>
          <w:lang w:val="en-US"/>
        </w:rPr>
      </w:pPr>
      <w:r w:rsidRPr="000A54A5">
        <w:rPr>
          <w:rFonts w:ascii="Times New Roman" w:hAnsi="Times New Roman" w:cs="Times New Roman"/>
          <w:sz w:val="24"/>
          <w:szCs w:val="24"/>
          <w:lang w:val="en-US"/>
        </w:rPr>
        <w:t>Product management module</w:t>
      </w:r>
    </w:p>
    <w:p w14:paraId="23B44410" w14:textId="77777777" w:rsidR="00AB0441" w:rsidRPr="000A54A5" w:rsidRDefault="00AB0441" w:rsidP="001A2653">
      <w:pPr>
        <w:spacing w:line="276" w:lineRule="auto"/>
        <w:rPr>
          <w:rFonts w:ascii="Times New Roman" w:hAnsi="Times New Roman" w:cs="Times New Roman"/>
          <w:b/>
          <w:sz w:val="24"/>
          <w:szCs w:val="24"/>
        </w:rPr>
      </w:pPr>
      <w:r w:rsidRPr="000A54A5">
        <w:rPr>
          <w:rFonts w:ascii="Times New Roman" w:hAnsi="Times New Roman" w:cs="Times New Roman"/>
          <w:b/>
          <w:sz w:val="24"/>
          <w:szCs w:val="24"/>
        </w:rPr>
        <w:t>Platform</w:t>
      </w:r>
    </w:p>
    <w:p w14:paraId="55A3D634" w14:textId="06329CF9" w:rsidR="00AB0441" w:rsidRPr="000A54A5" w:rsidRDefault="00735FE5" w:rsidP="001A2653">
      <w:pPr>
        <w:spacing w:line="276" w:lineRule="auto"/>
        <w:rPr>
          <w:rFonts w:ascii="Times New Roman" w:hAnsi="Times New Roman" w:cs="Times New Roman"/>
          <w:b/>
          <w:sz w:val="24"/>
          <w:szCs w:val="24"/>
        </w:rPr>
      </w:pPr>
      <w:r w:rsidRPr="000A54A5">
        <w:rPr>
          <w:rFonts w:ascii="Times New Roman" w:hAnsi="Times New Roman" w:cs="Times New Roman"/>
          <w:sz w:val="24"/>
          <w:szCs w:val="24"/>
        </w:rPr>
        <w:t>The platform that was</w:t>
      </w:r>
      <w:r w:rsidR="00AB0441" w:rsidRPr="000A54A5">
        <w:rPr>
          <w:rFonts w:ascii="Times New Roman" w:hAnsi="Times New Roman" w:cs="Times New Roman"/>
          <w:sz w:val="24"/>
          <w:szCs w:val="24"/>
        </w:rPr>
        <w:t xml:space="preserve"> used for development is</w:t>
      </w:r>
      <w:r w:rsidR="00AB0441" w:rsidRPr="000A54A5">
        <w:rPr>
          <w:rFonts w:ascii="Times New Roman" w:hAnsi="Times New Roman" w:cs="Times New Roman"/>
          <w:b/>
          <w:sz w:val="24"/>
          <w:szCs w:val="24"/>
        </w:rPr>
        <w:t xml:space="preserve"> Visual Studio Code</w:t>
      </w:r>
    </w:p>
    <w:p w14:paraId="095D722B" w14:textId="77777777" w:rsidR="00AB0441" w:rsidRPr="000A54A5" w:rsidRDefault="00AB0441" w:rsidP="001A2653">
      <w:pPr>
        <w:spacing w:line="276" w:lineRule="auto"/>
        <w:rPr>
          <w:rFonts w:ascii="Times New Roman" w:hAnsi="Times New Roman" w:cs="Times New Roman"/>
          <w:b/>
          <w:sz w:val="24"/>
          <w:szCs w:val="24"/>
        </w:rPr>
      </w:pPr>
      <w:r w:rsidRPr="000A54A5">
        <w:rPr>
          <w:rFonts w:ascii="Times New Roman" w:hAnsi="Times New Roman" w:cs="Times New Roman"/>
          <w:b/>
          <w:sz w:val="24"/>
          <w:szCs w:val="24"/>
        </w:rPr>
        <w:t xml:space="preserve">Development Languages </w:t>
      </w:r>
    </w:p>
    <w:p w14:paraId="60F196F6" w14:textId="77777777" w:rsidR="00AB0441" w:rsidRPr="000A54A5" w:rsidRDefault="00AB0441" w:rsidP="001A2653">
      <w:pPr>
        <w:spacing w:line="276" w:lineRule="auto"/>
        <w:rPr>
          <w:rFonts w:ascii="Times New Roman" w:hAnsi="Times New Roman" w:cs="Times New Roman"/>
          <w:sz w:val="24"/>
          <w:szCs w:val="24"/>
          <w:u w:val="single"/>
        </w:rPr>
      </w:pPr>
      <w:r w:rsidRPr="000A54A5">
        <w:rPr>
          <w:rFonts w:ascii="Times New Roman" w:hAnsi="Times New Roman" w:cs="Times New Roman"/>
          <w:sz w:val="24"/>
          <w:szCs w:val="24"/>
          <w:u w:val="single"/>
        </w:rPr>
        <w:t>Front end</w:t>
      </w:r>
    </w:p>
    <w:p w14:paraId="2F39562D" w14:textId="0C098A15" w:rsidR="00AB0441" w:rsidRPr="000A54A5" w:rsidRDefault="002E1AB8" w:rsidP="001A2653">
      <w:pPr>
        <w:spacing w:line="276" w:lineRule="auto"/>
        <w:rPr>
          <w:rFonts w:ascii="Times New Roman" w:hAnsi="Times New Roman" w:cs="Times New Roman"/>
          <w:b/>
          <w:sz w:val="24"/>
          <w:szCs w:val="24"/>
        </w:rPr>
      </w:pPr>
      <w:r w:rsidRPr="000A54A5">
        <w:rPr>
          <w:rFonts w:ascii="Times New Roman" w:hAnsi="Times New Roman" w:cs="Times New Roman"/>
          <w:b/>
          <w:sz w:val="24"/>
          <w:szCs w:val="24"/>
        </w:rPr>
        <w:t>BOOTSTRAP</w:t>
      </w:r>
    </w:p>
    <w:p w14:paraId="45ABCB06" w14:textId="6D9D7F6E" w:rsidR="00AB0441" w:rsidRDefault="00AB0441" w:rsidP="001A2653">
      <w:pPr>
        <w:spacing w:line="276" w:lineRule="auto"/>
        <w:rPr>
          <w:ins w:id="118" w:author="Pukuta Mwanza" w:date="2022-08-05T17:41:00Z"/>
          <w:rFonts w:ascii="Times New Roman" w:hAnsi="Times New Roman" w:cs="Times New Roman"/>
          <w:b/>
          <w:sz w:val="24"/>
          <w:szCs w:val="24"/>
        </w:rPr>
      </w:pPr>
      <w:r w:rsidRPr="000A54A5">
        <w:rPr>
          <w:rFonts w:ascii="Times New Roman" w:hAnsi="Times New Roman" w:cs="Times New Roman"/>
          <w:b/>
          <w:sz w:val="24"/>
          <w:szCs w:val="24"/>
        </w:rPr>
        <w:t>HTML</w:t>
      </w:r>
    </w:p>
    <w:p w14:paraId="4E2E96B2" w14:textId="489F20FB" w:rsidR="00585B41" w:rsidRPr="000A54A5" w:rsidRDefault="00585B41" w:rsidP="001A2653">
      <w:pPr>
        <w:spacing w:line="276" w:lineRule="auto"/>
        <w:rPr>
          <w:rFonts w:ascii="Times New Roman" w:hAnsi="Times New Roman" w:cs="Times New Roman"/>
          <w:b/>
          <w:sz w:val="24"/>
          <w:szCs w:val="24"/>
        </w:rPr>
      </w:pPr>
      <w:ins w:id="119" w:author="Pukuta Mwanza" w:date="2022-08-05T17:41:00Z">
        <w:r>
          <w:rPr>
            <w:rFonts w:ascii="Times New Roman" w:hAnsi="Times New Roman" w:cs="Times New Roman"/>
            <w:b/>
            <w:sz w:val="24"/>
            <w:szCs w:val="24"/>
          </w:rPr>
          <w:t>CSS</w:t>
        </w:r>
      </w:ins>
    </w:p>
    <w:p w14:paraId="6A987460" w14:textId="5C1EB5F6" w:rsidR="00AB0441" w:rsidRPr="000A54A5" w:rsidRDefault="00AB0441" w:rsidP="001A2653">
      <w:pPr>
        <w:spacing w:line="276" w:lineRule="auto"/>
        <w:rPr>
          <w:rFonts w:ascii="Times New Roman" w:hAnsi="Times New Roman" w:cs="Times New Roman"/>
          <w:b/>
          <w:sz w:val="24"/>
          <w:szCs w:val="24"/>
        </w:rPr>
      </w:pPr>
      <w:r w:rsidRPr="000A54A5">
        <w:rPr>
          <w:rFonts w:ascii="Times New Roman" w:hAnsi="Times New Roman" w:cs="Times New Roman"/>
          <w:b/>
          <w:sz w:val="24"/>
          <w:szCs w:val="24"/>
        </w:rPr>
        <w:t>J</w:t>
      </w:r>
      <w:r w:rsidR="002E1AB8" w:rsidRPr="000A54A5">
        <w:rPr>
          <w:rFonts w:ascii="Times New Roman" w:hAnsi="Times New Roman" w:cs="Times New Roman"/>
          <w:b/>
          <w:sz w:val="24"/>
          <w:szCs w:val="24"/>
        </w:rPr>
        <w:t>AVA SCRIPT</w:t>
      </w:r>
    </w:p>
    <w:p w14:paraId="75B586D9" w14:textId="77777777" w:rsidR="00AB0441" w:rsidRPr="000A54A5" w:rsidRDefault="00AB0441" w:rsidP="001A2653">
      <w:pPr>
        <w:spacing w:line="276" w:lineRule="auto"/>
        <w:rPr>
          <w:rFonts w:ascii="Times New Roman" w:hAnsi="Times New Roman" w:cs="Times New Roman"/>
          <w:sz w:val="24"/>
          <w:szCs w:val="24"/>
          <w:u w:val="single"/>
        </w:rPr>
      </w:pPr>
      <w:r w:rsidRPr="000A54A5">
        <w:rPr>
          <w:rFonts w:ascii="Times New Roman" w:hAnsi="Times New Roman" w:cs="Times New Roman"/>
          <w:sz w:val="24"/>
          <w:szCs w:val="24"/>
          <w:u w:val="single"/>
        </w:rPr>
        <w:t>Back end</w:t>
      </w:r>
    </w:p>
    <w:p w14:paraId="213791E9" w14:textId="317733A2" w:rsidR="00A84B6A" w:rsidRPr="000A54A5" w:rsidRDefault="00127998" w:rsidP="001A2653">
      <w:pPr>
        <w:spacing w:line="276" w:lineRule="auto"/>
        <w:rPr>
          <w:rFonts w:ascii="Times New Roman" w:hAnsi="Times New Roman" w:cs="Times New Roman"/>
          <w:b/>
          <w:sz w:val="24"/>
          <w:szCs w:val="24"/>
        </w:rPr>
      </w:pPr>
      <w:r w:rsidRPr="000A54A5">
        <w:rPr>
          <w:rFonts w:ascii="Times New Roman" w:hAnsi="Times New Roman" w:cs="Times New Roman"/>
          <w:b/>
          <w:sz w:val="24"/>
          <w:szCs w:val="24"/>
        </w:rPr>
        <w:t>PHP,</w:t>
      </w:r>
      <w:r w:rsidR="00A84B6A" w:rsidRPr="000A54A5">
        <w:rPr>
          <w:rFonts w:ascii="Times New Roman" w:hAnsi="Times New Roman" w:cs="Times New Roman"/>
          <w:b/>
          <w:sz w:val="24"/>
          <w:szCs w:val="24"/>
        </w:rPr>
        <w:t xml:space="preserve"> S</w:t>
      </w:r>
      <w:r w:rsidRPr="000A54A5">
        <w:rPr>
          <w:rFonts w:ascii="Times New Roman" w:hAnsi="Times New Roman" w:cs="Times New Roman"/>
          <w:b/>
          <w:sz w:val="24"/>
          <w:szCs w:val="24"/>
        </w:rPr>
        <w:t>QL</w:t>
      </w:r>
    </w:p>
    <w:p w14:paraId="0406CEFC" w14:textId="097367B7" w:rsidR="00A84B6A" w:rsidRPr="000A54A5" w:rsidRDefault="00127998" w:rsidP="001A2653">
      <w:pPr>
        <w:spacing w:line="276" w:lineRule="auto"/>
        <w:rPr>
          <w:rFonts w:ascii="Times New Roman" w:hAnsi="Times New Roman" w:cs="Times New Roman"/>
          <w:sz w:val="24"/>
          <w:szCs w:val="24"/>
        </w:rPr>
      </w:pPr>
      <w:r w:rsidRPr="000A54A5">
        <w:rPr>
          <w:rFonts w:ascii="Times New Roman" w:hAnsi="Times New Roman" w:cs="Times New Roman"/>
          <w:b/>
          <w:sz w:val="24"/>
          <w:szCs w:val="24"/>
        </w:rPr>
        <w:t>DATABASE:</w:t>
      </w:r>
      <w:r w:rsidR="00A84B6A" w:rsidRPr="000A54A5">
        <w:rPr>
          <w:rFonts w:ascii="Times New Roman" w:hAnsi="Times New Roman" w:cs="Times New Roman"/>
          <w:b/>
          <w:sz w:val="24"/>
          <w:szCs w:val="24"/>
        </w:rPr>
        <w:t xml:space="preserve"> XAMPP</w:t>
      </w:r>
      <w:r w:rsidR="00A84B6A" w:rsidRPr="000A54A5">
        <w:rPr>
          <w:rFonts w:ascii="Times New Roman" w:hAnsi="Times New Roman" w:cs="Times New Roman"/>
          <w:sz w:val="24"/>
          <w:szCs w:val="24"/>
        </w:rPr>
        <w:t xml:space="preserve">, </w:t>
      </w:r>
    </w:p>
    <w:p w14:paraId="272E21FB" w14:textId="77777777" w:rsidR="00AB0441" w:rsidRPr="000A54A5" w:rsidRDefault="00AB0441" w:rsidP="001A2653">
      <w:pPr>
        <w:spacing w:line="276" w:lineRule="auto"/>
        <w:rPr>
          <w:rFonts w:ascii="Times New Roman" w:hAnsi="Times New Roman" w:cs="Times New Roman"/>
          <w:b/>
          <w:sz w:val="24"/>
          <w:szCs w:val="24"/>
        </w:rPr>
      </w:pPr>
      <w:r w:rsidRPr="000A54A5">
        <w:rPr>
          <w:rFonts w:ascii="Times New Roman" w:hAnsi="Times New Roman" w:cs="Times New Roman"/>
          <w:b/>
          <w:sz w:val="24"/>
          <w:szCs w:val="24"/>
        </w:rPr>
        <w:t>Hardware requirements</w:t>
      </w:r>
    </w:p>
    <w:p w14:paraId="2FDA6E41" w14:textId="7FA93859" w:rsidR="00AB0441" w:rsidRPr="000A54A5" w:rsidRDefault="00AB0441" w:rsidP="001A2653">
      <w:pPr>
        <w:spacing w:line="276" w:lineRule="auto"/>
        <w:rPr>
          <w:rFonts w:ascii="Times New Roman" w:hAnsi="Times New Roman" w:cs="Times New Roman"/>
          <w:sz w:val="24"/>
          <w:szCs w:val="24"/>
        </w:rPr>
      </w:pPr>
      <w:r w:rsidRPr="000A54A5">
        <w:rPr>
          <w:rFonts w:ascii="Times New Roman" w:hAnsi="Times New Roman" w:cs="Times New Roman"/>
          <w:b/>
          <w:sz w:val="24"/>
          <w:szCs w:val="24"/>
        </w:rPr>
        <w:t xml:space="preserve">CPU   : </w:t>
      </w:r>
      <w:r w:rsidR="00735FE5" w:rsidRPr="000A54A5">
        <w:rPr>
          <w:rFonts w:ascii="Times New Roman" w:hAnsi="Times New Roman" w:cs="Times New Roman"/>
          <w:b/>
          <w:sz w:val="24"/>
          <w:szCs w:val="24"/>
        </w:rPr>
        <w:t>1.7 Ghz</w:t>
      </w:r>
      <w:r w:rsidRPr="000A54A5">
        <w:rPr>
          <w:rFonts w:ascii="Times New Roman" w:hAnsi="Times New Roman" w:cs="Times New Roman"/>
          <w:b/>
          <w:sz w:val="24"/>
          <w:szCs w:val="24"/>
        </w:rPr>
        <w:t xml:space="preserve">+ </w:t>
      </w:r>
      <w:r w:rsidRPr="000A54A5">
        <w:rPr>
          <w:rFonts w:ascii="Times New Roman" w:hAnsi="Times New Roman" w:cs="Times New Roman"/>
          <w:sz w:val="24"/>
          <w:szCs w:val="24"/>
        </w:rPr>
        <w:t>CPU</w:t>
      </w:r>
    </w:p>
    <w:p w14:paraId="69C485CF" w14:textId="522047E6" w:rsidR="00AB0441" w:rsidRPr="000A54A5" w:rsidRDefault="00735FE5" w:rsidP="001A2653">
      <w:pPr>
        <w:spacing w:line="276" w:lineRule="auto"/>
        <w:rPr>
          <w:rFonts w:ascii="Times New Roman" w:hAnsi="Times New Roman" w:cs="Times New Roman"/>
          <w:b/>
          <w:sz w:val="24"/>
          <w:szCs w:val="24"/>
        </w:rPr>
      </w:pPr>
      <w:r w:rsidRPr="000A54A5">
        <w:rPr>
          <w:rFonts w:ascii="Times New Roman" w:hAnsi="Times New Roman" w:cs="Times New Roman"/>
          <w:b/>
          <w:sz w:val="24"/>
          <w:szCs w:val="24"/>
        </w:rPr>
        <w:t>RAM:</w:t>
      </w:r>
      <w:r w:rsidR="00AB0441" w:rsidRPr="000A54A5">
        <w:rPr>
          <w:rFonts w:ascii="Times New Roman" w:hAnsi="Times New Roman" w:cs="Times New Roman"/>
          <w:b/>
          <w:sz w:val="24"/>
          <w:szCs w:val="24"/>
        </w:rPr>
        <w:t xml:space="preserve"> 4GB </w:t>
      </w:r>
    </w:p>
    <w:p w14:paraId="0932CF0F" w14:textId="4C7B1433" w:rsidR="00AB0441" w:rsidRPr="000A54A5" w:rsidRDefault="00AB0441" w:rsidP="001A2653">
      <w:pPr>
        <w:spacing w:line="276" w:lineRule="auto"/>
        <w:jc w:val="both"/>
        <w:rPr>
          <w:rFonts w:ascii="Times New Roman" w:hAnsi="Times New Roman" w:cs="Times New Roman"/>
          <w:sz w:val="24"/>
          <w:szCs w:val="24"/>
          <w:lang w:val="en-US"/>
        </w:rPr>
      </w:pPr>
      <w:r w:rsidRPr="000A54A5">
        <w:rPr>
          <w:rFonts w:ascii="Times New Roman" w:hAnsi="Times New Roman" w:cs="Times New Roman"/>
          <w:b/>
          <w:sz w:val="24"/>
          <w:szCs w:val="24"/>
        </w:rPr>
        <w:t xml:space="preserve">Minimum Hard drive </w:t>
      </w:r>
      <w:r w:rsidR="00735FE5" w:rsidRPr="000A54A5">
        <w:rPr>
          <w:rFonts w:ascii="Times New Roman" w:hAnsi="Times New Roman" w:cs="Times New Roman"/>
          <w:b/>
          <w:sz w:val="24"/>
          <w:szCs w:val="24"/>
        </w:rPr>
        <w:t>space:</w:t>
      </w:r>
      <w:r w:rsidRPr="000A54A5">
        <w:rPr>
          <w:rFonts w:ascii="Times New Roman" w:hAnsi="Times New Roman" w:cs="Times New Roman"/>
          <w:b/>
          <w:sz w:val="24"/>
          <w:szCs w:val="24"/>
        </w:rPr>
        <w:t xml:space="preserve"> 20GB</w:t>
      </w:r>
    </w:p>
    <w:p w14:paraId="7D3E22ED" w14:textId="77777777" w:rsidR="00AB0441" w:rsidRPr="000A54A5" w:rsidRDefault="00AB0441" w:rsidP="001A2653">
      <w:pPr>
        <w:spacing w:line="276" w:lineRule="auto"/>
        <w:jc w:val="both"/>
        <w:rPr>
          <w:rFonts w:ascii="Times New Roman" w:hAnsi="Times New Roman" w:cs="Times New Roman"/>
          <w:sz w:val="24"/>
          <w:szCs w:val="24"/>
          <w:lang w:val="en-US"/>
        </w:rPr>
      </w:pPr>
    </w:p>
    <w:p w14:paraId="0953D74E" w14:textId="77777777" w:rsidR="002314BB" w:rsidRPr="000A54A5" w:rsidRDefault="002314BB" w:rsidP="00770934">
      <w:pPr>
        <w:spacing w:line="360" w:lineRule="auto"/>
        <w:jc w:val="both"/>
        <w:rPr>
          <w:rFonts w:ascii="Times New Roman" w:hAnsi="Times New Roman" w:cs="Times New Roman"/>
          <w:sz w:val="24"/>
          <w:szCs w:val="24"/>
        </w:rPr>
      </w:pPr>
    </w:p>
    <w:p w14:paraId="35EF24B7" w14:textId="77777777" w:rsidR="002314BB" w:rsidRPr="000A54A5" w:rsidRDefault="002314BB" w:rsidP="00770934">
      <w:pPr>
        <w:spacing w:line="360" w:lineRule="auto"/>
        <w:jc w:val="both"/>
        <w:rPr>
          <w:rFonts w:ascii="Times New Roman" w:hAnsi="Times New Roman" w:cs="Times New Roman"/>
          <w:sz w:val="24"/>
          <w:szCs w:val="24"/>
        </w:rPr>
      </w:pPr>
    </w:p>
    <w:p w14:paraId="6C25926B" w14:textId="77777777" w:rsidR="00C00FEE" w:rsidRPr="000A54A5" w:rsidRDefault="00C00FEE" w:rsidP="00770934">
      <w:pPr>
        <w:spacing w:line="360" w:lineRule="auto"/>
        <w:jc w:val="both"/>
        <w:rPr>
          <w:rFonts w:ascii="Times New Roman" w:hAnsi="Times New Roman" w:cs="Times New Roman"/>
          <w:sz w:val="24"/>
          <w:szCs w:val="24"/>
        </w:rPr>
      </w:pPr>
    </w:p>
    <w:p w14:paraId="0957BAC3" w14:textId="77777777" w:rsidR="00694522" w:rsidRPr="000A54A5" w:rsidRDefault="00694522" w:rsidP="00770934">
      <w:pPr>
        <w:spacing w:line="360" w:lineRule="auto"/>
        <w:jc w:val="both"/>
        <w:rPr>
          <w:rFonts w:ascii="Times New Roman" w:hAnsi="Times New Roman" w:cs="Times New Roman"/>
          <w:sz w:val="24"/>
          <w:szCs w:val="24"/>
        </w:rPr>
      </w:pPr>
    </w:p>
    <w:p w14:paraId="05A481EB" w14:textId="77777777" w:rsidR="00694522" w:rsidRPr="000A54A5" w:rsidRDefault="00694522" w:rsidP="00770934">
      <w:pPr>
        <w:spacing w:line="360" w:lineRule="auto"/>
        <w:jc w:val="both"/>
        <w:rPr>
          <w:rFonts w:ascii="Times New Roman" w:hAnsi="Times New Roman" w:cs="Times New Roman"/>
          <w:sz w:val="24"/>
          <w:szCs w:val="24"/>
        </w:rPr>
      </w:pPr>
    </w:p>
    <w:p w14:paraId="7C2504E9" w14:textId="77777777" w:rsidR="00694522" w:rsidRPr="000A54A5" w:rsidRDefault="00694522" w:rsidP="00770934">
      <w:pPr>
        <w:spacing w:line="360" w:lineRule="auto"/>
        <w:jc w:val="both"/>
        <w:rPr>
          <w:rFonts w:ascii="Times New Roman" w:hAnsi="Times New Roman" w:cs="Times New Roman"/>
          <w:sz w:val="24"/>
          <w:szCs w:val="24"/>
        </w:rPr>
      </w:pPr>
    </w:p>
    <w:p w14:paraId="1F811571" w14:textId="77777777" w:rsidR="00694522" w:rsidRPr="000A54A5" w:rsidRDefault="00694522" w:rsidP="00770934">
      <w:pPr>
        <w:spacing w:line="360" w:lineRule="auto"/>
        <w:jc w:val="both"/>
        <w:rPr>
          <w:rFonts w:ascii="Times New Roman" w:hAnsi="Times New Roman" w:cs="Times New Roman"/>
          <w:sz w:val="24"/>
          <w:szCs w:val="24"/>
        </w:rPr>
      </w:pPr>
    </w:p>
    <w:p w14:paraId="5262F3F0" w14:textId="11507B4C" w:rsidR="005D52B9" w:rsidRPr="000A54A5" w:rsidRDefault="005D52B9" w:rsidP="002E6D8C">
      <w:pPr>
        <w:pStyle w:val="Heading1"/>
        <w:jc w:val="center"/>
        <w:rPr>
          <w:rFonts w:ascii="Times New Roman" w:hAnsi="Times New Roman" w:cs="Times New Roman"/>
          <w:b/>
          <w:bCs/>
          <w:color w:val="auto"/>
          <w:sz w:val="24"/>
          <w:szCs w:val="24"/>
        </w:rPr>
      </w:pPr>
      <w:bookmarkStart w:id="120" w:name="_Toc109380148"/>
      <w:r w:rsidRPr="000A54A5">
        <w:rPr>
          <w:rFonts w:ascii="Times New Roman" w:hAnsi="Times New Roman" w:cs="Times New Roman"/>
          <w:b/>
          <w:bCs/>
          <w:color w:val="auto"/>
          <w:sz w:val="24"/>
          <w:szCs w:val="24"/>
        </w:rPr>
        <w:lastRenderedPageBreak/>
        <w:t>CHAPTER</w:t>
      </w:r>
      <w:r w:rsidR="00382EF6" w:rsidRPr="000A54A5">
        <w:rPr>
          <w:rFonts w:ascii="Times New Roman" w:hAnsi="Times New Roman" w:cs="Times New Roman"/>
          <w:b/>
          <w:bCs/>
          <w:color w:val="auto"/>
          <w:sz w:val="24"/>
          <w:szCs w:val="24"/>
        </w:rPr>
        <w:t xml:space="preserve"> TWO</w:t>
      </w:r>
      <w:r w:rsidR="004302E4" w:rsidRPr="000A54A5">
        <w:rPr>
          <w:rFonts w:ascii="Times New Roman" w:hAnsi="Times New Roman" w:cs="Times New Roman"/>
          <w:b/>
          <w:bCs/>
          <w:color w:val="auto"/>
          <w:sz w:val="24"/>
          <w:szCs w:val="24"/>
        </w:rPr>
        <w:t xml:space="preserve"> - </w:t>
      </w:r>
      <w:r w:rsidRPr="000A54A5">
        <w:rPr>
          <w:rFonts w:ascii="Times New Roman" w:hAnsi="Times New Roman" w:cs="Times New Roman"/>
          <w:b/>
          <w:bCs/>
          <w:color w:val="auto"/>
          <w:sz w:val="24"/>
          <w:szCs w:val="24"/>
        </w:rPr>
        <w:t>PROBLEM DESCRIPTION</w:t>
      </w:r>
      <w:bookmarkEnd w:id="120"/>
    </w:p>
    <w:p w14:paraId="6BF8E94F" w14:textId="5E95F7BC" w:rsidR="0015728B" w:rsidRPr="000A54A5" w:rsidRDefault="005D52B9" w:rsidP="00770934">
      <w:pPr>
        <w:pStyle w:val="Heading1"/>
        <w:spacing w:line="360" w:lineRule="auto"/>
        <w:rPr>
          <w:rFonts w:ascii="Times New Roman" w:hAnsi="Times New Roman" w:cs="Times New Roman"/>
          <w:b/>
          <w:bCs/>
          <w:sz w:val="24"/>
          <w:szCs w:val="24"/>
        </w:rPr>
      </w:pPr>
      <w:bookmarkStart w:id="121" w:name="_Toc109380149"/>
      <w:r w:rsidRPr="000A54A5">
        <w:rPr>
          <w:rFonts w:ascii="Times New Roman" w:hAnsi="Times New Roman" w:cs="Times New Roman"/>
          <w:b/>
          <w:bCs/>
          <w:sz w:val="24"/>
          <w:szCs w:val="24"/>
        </w:rPr>
        <w:t>2.0 Introductio</w:t>
      </w:r>
      <w:r w:rsidR="00C00FEE" w:rsidRPr="000A54A5">
        <w:rPr>
          <w:rFonts w:ascii="Times New Roman" w:hAnsi="Times New Roman" w:cs="Times New Roman"/>
          <w:b/>
          <w:bCs/>
          <w:sz w:val="24"/>
          <w:szCs w:val="24"/>
        </w:rPr>
        <w:t>n</w:t>
      </w:r>
      <w:bookmarkEnd w:id="121"/>
    </w:p>
    <w:p w14:paraId="53383424" w14:textId="3A98AAFA" w:rsidR="00A77903" w:rsidRPr="000A54A5" w:rsidRDefault="00A77903" w:rsidP="00A77903">
      <w:pPr>
        <w:rPr>
          <w:rFonts w:ascii="Times New Roman" w:hAnsi="Times New Roman" w:cs="Times New Roman"/>
          <w:sz w:val="24"/>
          <w:szCs w:val="24"/>
        </w:rPr>
      </w:pPr>
      <w:r w:rsidRPr="000A54A5">
        <w:rPr>
          <w:rFonts w:ascii="Times New Roman" w:hAnsi="Times New Roman" w:cs="Times New Roman"/>
          <w:sz w:val="24"/>
          <w:szCs w:val="24"/>
        </w:rPr>
        <w:t xml:space="preserve">Traditional farming adheres to traditional methods of agriculture and makes use of old age equipment and methods in order to farm such as the hoe, plough and oxen. Because orthodox methods of farming </w:t>
      </w:r>
      <w:del w:id="122" w:author="Pukuta Mwanza" w:date="2022-08-05T17:49:00Z">
        <w:r w:rsidRPr="000A54A5" w:rsidDel="00170062">
          <w:rPr>
            <w:rFonts w:ascii="Times New Roman" w:hAnsi="Times New Roman" w:cs="Times New Roman"/>
            <w:sz w:val="24"/>
            <w:szCs w:val="24"/>
          </w:rPr>
          <w:delText>was</w:delText>
        </w:r>
      </w:del>
      <w:ins w:id="123" w:author="Pukuta Mwanza" w:date="2022-08-05T17:49:00Z">
        <w:r w:rsidR="00170062" w:rsidRPr="000A54A5">
          <w:rPr>
            <w:rFonts w:ascii="Times New Roman" w:hAnsi="Times New Roman" w:cs="Times New Roman"/>
            <w:sz w:val="24"/>
            <w:szCs w:val="24"/>
          </w:rPr>
          <w:t>were</w:t>
        </w:r>
      </w:ins>
      <w:r w:rsidRPr="000A54A5">
        <w:rPr>
          <w:rFonts w:ascii="Times New Roman" w:hAnsi="Times New Roman" w:cs="Times New Roman"/>
          <w:sz w:val="24"/>
          <w:szCs w:val="24"/>
        </w:rPr>
        <w:t xml:space="preserve"> developed before technology and more modern machinery and equipment, it uses mainly hand held equipment and a lot smaller equipment to get the job done. Some methods used in old farming are ploughing where the soil is </w:t>
      </w:r>
      <w:r w:rsidR="00526B09" w:rsidRPr="000A54A5">
        <w:rPr>
          <w:rFonts w:ascii="Times New Roman" w:hAnsi="Times New Roman" w:cs="Times New Roman"/>
          <w:sz w:val="24"/>
          <w:szCs w:val="24"/>
        </w:rPr>
        <w:t>dug</w:t>
      </w:r>
      <w:r w:rsidRPr="000A54A5">
        <w:rPr>
          <w:rFonts w:ascii="Times New Roman" w:hAnsi="Times New Roman" w:cs="Times New Roman"/>
          <w:sz w:val="24"/>
          <w:szCs w:val="24"/>
        </w:rPr>
        <w:t xml:space="preserve"> to make it loose. This is to bring all the nutrients to the top and put seeds on the bottom to make the crops grow easier and better. Old ploughing methods were usually a cart and a horse pulling it across the land in order to dig up the soil and let the nutrients get to the top. Another method of old farming irrigation. Where water is transported to the soil and put on it to let the crop Grow. In older days this was usually done by buckets or a series of dishes dug around the land, so that when the rain fell, it would fill up the ditch and be able to get to the soil. This relied a lot on the weather, an</w:t>
      </w:r>
      <w:ins w:id="124" w:author="Pukuta Mwanza" w:date="2022-08-05T17:42:00Z">
        <w:r w:rsidR="00585B41">
          <w:rPr>
            <w:rFonts w:ascii="Times New Roman" w:hAnsi="Times New Roman" w:cs="Times New Roman"/>
            <w:sz w:val="24"/>
            <w:szCs w:val="24"/>
          </w:rPr>
          <w:t>d</w:t>
        </w:r>
      </w:ins>
      <w:r w:rsidRPr="000A54A5">
        <w:rPr>
          <w:rFonts w:ascii="Times New Roman" w:hAnsi="Times New Roman" w:cs="Times New Roman"/>
          <w:sz w:val="24"/>
          <w:szCs w:val="24"/>
        </w:rPr>
        <w:t xml:space="preserve"> meant that certain crops could only be grown in certain places or they would not get the correct amount of water or vitamins to thrive much of old farming was done by manual labour meaning that farmers needed a lot of employees to sow seeds, water them and to harvest them. This meant that people were out on farms for hours a day sometimes seven days a week making it hard work </w:t>
      </w:r>
    </w:p>
    <w:p w14:paraId="733CB574" w14:textId="77777777" w:rsidR="00526B09" w:rsidRPr="000A54A5" w:rsidRDefault="00526B09" w:rsidP="00A77903">
      <w:pPr>
        <w:rPr>
          <w:rFonts w:ascii="Times New Roman" w:hAnsi="Times New Roman" w:cs="Times New Roman"/>
          <w:sz w:val="24"/>
          <w:szCs w:val="24"/>
        </w:rPr>
      </w:pPr>
    </w:p>
    <w:p w14:paraId="0B376691" w14:textId="4D6693B0" w:rsidR="009E69F8" w:rsidRPr="000A54A5" w:rsidRDefault="00A77903" w:rsidP="00526B09">
      <w:pPr>
        <w:pStyle w:val="Heading1"/>
        <w:spacing w:line="360" w:lineRule="auto"/>
        <w:rPr>
          <w:rFonts w:ascii="Times New Roman" w:hAnsi="Times New Roman" w:cs="Times New Roman"/>
          <w:b/>
          <w:bCs/>
          <w:sz w:val="24"/>
          <w:szCs w:val="24"/>
        </w:rPr>
      </w:pPr>
      <w:bookmarkStart w:id="125" w:name="_Toc109380150"/>
      <w:r w:rsidRPr="000A54A5">
        <w:rPr>
          <w:rFonts w:ascii="Times New Roman" w:hAnsi="Times New Roman" w:cs="Times New Roman"/>
          <w:b/>
          <w:bCs/>
          <w:sz w:val="24"/>
          <w:szCs w:val="24"/>
        </w:rPr>
        <w:t>2.</w:t>
      </w:r>
      <w:r w:rsidR="00526B09" w:rsidRPr="000A54A5">
        <w:rPr>
          <w:rFonts w:ascii="Times New Roman" w:hAnsi="Times New Roman" w:cs="Times New Roman"/>
          <w:b/>
          <w:bCs/>
          <w:sz w:val="24"/>
          <w:szCs w:val="24"/>
        </w:rPr>
        <w:t>1 Statement of the Problem</w:t>
      </w:r>
      <w:bookmarkEnd w:id="125"/>
    </w:p>
    <w:p w14:paraId="6C0B185C" w14:textId="7718C34F" w:rsidR="009E69F8" w:rsidRPr="000A54A5" w:rsidRDefault="009E69F8" w:rsidP="009E69F8">
      <w:pPr>
        <w:rPr>
          <w:rFonts w:ascii="Times New Roman" w:hAnsi="Times New Roman" w:cs="Times New Roman"/>
          <w:sz w:val="24"/>
          <w:szCs w:val="24"/>
        </w:rPr>
      </w:pPr>
      <w:r w:rsidRPr="000A54A5">
        <w:rPr>
          <w:rFonts w:ascii="Times New Roman" w:hAnsi="Times New Roman" w:cs="Times New Roman"/>
          <w:sz w:val="24"/>
          <w:szCs w:val="24"/>
        </w:rPr>
        <w:t>Poverty situations in developing nations have reduced their capacity to produce food, as most farmers cannot afford seed and fertilizers. They use poor farming methods that cannot yield enough, even substantial use. The rising costs of cooking oil and other basic commodities have made it impossible for the majority poor to afford food even where it is available (Kamdor, 2007). Investments in agricultural research and development are very low in developing nations. Farmers in developing nations have continued to use outdated farming practices, low yielding seeds and poor agricultural infrastructure which limit their production capacity (ACC, 2008). Recent global financial crises have led to increase in food prices and reduced investments in agriculture by individuals and governments in developed nations resulting in reduced food production.</w:t>
      </w:r>
    </w:p>
    <w:p w14:paraId="00B277D0" w14:textId="6C8F065D" w:rsidR="009E69F8" w:rsidRPr="000A54A5" w:rsidRDefault="009E69F8" w:rsidP="009E69F8">
      <w:pPr>
        <w:rPr>
          <w:rFonts w:ascii="Times New Roman" w:hAnsi="Times New Roman" w:cs="Times New Roman"/>
          <w:sz w:val="24"/>
          <w:szCs w:val="24"/>
        </w:rPr>
      </w:pPr>
      <w:r w:rsidRPr="000A54A5">
        <w:rPr>
          <w:rFonts w:ascii="Times New Roman" w:hAnsi="Times New Roman" w:cs="Times New Roman"/>
          <w:sz w:val="24"/>
          <w:szCs w:val="24"/>
        </w:rPr>
        <w:t>Food shortage is a serious problem facing the world and is prevalent in sub-Saharan Africa. The scarcity of food is caused by economic, environmental and social factors such as crop failure, overpopulation and poor government policies are the main cause of food scarcity in most countries. Environmental factors determine the kind of crops to be produced in a given place, economic factors determine the buying and production capacity and socio-political factors determine distribution of food to the masses. Food shortage has far</w:t>
      </w:r>
      <w:ins w:id="126" w:author="Pukuta Mwanza" w:date="2022-08-05T17:42:00Z">
        <w:r w:rsidR="00585B41">
          <w:rPr>
            <w:rFonts w:ascii="Times New Roman" w:hAnsi="Times New Roman" w:cs="Times New Roman"/>
            <w:sz w:val="24"/>
            <w:szCs w:val="24"/>
          </w:rPr>
          <w:t>-</w:t>
        </w:r>
      </w:ins>
      <w:del w:id="127" w:author="Pukuta Mwanza" w:date="2022-08-05T17:42:00Z">
        <w:r w:rsidRPr="000A54A5" w:rsidDel="00585B41">
          <w:rPr>
            <w:rFonts w:ascii="Times New Roman" w:hAnsi="Times New Roman" w:cs="Times New Roman"/>
            <w:sz w:val="24"/>
            <w:szCs w:val="24"/>
          </w:rPr>
          <w:delText xml:space="preserve"> </w:delText>
        </w:r>
      </w:del>
      <w:r w:rsidRPr="000A54A5">
        <w:rPr>
          <w:rFonts w:ascii="Times New Roman" w:hAnsi="Times New Roman" w:cs="Times New Roman"/>
          <w:sz w:val="24"/>
          <w:szCs w:val="24"/>
        </w:rPr>
        <w:t>reaching long and short</w:t>
      </w:r>
      <w:ins w:id="128" w:author="Pukuta Mwanza" w:date="2022-08-05T17:42:00Z">
        <w:r w:rsidR="00585B41">
          <w:rPr>
            <w:rFonts w:ascii="Times New Roman" w:hAnsi="Times New Roman" w:cs="Times New Roman"/>
            <w:sz w:val="24"/>
            <w:szCs w:val="24"/>
          </w:rPr>
          <w:t>-</w:t>
        </w:r>
      </w:ins>
      <w:del w:id="129" w:author="Pukuta Mwanza" w:date="2022-08-05T17:42:00Z">
        <w:r w:rsidRPr="000A54A5" w:rsidDel="00585B41">
          <w:rPr>
            <w:rFonts w:ascii="Times New Roman" w:hAnsi="Times New Roman" w:cs="Times New Roman"/>
            <w:sz w:val="24"/>
            <w:szCs w:val="24"/>
          </w:rPr>
          <w:delText xml:space="preserve"> </w:delText>
        </w:r>
      </w:del>
      <w:r w:rsidRPr="000A54A5">
        <w:rPr>
          <w:rFonts w:ascii="Times New Roman" w:hAnsi="Times New Roman" w:cs="Times New Roman"/>
          <w:sz w:val="24"/>
          <w:szCs w:val="24"/>
        </w:rPr>
        <w:t>term negative impacts which include starvation, malnutrition, increased mortality and political unrest. There is a need to collectively address the issue of food insecurity using both emergency and long</w:t>
      </w:r>
      <w:ins w:id="130" w:author="Pukuta Mwanza" w:date="2022-08-05T17:42:00Z">
        <w:r w:rsidR="00585B41">
          <w:rPr>
            <w:rFonts w:ascii="Times New Roman" w:hAnsi="Times New Roman" w:cs="Times New Roman"/>
            <w:sz w:val="24"/>
            <w:szCs w:val="24"/>
          </w:rPr>
          <w:t>-</w:t>
        </w:r>
      </w:ins>
      <w:del w:id="131" w:author="Pukuta Mwanza" w:date="2022-08-05T17:42:00Z">
        <w:r w:rsidRPr="000A54A5" w:rsidDel="00585B41">
          <w:rPr>
            <w:rFonts w:ascii="Times New Roman" w:hAnsi="Times New Roman" w:cs="Times New Roman"/>
            <w:sz w:val="24"/>
            <w:szCs w:val="24"/>
          </w:rPr>
          <w:delText xml:space="preserve"> </w:delText>
        </w:r>
      </w:del>
      <w:r w:rsidRPr="000A54A5">
        <w:rPr>
          <w:rFonts w:ascii="Times New Roman" w:hAnsi="Times New Roman" w:cs="Times New Roman"/>
          <w:sz w:val="24"/>
          <w:szCs w:val="24"/>
        </w:rPr>
        <w:t>term measures. This article discusses the concept of food shortage in the world, highlighting the causes, effects and possible solutions (UNU, 1998).</w:t>
      </w:r>
    </w:p>
    <w:p w14:paraId="5F76CFB4" w14:textId="7AE050B4" w:rsidR="009E69F8" w:rsidRPr="000A54A5" w:rsidRDefault="009E69F8" w:rsidP="009E69F8">
      <w:pPr>
        <w:rPr>
          <w:rFonts w:ascii="Times New Roman" w:hAnsi="Times New Roman" w:cs="Times New Roman"/>
          <w:sz w:val="24"/>
          <w:szCs w:val="24"/>
        </w:rPr>
      </w:pPr>
      <w:r w:rsidRPr="000A54A5">
        <w:rPr>
          <w:rFonts w:ascii="Times New Roman" w:hAnsi="Times New Roman" w:cs="Times New Roman"/>
          <w:sz w:val="24"/>
          <w:szCs w:val="24"/>
        </w:rPr>
        <w:t xml:space="preserve">The rate of population increase is higher than increase in food production. The world is consuming more than it is producing, leading to decline in food stock and storage level and </w:t>
      </w:r>
      <w:r w:rsidRPr="000A54A5">
        <w:rPr>
          <w:rFonts w:ascii="Times New Roman" w:hAnsi="Times New Roman" w:cs="Times New Roman"/>
          <w:sz w:val="24"/>
          <w:szCs w:val="24"/>
        </w:rPr>
        <w:lastRenderedPageBreak/>
        <w:t>increased food prices due to soaring demand amidst low supply (ACC, 2008). Increased population has led to clearing of agricultural land for human settlement reducing agricultural production (Kamdor, 2007). Overcrowding of population in a given place results in urbanization of previously rich agricultural fields. Destruction of forests for human settlement, particularly tropical rain forest has led to climatic changes, such as prolonged droughts and desertification. Population increase means more pollution as people use more fuel in cars, industry, and domestic cooking. The resultant effect is increased air and water pollution which affect t</w:t>
      </w:r>
      <w:r w:rsidR="00CA594C" w:rsidRPr="000A54A5">
        <w:rPr>
          <w:rFonts w:ascii="Times New Roman" w:hAnsi="Times New Roman" w:cs="Times New Roman"/>
          <w:sz w:val="24"/>
          <w:szCs w:val="24"/>
        </w:rPr>
        <w:t>he climate and food production.</w:t>
      </w:r>
    </w:p>
    <w:p w14:paraId="5E9A7D3D" w14:textId="20BD6174" w:rsidR="00656253" w:rsidRPr="000A54A5" w:rsidRDefault="0000593A" w:rsidP="00656253">
      <w:pPr>
        <w:rPr>
          <w:rFonts w:ascii="Times New Roman" w:hAnsi="Times New Roman" w:cs="Times New Roman"/>
          <w:sz w:val="24"/>
          <w:szCs w:val="24"/>
        </w:rPr>
      </w:pPr>
      <w:r w:rsidRPr="000A54A5">
        <w:rPr>
          <w:rFonts w:ascii="Times New Roman" w:hAnsi="Times New Roman" w:cs="Times New Roman"/>
          <w:sz w:val="24"/>
          <w:szCs w:val="24"/>
        </w:rPr>
        <w:t>F</w:t>
      </w:r>
      <w:r w:rsidR="00656253" w:rsidRPr="000A54A5">
        <w:rPr>
          <w:rFonts w:ascii="Times New Roman" w:hAnsi="Times New Roman" w:cs="Times New Roman"/>
          <w:sz w:val="24"/>
          <w:szCs w:val="24"/>
        </w:rPr>
        <w:t xml:space="preserve">arming </w:t>
      </w:r>
      <w:r w:rsidRPr="000A54A5">
        <w:rPr>
          <w:rFonts w:ascii="Times New Roman" w:hAnsi="Times New Roman" w:cs="Times New Roman"/>
          <w:sz w:val="24"/>
          <w:szCs w:val="24"/>
        </w:rPr>
        <w:t xml:space="preserve">without equipment </w:t>
      </w:r>
      <w:r w:rsidR="00656253" w:rsidRPr="000A54A5">
        <w:rPr>
          <w:rFonts w:ascii="Times New Roman" w:hAnsi="Times New Roman" w:cs="Times New Roman"/>
          <w:sz w:val="24"/>
          <w:szCs w:val="24"/>
        </w:rPr>
        <w:t xml:space="preserve">takes a lot longer because it's all manual labour. This means that the work goes a lot slower and needs more employees on </w:t>
      </w:r>
      <w:r w:rsidR="00D767B6" w:rsidRPr="000A54A5">
        <w:rPr>
          <w:rFonts w:ascii="Times New Roman" w:hAnsi="Times New Roman" w:cs="Times New Roman"/>
          <w:sz w:val="24"/>
          <w:szCs w:val="24"/>
        </w:rPr>
        <w:t xml:space="preserve">the farm to get the jobs done. It </w:t>
      </w:r>
      <w:r w:rsidR="00656253" w:rsidRPr="000A54A5">
        <w:rPr>
          <w:rFonts w:ascii="Times New Roman" w:hAnsi="Times New Roman" w:cs="Times New Roman"/>
          <w:sz w:val="24"/>
          <w:szCs w:val="24"/>
        </w:rPr>
        <w:t xml:space="preserve">also yields a lot less crops because it takes so much longer to do each </w:t>
      </w:r>
      <w:r w:rsidR="00D767B6" w:rsidRPr="000A54A5">
        <w:rPr>
          <w:rFonts w:ascii="Times New Roman" w:hAnsi="Times New Roman" w:cs="Times New Roman"/>
          <w:sz w:val="24"/>
          <w:szCs w:val="24"/>
        </w:rPr>
        <w:t>job. And</w:t>
      </w:r>
      <w:r w:rsidR="00656253" w:rsidRPr="000A54A5">
        <w:rPr>
          <w:rFonts w:ascii="Times New Roman" w:hAnsi="Times New Roman" w:cs="Times New Roman"/>
          <w:sz w:val="24"/>
          <w:szCs w:val="24"/>
        </w:rPr>
        <w:t xml:space="preserve"> the equipment is not made for large areas of land because it yields a lot less crops farming old farming is not a suitable method for big farms or farms that supply big commercial supermarkets because it simply isn't efficient enough</w:t>
      </w:r>
      <w:r w:rsidR="00FF3000" w:rsidRPr="000A54A5">
        <w:rPr>
          <w:rFonts w:ascii="Times New Roman" w:hAnsi="Times New Roman" w:cs="Times New Roman"/>
          <w:sz w:val="24"/>
          <w:szCs w:val="24"/>
        </w:rPr>
        <w:t>.</w:t>
      </w:r>
    </w:p>
    <w:p w14:paraId="67C36E1E" w14:textId="77777777" w:rsidR="00656253" w:rsidRPr="000A54A5" w:rsidRDefault="00656253" w:rsidP="00656253">
      <w:pPr>
        <w:rPr>
          <w:rFonts w:ascii="Times New Roman" w:hAnsi="Times New Roman" w:cs="Times New Roman"/>
          <w:sz w:val="24"/>
          <w:szCs w:val="24"/>
        </w:rPr>
      </w:pPr>
    </w:p>
    <w:p w14:paraId="7FF13C53" w14:textId="77777777" w:rsidR="005D52B9" w:rsidRPr="000A54A5" w:rsidRDefault="005D52B9" w:rsidP="00770934">
      <w:pPr>
        <w:pStyle w:val="Heading1"/>
        <w:spacing w:line="360" w:lineRule="auto"/>
        <w:rPr>
          <w:rFonts w:ascii="Times New Roman" w:hAnsi="Times New Roman" w:cs="Times New Roman"/>
          <w:b/>
          <w:bCs/>
          <w:sz w:val="24"/>
          <w:szCs w:val="24"/>
        </w:rPr>
      </w:pPr>
      <w:bookmarkStart w:id="132" w:name="_Toc109380151"/>
      <w:r w:rsidRPr="000A54A5">
        <w:rPr>
          <w:rFonts w:ascii="Times New Roman" w:hAnsi="Times New Roman" w:cs="Times New Roman"/>
          <w:b/>
          <w:bCs/>
          <w:sz w:val="24"/>
          <w:szCs w:val="24"/>
        </w:rPr>
        <w:t>2.2 Significance of the problem.</w:t>
      </w:r>
      <w:bookmarkEnd w:id="132"/>
    </w:p>
    <w:p w14:paraId="42C56BC2" w14:textId="69A2941B" w:rsidR="00357EF0" w:rsidRPr="000A54A5" w:rsidRDefault="00357EF0" w:rsidP="00357EF0">
      <w:p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Three decades from now around 2050, the world will be in dire need to increase agricultural production by 60–110% in order to overcome food challenges and meet th</w:t>
      </w:r>
      <w:r w:rsidR="00C26DEE" w:rsidRPr="000A54A5">
        <w:rPr>
          <w:rFonts w:ascii="Times New Roman" w:hAnsi="Times New Roman" w:cs="Times New Roman"/>
          <w:sz w:val="24"/>
          <w:szCs w:val="24"/>
        </w:rPr>
        <w:t xml:space="preserve">e increasing demand for food </w:t>
      </w:r>
      <w:sdt>
        <w:sdtPr>
          <w:rPr>
            <w:rFonts w:ascii="Times New Roman" w:hAnsi="Times New Roman" w:cs="Times New Roman"/>
            <w:sz w:val="24"/>
            <w:szCs w:val="24"/>
          </w:rPr>
          <w:id w:val="-2030256023"/>
          <w:citation/>
        </w:sdtPr>
        <w:sdtEndPr/>
        <w:sdtContent>
          <w:r w:rsidR="00C26DEE" w:rsidRPr="000A54A5">
            <w:rPr>
              <w:rFonts w:ascii="Times New Roman" w:hAnsi="Times New Roman" w:cs="Times New Roman"/>
              <w:sz w:val="24"/>
              <w:szCs w:val="24"/>
            </w:rPr>
            <w:fldChar w:fldCharType="begin"/>
          </w:r>
          <w:r w:rsidR="00C26DEE" w:rsidRPr="000A54A5">
            <w:rPr>
              <w:rFonts w:ascii="Times New Roman" w:hAnsi="Times New Roman" w:cs="Times New Roman"/>
              <w:sz w:val="24"/>
              <w:szCs w:val="24"/>
              <w:lang w:val="en-US"/>
            </w:rPr>
            <w:instrText xml:space="preserve"> CITATION Ray13 \l 1033 </w:instrText>
          </w:r>
          <w:r w:rsidR="00C26DEE" w:rsidRPr="000A54A5">
            <w:rPr>
              <w:rFonts w:ascii="Times New Roman" w:hAnsi="Times New Roman" w:cs="Times New Roman"/>
              <w:sz w:val="24"/>
              <w:szCs w:val="24"/>
            </w:rPr>
            <w:fldChar w:fldCharType="separate"/>
          </w:r>
          <w:r w:rsidR="00C26DEE" w:rsidRPr="000A54A5">
            <w:rPr>
              <w:rFonts w:ascii="Times New Roman" w:hAnsi="Times New Roman" w:cs="Times New Roman"/>
              <w:noProof/>
              <w:sz w:val="24"/>
              <w:szCs w:val="24"/>
              <w:lang w:val="en-US"/>
            </w:rPr>
            <w:t>(Ray, 2013)</w:t>
          </w:r>
          <w:r w:rsidR="00C26DEE" w:rsidRPr="000A54A5">
            <w:rPr>
              <w:rFonts w:ascii="Times New Roman" w:hAnsi="Times New Roman" w:cs="Times New Roman"/>
              <w:sz w:val="24"/>
              <w:szCs w:val="24"/>
            </w:rPr>
            <w:fldChar w:fldCharType="end"/>
          </w:r>
        </w:sdtContent>
      </w:sdt>
      <w:r w:rsidRPr="000A54A5">
        <w:rPr>
          <w:rFonts w:ascii="Times New Roman" w:hAnsi="Times New Roman" w:cs="Times New Roman"/>
          <w:sz w:val="24"/>
          <w:szCs w:val="24"/>
        </w:rPr>
        <w:t>. As expected, this will pile pressure on resources such as water, land and energy. To Increase agricultural production will be one of the greatest problems to face humanity in the near future</w:t>
      </w:r>
      <w:r w:rsidR="00FF3000" w:rsidRPr="000A54A5">
        <w:rPr>
          <w:rFonts w:ascii="Times New Roman" w:hAnsi="Times New Roman" w:cs="Times New Roman"/>
          <w:sz w:val="24"/>
          <w:szCs w:val="24"/>
        </w:rPr>
        <w:t xml:space="preserve"> and hence it is very important for this problem to be addressed</w:t>
      </w:r>
      <w:r w:rsidR="00F8604A" w:rsidRPr="000A54A5">
        <w:rPr>
          <w:rFonts w:ascii="Times New Roman" w:hAnsi="Times New Roman" w:cs="Times New Roman"/>
          <w:sz w:val="24"/>
          <w:szCs w:val="24"/>
        </w:rPr>
        <w:t>,</w:t>
      </w:r>
      <w:r w:rsidR="00FF3000" w:rsidRPr="000A54A5">
        <w:rPr>
          <w:rFonts w:ascii="Times New Roman" w:hAnsi="Times New Roman" w:cs="Times New Roman"/>
          <w:sz w:val="24"/>
          <w:szCs w:val="24"/>
        </w:rPr>
        <w:t xml:space="preserve"> </w:t>
      </w:r>
      <w:r w:rsidR="003746DD" w:rsidRPr="000A54A5">
        <w:rPr>
          <w:rFonts w:ascii="Times New Roman" w:hAnsi="Times New Roman" w:cs="Times New Roman"/>
          <w:sz w:val="24"/>
          <w:szCs w:val="24"/>
        </w:rPr>
        <w:t>not only to sustain our nation but the wo</w:t>
      </w:r>
      <w:r w:rsidR="00F8604A" w:rsidRPr="000A54A5">
        <w:rPr>
          <w:rFonts w:ascii="Times New Roman" w:hAnsi="Times New Roman" w:cs="Times New Roman"/>
          <w:sz w:val="24"/>
          <w:szCs w:val="24"/>
        </w:rPr>
        <w:t>rld at large depends on it.</w:t>
      </w:r>
    </w:p>
    <w:p w14:paraId="413F08B8" w14:textId="776C174F" w:rsidR="00FC6227" w:rsidRPr="000A54A5" w:rsidRDefault="00357EF0" w:rsidP="007200A2">
      <w:p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If the situation is not attended t</w:t>
      </w:r>
      <w:r w:rsidR="00D77230" w:rsidRPr="000A54A5">
        <w:rPr>
          <w:rFonts w:ascii="Times New Roman" w:hAnsi="Times New Roman" w:cs="Times New Roman"/>
          <w:sz w:val="24"/>
          <w:szCs w:val="24"/>
        </w:rPr>
        <w:t xml:space="preserve">o, </w:t>
      </w:r>
      <w:r w:rsidR="00C0001C" w:rsidRPr="000A54A5">
        <w:rPr>
          <w:rFonts w:ascii="Times New Roman" w:hAnsi="Times New Roman" w:cs="Times New Roman"/>
          <w:sz w:val="24"/>
          <w:szCs w:val="24"/>
        </w:rPr>
        <w:t>long term effects of food shortage. These include increases in the price of food as a result of demand and supply forces. Increasing cost of food production due to the increase in fuel prices coupled with persistent drought in grain producing regions has contributed to the increase in the price of food in the world. Increase in oil price led to increase in the price of fertilizers, transportation of food and also industrial agriculture. These factors were supplemented with increased demand for varied diets among the growing middle class Asian population and falling food stockpiles contributed to global food prices (Watson, nd). Increasing food prices culminated in political instability and social unrest in several nations across the globe in 2007, in countries of Mexico, Cameroon, Brazil, Burkina Faso, Pakistan, Egypt and Bangladesh among other nations (Kamdor, 2007).</w:t>
      </w:r>
    </w:p>
    <w:p w14:paraId="2B702B73" w14:textId="77777777" w:rsidR="00382EF6" w:rsidRPr="000A54A5" w:rsidRDefault="00382EF6" w:rsidP="00D77230">
      <w:pPr>
        <w:spacing w:line="360" w:lineRule="auto"/>
        <w:rPr>
          <w:rFonts w:ascii="Times New Roman" w:hAnsi="Times New Roman" w:cs="Times New Roman"/>
          <w:b/>
          <w:bCs/>
          <w:sz w:val="24"/>
          <w:szCs w:val="24"/>
        </w:rPr>
      </w:pPr>
    </w:p>
    <w:p w14:paraId="1EF0B336" w14:textId="1DEE165B" w:rsidR="00FC6227" w:rsidRPr="000A54A5" w:rsidRDefault="00FC6227" w:rsidP="002E6D8C">
      <w:pPr>
        <w:pStyle w:val="Heading1"/>
        <w:jc w:val="center"/>
        <w:rPr>
          <w:rFonts w:ascii="Times New Roman" w:hAnsi="Times New Roman" w:cs="Times New Roman"/>
          <w:b/>
          <w:bCs/>
          <w:color w:val="auto"/>
          <w:sz w:val="24"/>
          <w:szCs w:val="24"/>
        </w:rPr>
      </w:pPr>
      <w:bookmarkStart w:id="133" w:name="_Toc109380152"/>
      <w:r w:rsidRPr="000A54A5">
        <w:rPr>
          <w:rFonts w:ascii="Times New Roman" w:hAnsi="Times New Roman" w:cs="Times New Roman"/>
          <w:b/>
          <w:bCs/>
          <w:color w:val="auto"/>
          <w:sz w:val="24"/>
          <w:szCs w:val="24"/>
        </w:rPr>
        <w:t>CHAPTER THREE</w:t>
      </w:r>
      <w:r w:rsidR="004302E4" w:rsidRPr="000A54A5">
        <w:rPr>
          <w:rFonts w:ascii="Times New Roman" w:hAnsi="Times New Roman" w:cs="Times New Roman"/>
          <w:b/>
          <w:bCs/>
          <w:color w:val="auto"/>
          <w:sz w:val="24"/>
          <w:szCs w:val="24"/>
        </w:rPr>
        <w:t xml:space="preserve"> - </w:t>
      </w:r>
      <w:r w:rsidRPr="000A54A5">
        <w:rPr>
          <w:rFonts w:ascii="Times New Roman" w:hAnsi="Times New Roman" w:cs="Times New Roman"/>
          <w:b/>
          <w:bCs/>
          <w:color w:val="auto"/>
          <w:sz w:val="24"/>
          <w:szCs w:val="24"/>
        </w:rPr>
        <w:t>LITERATURE REVIEW</w:t>
      </w:r>
      <w:bookmarkEnd w:id="133"/>
    </w:p>
    <w:p w14:paraId="7B585DAF" w14:textId="6CE45FA5" w:rsidR="00FC6227" w:rsidRPr="000A54A5" w:rsidRDefault="00FC6227" w:rsidP="00770934">
      <w:pPr>
        <w:pStyle w:val="Heading1"/>
        <w:spacing w:line="360" w:lineRule="auto"/>
        <w:rPr>
          <w:rFonts w:ascii="Times New Roman" w:hAnsi="Times New Roman" w:cs="Times New Roman"/>
          <w:b/>
          <w:bCs/>
          <w:sz w:val="24"/>
          <w:szCs w:val="24"/>
        </w:rPr>
      </w:pPr>
      <w:bookmarkStart w:id="134" w:name="_Toc109380153"/>
      <w:r w:rsidRPr="000A54A5">
        <w:rPr>
          <w:rFonts w:ascii="Times New Roman" w:hAnsi="Times New Roman" w:cs="Times New Roman"/>
          <w:b/>
          <w:bCs/>
          <w:sz w:val="24"/>
          <w:szCs w:val="24"/>
        </w:rPr>
        <w:t>3.1 Empirical Review</w:t>
      </w:r>
      <w:r w:rsidR="0079403A" w:rsidRPr="000A54A5">
        <w:rPr>
          <w:rFonts w:ascii="Times New Roman" w:hAnsi="Times New Roman" w:cs="Times New Roman"/>
          <w:b/>
          <w:bCs/>
          <w:sz w:val="24"/>
          <w:szCs w:val="24"/>
        </w:rPr>
        <w:t>.</w:t>
      </w:r>
      <w:bookmarkEnd w:id="134"/>
    </w:p>
    <w:p w14:paraId="047D47C2" w14:textId="6C1B2946" w:rsidR="002A33B1" w:rsidRPr="000A54A5" w:rsidRDefault="00770D4A" w:rsidP="0067728F">
      <w:pPr>
        <w:rPr>
          <w:rFonts w:ascii="Times New Roman" w:hAnsi="Times New Roman" w:cs="Times New Roman"/>
          <w:sz w:val="24"/>
          <w:szCs w:val="24"/>
        </w:rPr>
      </w:pPr>
      <w:r w:rsidRPr="000A54A5">
        <w:rPr>
          <w:rFonts w:ascii="Times New Roman" w:hAnsi="Times New Roman" w:cs="Times New Roman"/>
          <w:sz w:val="24"/>
          <w:szCs w:val="24"/>
        </w:rPr>
        <w:t xml:space="preserve">According to </w:t>
      </w:r>
      <w:sdt>
        <w:sdtPr>
          <w:rPr>
            <w:rFonts w:ascii="Times New Roman" w:hAnsi="Times New Roman" w:cs="Times New Roman"/>
            <w:sz w:val="24"/>
            <w:szCs w:val="24"/>
          </w:rPr>
          <w:id w:val="-1291283213"/>
          <w:citation/>
        </w:sdtPr>
        <w:sdtEndPr/>
        <w:sdtContent>
          <w:r w:rsidR="00C807EE" w:rsidRPr="000A54A5">
            <w:rPr>
              <w:rFonts w:ascii="Times New Roman" w:hAnsi="Times New Roman" w:cs="Times New Roman"/>
              <w:sz w:val="24"/>
              <w:szCs w:val="24"/>
            </w:rPr>
            <w:fldChar w:fldCharType="begin"/>
          </w:r>
          <w:r w:rsidR="00FD46DA" w:rsidRPr="000A54A5">
            <w:rPr>
              <w:rFonts w:ascii="Times New Roman" w:hAnsi="Times New Roman" w:cs="Times New Roman"/>
              <w:sz w:val="24"/>
              <w:szCs w:val="24"/>
              <w:lang w:val="en-US"/>
            </w:rPr>
            <w:instrText xml:space="preserve">CITATION WEF15 \l 1033 </w:instrText>
          </w:r>
          <w:r w:rsidR="00C807EE" w:rsidRPr="000A54A5">
            <w:rPr>
              <w:rFonts w:ascii="Times New Roman" w:hAnsi="Times New Roman" w:cs="Times New Roman"/>
              <w:sz w:val="24"/>
              <w:szCs w:val="24"/>
            </w:rPr>
            <w:fldChar w:fldCharType="separate"/>
          </w:r>
          <w:r w:rsidR="00FD46DA" w:rsidRPr="000A54A5">
            <w:rPr>
              <w:rFonts w:ascii="Times New Roman" w:hAnsi="Times New Roman" w:cs="Times New Roman"/>
              <w:noProof/>
              <w:sz w:val="24"/>
              <w:szCs w:val="24"/>
              <w:lang w:val="en-US"/>
            </w:rPr>
            <w:t>(WEF-World Bank-OECD, 2015)</w:t>
          </w:r>
          <w:r w:rsidR="00C807EE" w:rsidRPr="000A54A5">
            <w:rPr>
              <w:rFonts w:ascii="Times New Roman" w:hAnsi="Times New Roman" w:cs="Times New Roman"/>
              <w:sz w:val="24"/>
              <w:szCs w:val="24"/>
            </w:rPr>
            <w:fldChar w:fldCharType="end"/>
          </w:r>
        </w:sdtContent>
      </w:sdt>
      <w:r w:rsidR="00092A4A" w:rsidRPr="000A54A5">
        <w:rPr>
          <w:rFonts w:ascii="Times New Roman" w:hAnsi="Times New Roman" w:cs="Times New Roman"/>
          <w:sz w:val="24"/>
          <w:szCs w:val="24"/>
        </w:rPr>
        <w:t xml:space="preserve"> “T</w:t>
      </w:r>
      <w:r w:rsidR="0067728F" w:rsidRPr="000A54A5">
        <w:rPr>
          <w:rFonts w:ascii="Times New Roman" w:hAnsi="Times New Roman" w:cs="Times New Roman"/>
          <w:sz w:val="24"/>
          <w:szCs w:val="24"/>
        </w:rPr>
        <w:t>he share of agriculture in Africa is declining, partly due to low productivi</w:t>
      </w:r>
      <w:r w:rsidR="00D767B6" w:rsidRPr="000A54A5">
        <w:rPr>
          <w:rFonts w:ascii="Times New Roman" w:hAnsi="Times New Roman" w:cs="Times New Roman"/>
          <w:sz w:val="24"/>
          <w:szCs w:val="24"/>
        </w:rPr>
        <w:t xml:space="preserve">ty and limited value </w:t>
      </w:r>
      <w:r w:rsidR="002A33B1" w:rsidRPr="000A54A5">
        <w:rPr>
          <w:rFonts w:ascii="Times New Roman" w:hAnsi="Times New Roman" w:cs="Times New Roman"/>
          <w:sz w:val="24"/>
          <w:szCs w:val="24"/>
        </w:rPr>
        <w:t>addition</w:t>
      </w:r>
      <w:r w:rsidR="00092A4A" w:rsidRPr="000A54A5">
        <w:rPr>
          <w:rFonts w:ascii="Times New Roman" w:hAnsi="Times New Roman" w:cs="Times New Roman"/>
          <w:sz w:val="24"/>
          <w:szCs w:val="24"/>
        </w:rPr>
        <w:t>”</w:t>
      </w:r>
      <w:r w:rsidR="002A33B1" w:rsidRPr="000A54A5">
        <w:rPr>
          <w:rFonts w:ascii="Times New Roman" w:hAnsi="Times New Roman" w:cs="Times New Roman"/>
          <w:sz w:val="24"/>
          <w:szCs w:val="24"/>
        </w:rPr>
        <w:t>.</w:t>
      </w:r>
      <w:r w:rsidR="00EF434B" w:rsidRPr="000A54A5">
        <w:rPr>
          <w:rFonts w:ascii="Times New Roman" w:hAnsi="Times New Roman" w:cs="Times New Roman"/>
          <w:sz w:val="24"/>
          <w:szCs w:val="24"/>
        </w:rPr>
        <w:t xml:space="preserve"> Agriculture persists as an important sector of the African economy. Although its significance in the economy varies widely across African countries, agriculture remains a vital sector for most countries. It contributes from 2.4 percent of GDP in Equatorial Guinea t</w:t>
      </w:r>
      <w:r w:rsidR="00AD68CD" w:rsidRPr="000A54A5">
        <w:rPr>
          <w:rFonts w:ascii="Times New Roman" w:hAnsi="Times New Roman" w:cs="Times New Roman"/>
          <w:sz w:val="24"/>
          <w:szCs w:val="24"/>
        </w:rPr>
        <w:t>o 70 percent of GDP in Liberia,</w:t>
      </w:r>
      <w:r w:rsidR="00EF434B" w:rsidRPr="000A54A5">
        <w:rPr>
          <w:rFonts w:ascii="Times New Roman" w:hAnsi="Times New Roman" w:cs="Times New Roman"/>
          <w:sz w:val="24"/>
          <w:szCs w:val="24"/>
        </w:rPr>
        <w:t xml:space="preserve"> </w:t>
      </w:r>
      <w:r w:rsidR="00EF434B" w:rsidRPr="000A54A5">
        <w:rPr>
          <w:rFonts w:ascii="Times New Roman" w:hAnsi="Times New Roman" w:cs="Times New Roman"/>
          <w:sz w:val="24"/>
          <w:szCs w:val="24"/>
        </w:rPr>
        <w:lastRenderedPageBreak/>
        <w:t xml:space="preserve">providing an average of around 15 percent of GDP for the continent. The declining GDP contribution of agriculture to the economy is a sign of low productivity and limited value addition to agricultural commodities, as the sector provides employment for 50 percent of the </w:t>
      </w:r>
      <w:r w:rsidR="00AD68CD" w:rsidRPr="000A54A5">
        <w:rPr>
          <w:rFonts w:ascii="Times New Roman" w:hAnsi="Times New Roman" w:cs="Times New Roman"/>
          <w:sz w:val="24"/>
          <w:szCs w:val="24"/>
        </w:rPr>
        <w:t>labour</w:t>
      </w:r>
      <w:r w:rsidR="00EF434B" w:rsidRPr="000A54A5">
        <w:rPr>
          <w:rFonts w:ascii="Times New Roman" w:hAnsi="Times New Roman" w:cs="Times New Roman"/>
          <w:sz w:val="24"/>
          <w:szCs w:val="24"/>
        </w:rPr>
        <w:t xml:space="preserve"> force 47 perc</w:t>
      </w:r>
      <w:r w:rsidR="00AD68CD" w:rsidRPr="000A54A5">
        <w:rPr>
          <w:rFonts w:ascii="Times New Roman" w:hAnsi="Times New Roman" w:cs="Times New Roman"/>
          <w:sz w:val="24"/>
          <w:szCs w:val="24"/>
        </w:rPr>
        <w:t>ent of these workers are women. The sector is also characterized by a high percentage of smallholder farmers (80 percent) cultivating low-yield staple food crops on small plots with a minimal use of inputs. These farms depend on rainwater, thus subjecting production to the vagaries of the weather. Despite its importance, agricultural productivity remains dismal, undermining Africa’s overall productivity and food security.</w:t>
      </w:r>
    </w:p>
    <w:p w14:paraId="284C9B46" w14:textId="57C22C1C" w:rsidR="002A33B1" w:rsidRPr="000A54A5" w:rsidRDefault="00130753" w:rsidP="0052129D">
      <w:pPr>
        <w:rPr>
          <w:rFonts w:ascii="Times New Roman" w:hAnsi="Times New Roman" w:cs="Times New Roman"/>
          <w:sz w:val="24"/>
          <w:szCs w:val="24"/>
        </w:rPr>
      </w:pPr>
      <w:r w:rsidRPr="000A54A5">
        <w:rPr>
          <w:rFonts w:ascii="Times New Roman" w:hAnsi="Times New Roman" w:cs="Times New Roman"/>
          <w:sz w:val="24"/>
          <w:szCs w:val="24"/>
        </w:rPr>
        <w:t>According to</w:t>
      </w:r>
      <w:sdt>
        <w:sdtPr>
          <w:rPr>
            <w:rFonts w:ascii="Times New Roman" w:hAnsi="Times New Roman" w:cs="Times New Roman"/>
            <w:sz w:val="24"/>
            <w:szCs w:val="24"/>
          </w:rPr>
          <w:id w:val="2012711463"/>
          <w:citation/>
        </w:sdtPr>
        <w:sdtEndPr/>
        <w:sdtContent>
          <w:r w:rsidRPr="000A54A5">
            <w:rPr>
              <w:rFonts w:ascii="Times New Roman" w:hAnsi="Times New Roman" w:cs="Times New Roman"/>
              <w:sz w:val="24"/>
              <w:szCs w:val="24"/>
            </w:rPr>
            <w:fldChar w:fldCharType="begin"/>
          </w:r>
          <w:r w:rsidRPr="000A54A5">
            <w:rPr>
              <w:rFonts w:ascii="Times New Roman" w:hAnsi="Times New Roman" w:cs="Times New Roman"/>
              <w:sz w:val="24"/>
              <w:szCs w:val="24"/>
              <w:lang w:val="en-US"/>
            </w:rPr>
            <w:instrText xml:space="preserve"> CITATION OEC14 \l 1033 </w:instrText>
          </w:r>
          <w:r w:rsidRPr="000A54A5">
            <w:rPr>
              <w:rFonts w:ascii="Times New Roman" w:hAnsi="Times New Roman" w:cs="Times New Roman"/>
              <w:sz w:val="24"/>
              <w:szCs w:val="24"/>
            </w:rPr>
            <w:fldChar w:fldCharType="separate"/>
          </w:r>
          <w:r w:rsidRPr="000A54A5">
            <w:rPr>
              <w:rFonts w:ascii="Times New Roman" w:hAnsi="Times New Roman" w:cs="Times New Roman"/>
              <w:noProof/>
              <w:sz w:val="24"/>
              <w:szCs w:val="24"/>
              <w:lang w:val="en-US"/>
            </w:rPr>
            <w:t xml:space="preserve"> (Outlook, 2014)</w:t>
          </w:r>
          <w:r w:rsidRPr="000A54A5">
            <w:rPr>
              <w:rFonts w:ascii="Times New Roman" w:hAnsi="Times New Roman" w:cs="Times New Roman"/>
              <w:sz w:val="24"/>
              <w:szCs w:val="24"/>
            </w:rPr>
            <w:fldChar w:fldCharType="end"/>
          </w:r>
        </w:sdtContent>
      </w:sdt>
      <w:r w:rsidR="009E782F" w:rsidRPr="000A54A5">
        <w:rPr>
          <w:rFonts w:ascii="Times New Roman" w:hAnsi="Times New Roman" w:cs="Times New Roman"/>
          <w:sz w:val="24"/>
          <w:szCs w:val="24"/>
        </w:rPr>
        <w:t>,</w:t>
      </w:r>
      <w:r w:rsidRPr="000A54A5">
        <w:rPr>
          <w:rFonts w:ascii="Times New Roman" w:hAnsi="Times New Roman" w:cs="Times New Roman"/>
          <w:sz w:val="24"/>
          <w:szCs w:val="24"/>
        </w:rPr>
        <w:t xml:space="preserve"> </w:t>
      </w:r>
      <w:r w:rsidR="0067728F" w:rsidRPr="000A54A5">
        <w:rPr>
          <w:rFonts w:ascii="Times New Roman" w:hAnsi="Times New Roman" w:cs="Times New Roman"/>
          <w:sz w:val="24"/>
          <w:szCs w:val="24"/>
        </w:rPr>
        <w:t>Africa is a major importer of agricultural products, with imports ranging from rice, maize and wheat including livestock products contributing to food security. The contributing factor to this is the mismatch between increase in consumption and increase in producti</w:t>
      </w:r>
      <w:r w:rsidRPr="000A54A5">
        <w:rPr>
          <w:rFonts w:ascii="Times New Roman" w:hAnsi="Times New Roman" w:cs="Times New Roman"/>
          <w:sz w:val="24"/>
          <w:szCs w:val="24"/>
        </w:rPr>
        <w:t>on</w:t>
      </w:r>
      <w:r w:rsidR="0067728F" w:rsidRPr="000A54A5">
        <w:rPr>
          <w:rFonts w:ascii="Times New Roman" w:hAnsi="Times New Roman" w:cs="Times New Roman"/>
          <w:sz w:val="24"/>
          <w:szCs w:val="24"/>
        </w:rPr>
        <w:t xml:space="preserve">. </w:t>
      </w:r>
      <w:r w:rsidR="0052129D" w:rsidRPr="000A54A5">
        <w:rPr>
          <w:rFonts w:ascii="Times New Roman" w:hAnsi="Times New Roman" w:cs="Times New Roman"/>
          <w:sz w:val="24"/>
          <w:szCs w:val="24"/>
        </w:rPr>
        <w:t>Strong growth in agriculture will continue, but at a slower pace.</w:t>
      </w:r>
    </w:p>
    <w:p w14:paraId="5C4F1D1D" w14:textId="0BEBB9BA" w:rsidR="0052129D" w:rsidRPr="000A54A5" w:rsidRDefault="009E782F" w:rsidP="0067728F">
      <w:pPr>
        <w:rPr>
          <w:rFonts w:ascii="Times New Roman" w:hAnsi="Times New Roman" w:cs="Times New Roman"/>
          <w:sz w:val="24"/>
          <w:szCs w:val="24"/>
        </w:rPr>
      </w:pPr>
      <w:r w:rsidRPr="000A54A5">
        <w:rPr>
          <w:rFonts w:ascii="Times New Roman" w:hAnsi="Times New Roman" w:cs="Times New Roman"/>
          <w:sz w:val="24"/>
          <w:szCs w:val="24"/>
        </w:rPr>
        <w:t>According to</w:t>
      </w:r>
      <w:r w:rsidR="001F6048" w:rsidRPr="000A54A5">
        <w:rPr>
          <w:rFonts w:ascii="Times New Roman" w:hAnsi="Times New Roman" w:cs="Times New Roman"/>
          <w:noProof/>
          <w:sz w:val="24"/>
          <w:szCs w:val="24"/>
          <w:lang w:val="en-US"/>
        </w:rPr>
        <w:t xml:space="preserve"> (Aguilera et al</w:t>
      </w:r>
      <w:r w:rsidR="001D2DEA" w:rsidRPr="000A54A5">
        <w:rPr>
          <w:rFonts w:ascii="Times New Roman" w:hAnsi="Times New Roman" w:cs="Times New Roman"/>
          <w:noProof/>
          <w:sz w:val="24"/>
          <w:szCs w:val="24"/>
          <w:lang w:val="en-US"/>
        </w:rPr>
        <w:t>.</w:t>
      </w:r>
      <w:r w:rsidR="001F6048" w:rsidRPr="000A54A5">
        <w:rPr>
          <w:rFonts w:ascii="Times New Roman" w:hAnsi="Times New Roman" w:cs="Times New Roman"/>
          <w:noProof/>
          <w:sz w:val="24"/>
          <w:szCs w:val="24"/>
          <w:lang w:val="en-US"/>
        </w:rPr>
        <w:t>, 201</w:t>
      </w:r>
      <w:r w:rsidR="001D2DEA" w:rsidRPr="000A54A5">
        <w:rPr>
          <w:rFonts w:ascii="Times New Roman" w:hAnsi="Times New Roman" w:cs="Times New Roman"/>
          <w:noProof/>
          <w:sz w:val="24"/>
          <w:szCs w:val="24"/>
          <w:lang w:val="en-US"/>
        </w:rPr>
        <w:t>5</w:t>
      </w:r>
      <w:r w:rsidR="001F6048" w:rsidRPr="000A54A5">
        <w:rPr>
          <w:rFonts w:ascii="Times New Roman" w:hAnsi="Times New Roman" w:cs="Times New Roman"/>
          <w:noProof/>
          <w:sz w:val="24"/>
          <w:szCs w:val="24"/>
          <w:lang w:val="en-US"/>
        </w:rPr>
        <w:t>)</w:t>
      </w:r>
      <w:r w:rsidR="00A8078B" w:rsidRPr="000A54A5">
        <w:rPr>
          <w:rFonts w:ascii="Times New Roman" w:hAnsi="Times New Roman" w:cs="Times New Roman"/>
          <w:sz w:val="24"/>
          <w:szCs w:val="24"/>
        </w:rPr>
        <w:t>,</w:t>
      </w:r>
      <w:r w:rsidRPr="000A54A5">
        <w:rPr>
          <w:rFonts w:ascii="Times New Roman" w:hAnsi="Times New Roman" w:cs="Times New Roman"/>
          <w:sz w:val="24"/>
          <w:szCs w:val="24"/>
        </w:rPr>
        <w:t xml:space="preserve"> </w:t>
      </w:r>
      <w:r w:rsidR="0067728F" w:rsidRPr="000A54A5">
        <w:rPr>
          <w:rFonts w:ascii="Times New Roman" w:hAnsi="Times New Roman" w:cs="Times New Roman"/>
          <w:sz w:val="24"/>
          <w:szCs w:val="24"/>
        </w:rPr>
        <w:t xml:space="preserve">Agriculture mechanization has drastically increased </w:t>
      </w:r>
      <w:r w:rsidR="00445C41" w:rsidRPr="000A54A5">
        <w:rPr>
          <w:rFonts w:ascii="Times New Roman" w:hAnsi="Times New Roman" w:cs="Times New Roman"/>
          <w:sz w:val="24"/>
          <w:szCs w:val="24"/>
        </w:rPr>
        <w:t>labour</w:t>
      </w:r>
      <w:r w:rsidR="0067728F" w:rsidRPr="000A54A5">
        <w:rPr>
          <w:rFonts w:ascii="Times New Roman" w:hAnsi="Times New Roman" w:cs="Times New Roman"/>
          <w:sz w:val="24"/>
          <w:szCs w:val="24"/>
        </w:rPr>
        <w:t xml:space="preserve"> productivity in crop production, by playing a significant role in industrialization, freeing up </w:t>
      </w:r>
      <w:r w:rsidR="00445C41" w:rsidRPr="000A54A5">
        <w:rPr>
          <w:rFonts w:ascii="Times New Roman" w:hAnsi="Times New Roman" w:cs="Times New Roman"/>
          <w:sz w:val="24"/>
          <w:szCs w:val="24"/>
        </w:rPr>
        <w:t>labour</w:t>
      </w:r>
      <w:r w:rsidR="0052129D" w:rsidRPr="000A54A5">
        <w:rPr>
          <w:rFonts w:ascii="Times New Roman" w:hAnsi="Times New Roman" w:cs="Times New Roman"/>
          <w:sz w:val="24"/>
          <w:szCs w:val="24"/>
        </w:rPr>
        <w:t xml:space="preserve"> for industry and services</w:t>
      </w:r>
      <w:r w:rsidR="0067728F" w:rsidRPr="000A54A5">
        <w:rPr>
          <w:rFonts w:ascii="Times New Roman" w:hAnsi="Times New Roman" w:cs="Times New Roman"/>
          <w:sz w:val="24"/>
          <w:szCs w:val="24"/>
        </w:rPr>
        <w:t xml:space="preserve">. </w:t>
      </w:r>
      <w:r w:rsidR="001F6048" w:rsidRPr="000A54A5">
        <w:rPr>
          <w:rFonts w:ascii="Times New Roman" w:hAnsi="Times New Roman" w:cs="Times New Roman"/>
          <w:sz w:val="24"/>
          <w:szCs w:val="24"/>
        </w:rPr>
        <w:t>The industrial production of most inputs used for agriculture experienced large efficiency improvements during the 20th century (</w:t>
      </w:r>
      <w:del w:id="135" w:author="Pukuta Mwanza" w:date="2022-08-05T17:49:00Z">
        <w:r w:rsidR="001F6048" w:rsidRPr="000A54A5" w:rsidDel="00170062">
          <w:rPr>
            <w:rFonts w:ascii="Times New Roman" w:hAnsi="Times New Roman" w:cs="Times New Roman"/>
            <w:sz w:val="24"/>
            <w:szCs w:val="24"/>
          </w:rPr>
          <w:delText>e.g.</w:delText>
        </w:r>
      </w:del>
      <w:ins w:id="136" w:author="Pukuta Mwanza" w:date="2022-08-05T17:49:00Z">
        <w:r w:rsidR="00170062" w:rsidRPr="000A54A5">
          <w:rPr>
            <w:rFonts w:ascii="Times New Roman" w:hAnsi="Times New Roman" w:cs="Times New Roman"/>
            <w:sz w:val="24"/>
            <w:szCs w:val="24"/>
          </w:rPr>
          <w:t>e.g.,</w:t>
        </w:r>
      </w:ins>
      <w:r w:rsidR="001F6048" w:rsidRPr="000A54A5">
        <w:rPr>
          <w:rFonts w:ascii="Times New Roman" w:hAnsi="Times New Roman" w:cs="Times New Roman"/>
          <w:sz w:val="24"/>
          <w:szCs w:val="24"/>
        </w:rPr>
        <w:t xml:space="preserve"> Smil, 2000). Moreover, machine engines became more efficient and lighter. As a result, the total energy requirements of mechanical tasks such as tilling or harvesting decreased by more than 50% during the 20th century (Aguilera et al., 2015). Other processes, however, contributed to counteract this trend. The progressive depletion of high-grade ores means increasing energy consumption to extract and refine the materials (Gutowski et al., 2013). As a consequence, the energy efficiency of the production of raw materials and energy carriers may ultimately decline, showing an “inverted U″ shape, as has been observed for oil and gas production in the US and the world overall (Hall et al., 2014). On the other hand, many materials have been replaced by more energy intensive ones, such as materials able to bear the higher temperatures of high-efficiency engines (Stout and McKiernan, 1992), or electronics to fine-control machine functioning.</w:t>
      </w:r>
    </w:p>
    <w:p w14:paraId="030266EA" w14:textId="77777777" w:rsidR="0052129D" w:rsidRPr="000A54A5" w:rsidRDefault="0052129D" w:rsidP="0067728F">
      <w:pPr>
        <w:rPr>
          <w:rFonts w:ascii="Times New Roman" w:hAnsi="Times New Roman" w:cs="Times New Roman"/>
          <w:sz w:val="24"/>
          <w:szCs w:val="24"/>
        </w:rPr>
      </w:pPr>
    </w:p>
    <w:p w14:paraId="2D55A0C4" w14:textId="621CB96D" w:rsidR="0067728F" w:rsidRPr="000A54A5" w:rsidRDefault="0067728F" w:rsidP="0067728F">
      <w:pPr>
        <w:rPr>
          <w:rFonts w:ascii="Times New Roman" w:hAnsi="Times New Roman" w:cs="Times New Roman"/>
          <w:sz w:val="24"/>
          <w:szCs w:val="24"/>
        </w:rPr>
      </w:pPr>
      <w:r w:rsidRPr="000A54A5">
        <w:rPr>
          <w:rFonts w:ascii="Times New Roman" w:hAnsi="Times New Roman" w:cs="Times New Roman"/>
          <w:sz w:val="24"/>
          <w:szCs w:val="24"/>
        </w:rPr>
        <w:t xml:space="preserve">It originally depended on human effort, with the advent of mechanical advances such as steam-engine and diesel tractors and other mechanical tools with hydrostatic power that needed control.  </w:t>
      </w:r>
      <w:r w:rsidR="00CF2CE5" w:rsidRPr="000A54A5">
        <w:rPr>
          <w:rFonts w:ascii="Times New Roman" w:hAnsi="Times New Roman" w:cs="Times New Roman"/>
          <w:sz w:val="24"/>
          <w:szCs w:val="24"/>
        </w:rPr>
        <w:t>Significance Global crop production tripled during the last 50 years, mainly by an increase in yield (production/area). We show that the energy embedded in the main oil-based inputs (machinery, fuel, and fertilizers) increased worldwide at a rate at first larger, but in the last decades slower, than crop production, resulting in a recent overall improved energy-use efficiency (EUE). This was explained by advances in the nitrogen fertilizer industry, irrigation, and other technologies and perhaps some environmental changes. Our results fit the “</w:t>
      </w:r>
      <w:proofErr w:type="gramStart"/>
      <w:r w:rsidR="00CF2CE5" w:rsidRPr="000A54A5">
        <w:rPr>
          <w:rFonts w:ascii="Times New Roman" w:hAnsi="Times New Roman" w:cs="Times New Roman"/>
          <w:sz w:val="24"/>
          <w:szCs w:val="24"/>
        </w:rPr>
        <w:t>Jevons</w:t>
      </w:r>
      <w:proofErr w:type="gramEnd"/>
      <w:r w:rsidR="00CF2CE5" w:rsidRPr="000A54A5">
        <w:rPr>
          <w:rFonts w:ascii="Times New Roman" w:hAnsi="Times New Roman" w:cs="Times New Roman"/>
          <w:sz w:val="24"/>
          <w:szCs w:val="24"/>
        </w:rPr>
        <w:t xml:space="preserve"> paradox”: Efficiency gains, both for EUE and land (yield), did not lead to resource savings. Just as increasing production does not guarantee alleviating hunger, technologies make land (and biodiversity) savings possible,</w:t>
      </w:r>
    </w:p>
    <w:p w14:paraId="208D17CD" w14:textId="77777777" w:rsidR="002A33B1" w:rsidRPr="000A54A5" w:rsidRDefault="002A33B1" w:rsidP="0067728F">
      <w:pPr>
        <w:rPr>
          <w:rFonts w:ascii="Times New Roman" w:hAnsi="Times New Roman" w:cs="Times New Roman"/>
          <w:sz w:val="24"/>
          <w:szCs w:val="24"/>
        </w:rPr>
      </w:pPr>
    </w:p>
    <w:p w14:paraId="5FD6DD47" w14:textId="4F6D344B" w:rsidR="002A33B1" w:rsidRPr="000A54A5" w:rsidRDefault="0096585D" w:rsidP="0067728F">
      <w:pPr>
        <w:rPr>
          <w:rFonts w:ascii="Times New Roman" w:hAnsi="Times New Roman" w:cs="Times New Roman"/>
          <w:sz w:val="24"/>
          <w:szCs w:val="24"/>
        </w:rPr>
      </w:pPr>
      <w:r w:rsidRPr="000A54A5">
        <w:rPr>
          <w:rFonts w:ascii="Times New Roman" w:hAnsi="Times New Roman" w:cs="Times New Roman"/>
          <w:sz w:val="24"/>
          <w:szCs w:val="24"/>
        </w:rPr>
        <w:t>According to</w:t>
      </w:r>
      <w:sdt>
        <w:sdtPr>
          <w:rPr>
            <w:rFonts w:ascii="Times New Roman" w:hAnsi="Times New Roman" w:cs="Times New Roman"/>
            <w:sz w:val="24"/>
            <w:szCs w:val="24"/>
          </w:rPr>
          <w:id w:val="-871767171"/>
          <w:citation/>
        </w:sdtPr>
        <w:sdtEndPr/>
        <w:sdtContent>
          <w:r w:rsidR="00E9383D" w:rsidRPr="000A54A5">
            <w:rPr>
              <w:rFonts w:ascii="Times New Roman" w:hAnsi="Times New Roman" w:cs="Times New Roman"/>
              <w:sz w:val="24"/>
              <w:szCs w:val="24"/>
            </w:rPr>
            <w:fldChar w:fldCharType="begin"/>
          </w:r>
          <w:r w:rsidR="00E9383D" w:rsidRPr="000A54A5">
            <w:rPr>
              <w:rFonts w:ascii="Times New Roman" w:hAnsi="Times New Roman" w:cs="Times New Roman"/>
              <w:sz w:val="24"/>
              <w:szCs w:val="24"/>
              <w:lang w:val="en-US"/>
            </w:rPr>
            <w:instrText xml:space="preserve"> CITATION Aze19 \l 1033 </w:instrText>
          </w:r>
          <w:r w:rsidR="00E9383D" w:rsidRPr="000A54A5">
            <w:rPr>
              <w:rFonts w:ascii="Times New Roman" w:hAnsi="Times New Roman" w:cs="Times New Roman"/>
              <w:sz w:val="24"/>
              <w:szCs w:val="24"/>
            </w:rPr>
            <w:fldChar w:fldCharType="separate"/>
          </w:r>
          <w:r w:rsidR="00E9383D" w:rsidRPr="000A54A5">
            <w:rPr>
              <w:rFonts w:ascii="Times New Roman" w:hAnsi="Times New Roman" w:cs="Times New Roman"/>
              <w:noProof/>
              <w:sz w:val="24"/>
              <w:szCs w:val="24"/>
              <w:lang w:val="en-US"/>
            </w:rPr>
            <w:t xml:space="preserve"> (. Azeta, 2019)</w:t>
          </w:r>
          <w:r w:rsidR="00E9383D" w:rsidRPr="000A54A5">
            <w:rPr>
              <w:rFonts w:ascii="Times New Roman" w:hAnsi="Times New Roman" w:cs="Times New Roman"/>
              <w:sz w:val="24"/>
              <w:szCs w:val="24"/>
            </w:rPr>
            <w:fldChar w:fldCharType="end"/>
          </w:r>
        </w:sdtContent>
      </w:sdt>
      <w:r w:rsidRPr="000A54A5">
        <w:rPr>
          <w:rFonts w:ascii="Times New Roman" w:hAnsi="Times New Roman" w:cs="Times New Roman"/>
          <w:sz w:val="24"/>
          <w:szCs w:val="24"/>
        </w:rPr>
        <w:t xml:space="preserve"> </w:t>
      </w:r>
      <w:r w:rsidR="00E9383D" w:rsidRPr="000A54A5">
        <w:rPr>
          <w:rFonts w:ascii="Times New Roman" w:hAnsi="Times New Roman" w:cs="Times New Roman"/>
          <w:sz w:val="24"/>
          <w:szCs w:val="24"/>
        </w:rPr>
        <w:t>The</w:t>
      </w:r>
      <w:r w:rsidR="0067728F" w:rsidRPr="000A54A5">
        <w:rPr>
          <w:rFonts w:ascii="Times New Roman" w:hAnsi="Times New Roman" w:cs="Times New Roman"/>
          <w:sz w:val="24"/>
          <w:szCs w:val="24"/>
        </w:rPr>
        <w:t xml:space="preserve"> way forward for most unresolved challenges in agriculture lies on more advances that will compel the replacement with human intelligence to meet the needs of superior autonomy in an infi</w:t>
      </w:r>
      <w:r w:rsidR="00C26DEE" w:rsidRPr="000A54A5">
        <w:rPr>
          <w:rFonts w:ascii="Times New Roman" w:hAnsi="Times New Roman" w:cs="Times New Roman"/>
          <w:sz w:val="24"/>
          <w:szCs w:val="24"/>
        </w:rPr>
        <w:t xml:space="preserve">nite and unstructured </w:t>
      </w:r>
      <w:r w:rsidRPr="000A54A5">
        <w:rPr>
          <w:rFonts w:ascii="Times New Roman" w:hAnsi="Times New Roman" w:cs="Times New Roman"/>
          <w:sz w:val="24"/>
          <w:szCs w:val="24"/>
        </w:rPr>
        <w:t xml:space="preserve">domain. </w:t>
      </w:r>
    </w:p>
    <w:p w14:paraId="329C6C16" w14:textId="77777777" w:rsidR="002A33B1" w:rsidRPr="000A54A5" w:rsidRDefault="002A33B1" w:rsidP="0067728F">
      <w:pPr>
        <w:rPr>
          <w:rFonts w:ascii="Times New Roman" w:hAnsi="Times New Roman" w:cs="Times New Roman"/>
          <w:sz w:val="24"/>
          <w:szCs w:val="24"/>
        </w:rPr>
      </w:pPr>
    </w:p>
    <w:p w14:paraId="3DA3B9BE" w14:textId="7D23987C" w:rsidR="00407B8F" w:rsidRPr="000A54A5" w:rsidRDefault="0067728F" w:rsidP="0067728F">
      <w:pPr>
        <w:rPr>
          <w:rFonts w:ascii="Times New Roman" w:hAnsi="Times New Roman" w:cs="Times New Roman"/>
          <w:sz w:val="24"/>
          <w:szCs w:val="24"/>
        </w:rPr>
      </w:pPr>
      <w:r w:rsidRPr="000A54A5">
        <w:rPr>
          <w:rFonts w:ascii="Times New Roman" w:hAnsi="Times New Roman" w:cs="Times New Roman"/>
          <w:sz w:val="24"/>
          <w:szCs w:val="24"/>
        </w:rPr>
        <w:t xml:space="preserve">Technology in the twenty first century plays the role of </w:t>
      </w:r>
      <w:r w:rsidR="00AA59DC" w:rsidRPr="000A54A5">
        <w:rPr>
          <w:rFonts w:ascii="Times New Roman" w:hAnsi="Times New Roman" w:cs="Times New Roman"/>
          <w:sz w:val="24"/>
          <w:szCs w:val="24"/>
        </w:rPr>
        <w:t xml:space="preserve">an enabler to agriculture </w:t>
      </w:r>
      <w:sdt>
        <w:sdtPr>
          <w:rPr>
            <w:rFonts w:ascii="Times New Roman" w:hAnsi="Times New Roman" w:cs="Times New Roman"/>
            <w:sz w:val="24"/>
            <w:szCs w:val="24"/>
          </w:rPr>
          <w:id w:val="805903600"/>
          <w:citation/>
        </w:sdtPr>
        <w:sdtEndPr/>
        <w:sdtContent>
          <w:r w:rsidR="00AA59DC" w:rsidRPr="000A54A5">
            <w:rPr>
              <w:rFonts w:ascii="Times New Roman" w:hAnsi="Times New Roman" w:cs="Times New Roman"/>
              <w:sz w:val="24"/>
              <w:szCs w:val="24"/>
            </w:rPr>
            <w:fldChar w:fldCharType="begin"/>
          </w:r>
          <w:r w:rsidR="00AA59DC" w:rsidRPr="000A54A5">
            <w:rPr>
              <w:rFonts w:ascii="Times New Roman" w:hAnsi="Times New Roman" w:cs="Times New Roman"/>
              <w:sz w:val="24"/>
              <w:szCs w:val="24"/>
              <w:lang w:val="en-US"/>
            </w:rPr>
            <w:instrText xml:space="preserve"> CITATION Ram15 \l 1033 </w:instrText>
          </w:r>
          <w:r w:rsidR="00AA59DC" w:rsidRPr="000A54A5">
            <w:rPr>
              <w:rFonts w:ascii="Times New Roman" w:hAnsi="Times New Roman" w:cs="Times New Roman"/>
              <w:sz w:val="24"/>
              <w:szCs w:val="24"/>
            </w:rPr>
            <w:fldChar w:fldCharType="separate"/>
          </w:r>
          <w:r w:rsidR="00AA59DC" w:rsidRPr="000A54A5">
            <w:rPr>
              <w:rFonts w:ascii="Times New Roman" w:hAnsi="Times New Roman" w:cs="Times New Roman"/>
              <w:noProof/>
              <w:sz w:val="24"/>
              <w:szCs w:val="24"/>
              <w:lang w:val="en-US"/>
            </w:rPr>
            <w:t>(Ramli, (2015)</w:t>
          </w:r>
          <w:r w:rsidR="00AA59DC" w:rsidRPr="000A54A5">
            <w:rPr>
              <w:rFonts w:ascii="Times New Roman" w:hAnsi="Times New Roman" w:cs="Times New Roman"/>
              <w:sz w:val="24"/>
              <w:szCs w:val="24"/>
            </w:rPr>
            <w:fldChar w:fldCharType="end"/>
          </w:r>
        </w:sdtContent>
      </w:sdt>
      <w:r w:rsidRPr="000A54A5">
        <w:rPr>
          <w:rFonts w:ascii="Times New Roman" w:hAnsi="Times New Roman" w:cs="Times New Roman"/>
          <w:sz w:val="24"/>
          <w:szCs w:val="24"/>
        </w:rPr>
        <w:t xml:space="preserve">. Components of Mechatronics, like actuators and sensors, play important parts in our farms for seeding, cropping, cleaning, fertilizing and monitoring of our vegetation. Various approaches have also been applied to aid agricultural processes, for instance using, robot arms that nurture the roots of plants and revolving machines to seed, they can also </w:t>
      </w:r>
      <w:r w:rsidR="00172A2E" w:rsidRPr="000A54A5">
        <w:rPr>
          <w:rFonts w:ascii="Times New Roman" w:hAnsi="Times New Roman" w:cs="Times New Roman"/>
          <w:sz w:val="24"/>
          <w:szCs w:val="24"/>
        </w:rPr>
        <w:t xml:space="preserve">collect, and clean produce, </w:t>
      </w:r>
      <w:sdt>
        <w:sdtPr>
          <w:rPr>
            <w:rFonts w:ascii="Times New Roman" w:hAnsi="Times New Roman" w:cs="Times New Roman"/>
            <w:sz w:val="24"/>
            <w:szCs w:val="24"/>
          </w:rPr>
          <w:id w:val="552815392"/>
          <w:citation/>
        </w:sdtPr>
        <w:sdtEndPr/>
        <w:sdtContent>
          <w:r w:rsidR="00172A2E" w:rsidRPr="000A54A5">
            <w:rPr>
              <w:rFonts w:ascii="Times New Roman" w:hAnsi="Times New Roman" w:cs="Times New Roman"/>
              <w:sz w:val="24"/>
              <w:szCs w:val="24"/>
            </w:rPr>
            <w:fldChar w:fldCharType="begin"/>
          </w:r>
          <w:r w:rsidR="00172A2E" w:rsidRPr="000A54A5">
            <w:rPr>
              <w:rFonts w:ascii="Times New Roman" w:hAnsi="Times New Roman" w:cs="Times New Roman"/>
              <w:sz w:val="24"/>
              <w:szCs w:val="24"/>
              <w:lang w:val="en-US"/>
            </w:rPr>
            <w:instrText xml:space="preserve"> CITATION Hes03 \l 1033 </w:instrText>
          </w:r>
          <w:r w:rsidR="00172A2E" w:rsidRPr="000A54A5">
            <w:rPr>
              <w:rFonts w:ascii="Times New Roman" w:hAnsi="Times New Roman" w:cs="Times New Roman"/>
              <w:sz w:val="24"/>
              <w:szCs w:val="24"/>
            </w:rPr>
            <w:fldChar w:fldCharType="separate"/>
          </w:r>
          <w:r w:rsidR="00172A2E" w:rsidRPr="000A54A5">
            <w:rPr>
              <w:rFonts w:ascii="Times New Roman" w:hAnsi="Times New Roman" w:cs="Times New Roman"/>
              <w:noProof/>
              <w:sz w:val="24"/>
              <w:szCs w:val="24"/>
              <w:lang w:val="en-US"/>
            </w:rPr>
            <w:t>(Hessel, 2003)</w:t>
          </w:r>
          <w:r w:rsidR="00172A2E" w:rsidRPr="000A54A5">
            <w:rPr>
              <w:rFonts w:ascii="Times New Roman" w:hAnsi="Times New Roman" w:cs="Times New Roman"/>
              <w:sz w:val="24"/>
              <w:szCs w:val="24"/>
            </w:rPr>
            <w:fldChar w:fldCharType="end"/>
          </w:r>
        </w:sdtContent>
      </w:sdt>
      <w:r w:rsidRPr="000A54A5">
        <w:rPr>
          <w:rFonts w:ascii="Times New Roman" w:hAnsi="Times New Roman" w:cs="Times New Roman"/>
          <w:sz w:val="24"/>
          <w:szCs w:val="24"/>
        </w:rPr>
        <w:t>.</w:t>
      </w:r>
    </w:p>
    <w:p w14:paraId="693C3A72" w14:textId="519201C7" w:rsidR="0067728F" w:rsidRPr="000A54A5" w:rsidRDefault="00CE334C" w:rsidP="0067728F">
      <w:pPr>
        <w:rPr>
          <w:rFonts w:ascii="Times New Roman" w:hAnsi="Times New Roman" w:cs="Times New Roman"/>
          <w:sz w:val="24"/>
          <w:szCs w:val="24"/>
        </w:rPr>
      </w:pPr>
      <w:r w:rsidRPr="000A54A5">
        <w:rPr>
          <w:rFonts w:ascii="Times New Roman" w:hAnsi="Times New Roman" w:cs="Times New Roman"/>
          <w:sz w:val="24"/>
          <w:szCs w:val="24"/>
        </w:rPr>
        <w:t>The Authors in</w:t>
      </w:r>
      <w:sdt>
        <w:sdtPr>
          <w:rPr>
            <w:rFonts w:ascii="Times New Roman" w:hAnsi="Times New Roman" w:cs="Times New Roman"/>
            <w:sz w:val="24"/>
            <w:szCs w:val="24"/>
          </w:rPr>
          <w:id w:val="161742067"/>
          <w:citation/>
        </w:sdtPr>
        <w:sdtEndPr/>
        <w:sdtContent>
          <w:r w:rsidR="00FB04B9" w:rsidRPr="000A54A5">
            <w:rPr>
              <w:rFonts w:ascii="Times New Roman" w:hAnsi="Times New Roman" w:cs="Times New Roman"/>
              <w:sz w:val="24"/>
              <w:szCs w:val="24"/>
            </w:rPr>
            <w:fldChar w:fldCharType="begin"/>
          </w:r>
          <w:r w:rsidR="00FB04B9" w:rsidRPr="000A54A5">
            <w:rPr>
              <w:rFonts w:ascii="Times New Roman" w:hAnsi="Times New Roman" w:cs="Times New Roman"/>
              <w:sz w:val="24"/>
              <w:szCs w:val="24"/>
              <w:lang w:val="en-US"/>
            </w:rPr>
            <w:instrText xml:space="preserve"> CITATION Has19 \l 1033 </w:instrText>
          </w:r>
          <w:r w:rsidR="00FB04B9" w:rsidRPr="000A54A5">
            <w:rPr>
              <w:rFonts w:ascii="Times New Roman" w:hAnsi="Times New Roman" w:cs="Times New Roman"/>
              <w:sz w:val="24"/>
              <w:szCs w:val="24"/>
            </w:rPr>
            <w:fldChar w:fldCharType="separate"/>
          </w:r>
          <w:r w:rsidR="00FB04B9" w:rsidRPr="000A54A5">
            <w:rPr>
              <w:rFonts w:ascii="Times New Roman" w:hAnsi="Times New Roman" w:cs="Times New Roman"/>
              <w:noProof/>
              <w:sz w:val="24"/>
              <w:szCs w:val="24"/>
              <w:lang w:val="en-US"/>
            </w:rPr>
            <w:t xml:space="preserve"> (Hassan, 2019)</w:t>
          </w:r>
          <w:r w:rsidR="00FB04B9" w:rsidRPr="000A54A5">
            <w:rPr>
              <w:rFonts w:ascii="Times New Roman" w:hAnsi="Times New Roman" w:cs="Times New Roman"/>
              <w:sz w:val="24"/>
              <w:szCs w:val="24"/>
            </w:rPr>
            <w:fldChar w:fldCharType="end"/>
          </w:r>
        </w:sdtContent>
      </w:sdt>
      <w:r w:rsidRPr="000A54A5">
        <w:rPr>
          <w:rFonts w:ascii="Times New Roman" w:hAnsi="Times New Roman" w:cs="Times New Roman"/>
          <w:sz w:val="24"/>
          <w:szCs w:val="24"/>
        </w:rPr>
        <w:t xml:space="preserve"> </w:t>
      </w:r>
      <w:r w:rsidR="0067728F" w:rsidRPr="000A54A5">
        <w:rPr>
          <w:rFonts w:ascii="Times New Roman" w:hAnsi="Times New Roman" w:cs="Times New Roman"/>
          <w:sz w:val="24"/>
          <w:szCs w:val="24"/>
        </w:rPr>
        <w:t xml:space="preserve"> </w:t>
      </w:r>
      <w:r w:rsidR="004D09C0" w:rsidRPr="000A54A5">
        <w:rPr>
          <w:rFonts w:ascii="Times New Roman" w:hAnsi="Times New Roman" w:cs="Times New Roman"/>
          <w:sz w:val="24"/>
          <w:szCs w:val="24"/>
        </w:rPr>
        <w:t>analysed</w:t>
      </w:r>
      <w:r w:rsidR="0067728F" w:rsidRPr="000A54A5">
        <w:rPr>
          <w:rFonts w:ascii="Times New Roman" w:hAnsi="Times New Roman" w:cs="Times New Roman"/>
          <w:sz w:val="24"/>
          <w:szCs w:val="24"/>
        </w:rPr>
        <w:t xml:space="preserve"> the implication of agricultural mechanization on wages by using a unique data set based on monthly wages with rice price tag for a period spanning from 1995 to 2015. They employed a dynamic panel model calculated by generalized methods of moments. They discovered that increase in rural agricultural wage is a function of increase in agricultural mechanization, for the short and long term.  </w:t>
      </w:r>
    </w:p>
    <w:p w14:paraId="4392E690" w14:textId="599DB57F" w:rsidR="005B48AE" w:rsidRPr="000A54A5" w:rsidRDefault="00995766" w:rsidP="0067728F">
      <w:pPr>
        <w:rPr>
          <w:rFonts w:ascii="Times New Roman" w:hAnsi="Times New Roman" w:cs="Times New Roman"/>
          <w:sz w:val="24"/>
          <w:szCs w:val="24"/>
        </w:rPr>
      </w:pPr>
      <w:r w:rsidRPr="000A54A5">
        <w:rPr>
          <w:rFonts w:ascii="Times New Roman" w:hAnsi="Times New Roman" w:cs="Times New Roman"/>
          <w:sz w:val="24"/>
          <w:szCs w:val="24"/>
        </w:rPr>
        <w:t>In</w:t>
      </w:r>
      <w:sdt>
        <w:sdtPr>
          <w:rPr>
            <w:rFonts w:ascii="Times New Roman" w:hAnsi="Times New Roman" w:cs="Times New Roman"/>
            <w:sz w:val="24"/>
            <w:szCs w:val="24"/>
          </w:rPr>
          <w:id w:val="1481956597"/>
          <w:citation/>
        </w:sdtPr>
        <w:sdtEndPr/>
        <w:sdtContent>
          <w:r w:rsidR="00CE334C" w:rsidRPr="000A54A5">
            <w:rPr>
              <w:rFonts w:ascii="Times New Roman" w:hAnsi="Times New Roman" w:cs="Times New Roman"/>
              <w:sz w:val="24"/>
              <w:szCs w:val="24"/>
            </w:rPr>
            <w:fldChar w:fldCharType="begin"/>
          </w:r>
          <w:r w:rsidR="00CE334C" w:rsidRPr="000A54A5">
            <w:rPr>
              <w:rFonts w:ascii="Times New Roman" w:hAnsi="Times New Roman" w:cs="Times New Roman"/>
              <w:sz w:val="24"/>
              <w:szCs w:val="24"/>
              <w:lang w:val="en-US"/>
            </w:rPr>
            <w:instrText xml:space="preserve"> CITATION Sim16 \l 1033 </w:instrText>
          </w:r>
          <w:r w:rsidR="00CE334C" w:rsidRPr="000A54A5">
            <w:rPr>
              <w:rFonts w:ascii="Times New Roman" w:hAnsi="Times New Roman" w:cs="Times New Roman"/>
              <w:sz w:val="24"/>
              <w:szCs w:val="24"/>
            </w:rPr>
            <w:fldChar w:fldCharType="separate"/>
          </w:r>
          <w:r w:rsidR="00CE334C" w:rsidRPr="000A54A5">
            <w:rPr>
              <w:rFonts w:ascii="Times New Roman" w:hAnsi="Times New Roman" w:cs="Times New Roman"/>
              <w:noProof/>
              <w:sz w:val="24"/>
              <w:szCs w:val="24"/>
              <w:lang w:val="en-US"/>
            </w:rPr>
            <w:t xml:space="preserve"> (Sims, 2016)</w:t>
          </w:r>
          <w:r w:rsidR="00CE334C" w:rsidRPr="000A54A5">
            <w:rPr>
              <w:rFonts w:ascii="Times New Roman" w:hAnsi="Times New Roman" w:cs="Times New Roman"/>
              <w:sz w:val="24"/>
              <w:szCs w:val="24"/>
            </w:rPr>
            <w:fldChar w:fldCharType="end"/>
          </w:r>
        </w:sdtContent>
      </w:sdt>
      <w:r w:rsidRPr="000A54A5">
        <w:rPr>
          <w:rFonts w:ascii="Times New Roman" w:hAnsi="Times New Roman" w:cs="Times New Roman"/>
          <w:sz w:val="24"/>
          <w:szCs w:val="24"/>
        </w:rPr>
        <w:t xml:space="preserve"> </w:t>
      </w:r>
      <w:r w:rsidR="0067728F" w:rsidRPr="000A54A5">
        <w:rPr>
          <w:rFonts w:ascii="Times New Roman" w:hAnsi="Times New Roman" w:cs="Times New Roman"/>
          <w:sz w:val="24"/>
          <w:szCs w:val="24"/>
        </w:rPr>
        <w:t>, the goal of the study was to end hunger, achieve food security, improved nutrition and promote sustainable agriculture which must be urgently pursued. It was discovered that agricultural mechanization plays a pivotal role in this process.</w:t>
      </w:r>
      <w:r w:rsidR="00166DAA" w:rsidRPr="000A54A5">
        <w:rPr>
          <w:rFonts w:ascii="Times New Roman" w:hAnsi="Times New Roman" w:cs="Times New Roman"/>
          <w:sz w:val="24"/>
          <w:szCs w:val="24"/>
        </w:rPr>
        <w:t xml:space="preserve"> The opportunities provided by mechanisation for intensifying production in a sustainable manner, in value addition and agro food value chain development, as well as the inherent opportunities implied for improved local economies and livelihoods. The establishment of viable business enterprises agro-processors, transport services, and so forth as a result of increased agricultural mechanisation in rural areas, is crucial to creating employment and income opportunities and, thereby, enhancing the demand for farm produce. Mechanisation plays a key role in enabli</w:t>
      </w:r>
      <w:r w:rsidR="003A2E8C" w:rsidRPr="000A54A5">
        <w:rPr>
          <w:rFonts w:ascii="Times New Roman" w:hAnsi="Times New Roman" w:cs="Times New Roman"/>
          <w:sz w:val="24"/>
          <w:szCs w:val="24"/>
        </w:rPr>
        <w:t xml:space="preserve">ng the growth of commercial agro </w:t>
      </w:r>
      <w:r w:rsidR="00166DAA" w:rsidRPr="000A54A5">
        <w:rPr>
          <w:rFonts w:ascii="Times New Roman" w:hAnsi="Times New Roman" w:cs="Times New Roman"/>
          <w:sz w:val="24"/>
          <w:szCs w:val="24"/>
        </w:rPr>
        <w:t>food systems and the efficiency of post-harvest handling, processing and marketing operations, and as such can be a major determinant in the availability and accessibility of food, the food prices paid by urban and rural poor, as well as contributing to increased household food security.</w:t>
      </w:r>
      <w:r w:rsidR="0067728F" w:rsidRPr="000A54A5">
        <w:rPr>
          <w:rFonts w:ascii="Times New Roman" w:hAnsi="Times New Roman" w:cs="Times New Roman"/>
          <w:sz w:val="24"/>
          <w:szCs w:val="24"/>
        </w:rPr>
        <w:t xml:space="preserve"> </w:t>
      </w:r>
    </w:p>
    <w:p w14:paraId="75A3F6FB" w14:textId="409CAB2E" w:rsidR="005B48AE" w:rsidRPr="000A54A5" w:rsidRDefault="00DA0372" w:rsidP="0067728F">
      <w:pPr>
        <w:rPr>
          <w:rFonts w:ascii="Times New Roman" w:hAnsi="Times New Roman" w:cs="Times New Roman"/>
          <w:sz w:val="24"/>
          <w:szCs w:val="24"/>
        </w:rPr>
      </w:pPr>
      <w:r w:rsidRPr="000A54A5">
        <w:rPr>
          <w:rFonts w:ascii="Times New Roman" w:hAnsi="Times New Roman" w:cs="Times New Roman"/>
          <w:sz w:val="24"/>
          <w:szCs w:val="24"/>
        </w:rPr>
        <w:t>Research</w:t>
      </w:r>
      <w:r w:rsidR="002427F4" w:rsidRPr="000A54A5">
        <w:rPr>
          <w:rFonts w:ascii="Times New Roman" w:hAnsi="Times New Roman" w:cs="Times New Roman"/>
          <w:sz w:val="24"/>
          <w:szCs w:val="24"/>
        </w:rPr>
        <w:t xml:space="preserve"> findings </w:t>
      </w:r>
      <w:r w:rsidRPr="000A54A5">
        <w:rPr>
          <w:rFonts w:ascii="Times New Roman" w:hAnsi="Times New Roman" w:cs="Times New Roman"/>
          <w:sz w:val="24"/>
          <w:szCs w:val="24"/>
        </w:rPr>
        <w:t>in</w:t>
      </w:r>
      <w:sdt>
        <w:sdtPr>
          <w:rPr>
            <w:rFonts w:ascii="Times New Roman" w:hAnsi="Times New Roman" w:cs="Times New Roman"/>
            <w:sz w:val="24"/>
            <w:szCs w:val="24"/>
          </w:rPr>
          <w:id w:val="159595167"/>
          <w:citation/>
        </w:sdtPr>
        <w:sdtEndPr/>
        <w:sdtContent>
          <w:r w:rsidR="00FB2343" w:rsidRPr="000A54A5">
            <w:rPr>
              <w:rFonts w:ascii="Times New Roman" w:hAnsi="Times New Roman" w:cs="Times New Roman"/>
              <w:sz w:val="24"/>
              <w:szCs w:val="24"/>
            </w:rPr>
            <w:fldChar w:fldCharType="begin"/>
          </w:r>
          <w:r w:rsidR="00FB2343" w:rsidRPr="000A54A5">
            <w:rPr>
              <w:rFonts w:ascii="Times New Roman" w:hAnsi="Times New Roman" w:cs="Times New Roman"/>
              <w:sz w:val="24"/>
              <w:szCs w:val="24"/>
              <w:lang w:val="en-US"/>
            </w:rPr>
            <w:instrText xml:space="preserve"> CITATION Bel15 \l 1033 </w:instrText>
          </w:r>
          <w:r w:rsidR="00FB2343" w:rsidRPr="000A54A5">
            <w:rPr>
              <w:rFonts w:ascii="Times New Roman" w:hAnsi="Times New Roman" w:cs="Times New Roman"/>
              <w:sz w:val="24"/>
              <w:szCs w:val="24"/>
            </w:rPr>
            <w:fldChar w:fldCharType="separate"/>
          </w:r>
          <w:r w:rsidR="00FB2343" w:rsidRPr="000A54A5">
            <w:rPr>
              <w:rFonts w:ascii="Times New Roman" w:hAnsi="Times New Roman" w:cs="Times New Roman"/>
              <w:noProof/>
              <w:sz w:val="24"/>
              <w:szCs w:val="24"/>
              <w:lang w:val="en-US"/>
            </w:rPr>
            <w:t xml:space="preserve"> (Bello, 2015 )</w:t>
          </w:r>
          <w:r w:rsidR="00FB2343" w:rsidRPr="000A54A5">
            <w:rPr>
              <w:rFonts w:ascii="Times New Roman" w:hAnsi="Times New Roman" w:cs="Times New Roman"/>
              <w:sz w:val="24"/>
              <w:szCs w:val="24"/>
            </w:rPr>
            <w:fldChar w:fldCharType="end"/>
          </w:r>
        </w:sdtContent>
      </w:sdt>
      <w:r w:rsidRPr="000A54A5">
        <w:rPr>
          <w:rFonts w:ascii="Times New Roman" w:hAnsi="Times New Roman" w:cs="Times New Roman"/>
          <w:sz w:val="24"/>
          <w:szCs w:val="24"/>
        </w:rPr>
        <w:t xml:space="preserve"> </w:t>
      </w:r>
      <w:r w:rsidR="002427F4" w:rsidRPr="000A54A5">
        <w:rPr>
          <w:rFonts w:ascii="Times New Roman" w:hAnsi="Times New Roman" w:cs="Times New Roman"/>
          <w:sz w:val="24"/>
          <w:szCs w:val="24"/>
        </w:rPr>
        <w:t xml:space="preserve">revealed that farmers in the area are predominantly </w:t>
      </w:r>
      <w:del w:id="137" w:author="Pukuta Mwanza" w:date="2022-08-05T17:43:00Z">
        <w:r w:rsidR="002427F4" w:rsidRPr="000A54A5" w:rsidDel="00585B41">
          <w:rPr>
            <w:rFonts w:ascii="Times New Roman" w:hAnsi="Times New Roman" w:cs="Times New Roman"/>
            <w:sz w:val="24"/>
            <w:szCs w:val="24"/>
          </w:rPr>
          <w:delText>small scale</w:delText>
        </w:r>
      </w:del>
      <w:ins w:id="138" w:author="Pukuta Mwanza" w:date="2022-08-05T17:43:00Z">
        <w:r w:rsidR="00585B41" w:rsidRPr="000A54A5">
          <w:rPr>
            <w:rFonts w:ascii="Times New Roman" w:hAnsi="Times New Roman" w:cs="Times New Roman"/>
            <w:sz w:val="24"/>
            <w:szCs w:val="24"/>
          </w:rPr>
          <w:t>small-scale</w:t>
        </w:r>
      </w:ins>
      <w:r w:rsidR="002427F4" w:rsidRPr="000A54A5">
        <w:rPr>
          <w:rFonts w:ascii="Times New Roman" w:hAnsi="Times New Roman" w:cs="Times New Roman"/>
          <w:sz w:val="24"/>
          <w:szCs w:val="24"/>
        </w:rPr>
        <w:t xml:space="preserve"> farmers with the major power source being human being. The level of agricultural mechanization was determined by a relationship between the various sources of farm power and the level of human involvement in each operation while the mechanization index was determined for the two identified sources of farm power; human and mechanical.  Low level of mechanical power input, underutilization of available mechanical power and reliability on human power in most of these areas contributed to low production efficiency, low level of mechanization (37.12%) and high MI average of 96.59%.</w:t>
      </w:r>
      <w:r w:rsidR="0067728F" w:rsidRPr="000A54A5">
        <w:rPr>
          <w:rFonts w:ascii="Times New Roman" w:hAnsi="Times New Roman" w:cs="Times New Roman"/>
          <w:sz w:val="24"/>
          <w:szCs w:val="24"/>
        </w:rPr>
        <w:t xml:space="preserve"> </w:t>
      </w:r>
    </w:p>
    <w:p w14:paraId="6FDCC81D" w14:textId="77777777" w:rsidR="005B48AE" w:rsidRPr="000A54A5" w:rsidRDefault="005B48AE" w:rsidP="0067728F">
      <w:pPr>
        <w:rPr>
          <w:rFonts w:ascii="Times New Roman" w:hAnsi="Times New Roman" w:cs="Times New Roman"/>
          <w:sz w:val="24"/>
          <w:szCs w:val="24"/>
        </w:rPr>
      </w:pPr>
    </w:p>
    <w:p w14:paraId="469B2837" w14:textId="016EF4D5" w:rsidR="0067728F" w:rsidRPr="000A54A5" w:rsidRDefault="00A167FE" w:rsidP="0067728F">
      <w:pPr>
        <w:rPr>
          <w:rFonts w:ascii="Times New Roman" w:hAnsi="Times New Roman" w:cs="Times New Roman"/>
          <w:sz w:val="24"/>
          <w:szCs w:val="24"/>
        </w:rPr>
      </w:pPr>
      <w:sdt>
        <w:sdtPr>
          <w:rPr>
            <w:rFonts w:ascii="Times New Roman" w:hAnsi="Times New Roman" w:cs="Times New Roman"/>
            <w:sz w:val="24"/>
            <w:szCs w:val="24"/>
          </w:rPr>
          <w:id w:val="405352995"/>
          <w:citation/>
        </w:sdtPr>
        <w:sdtEndPr/>
        <w:sdtContent>
          <w:r w:rsidR="00AB5CD9" w:rsidRPr="000A54A5">
            <w:rPr>
              <w:rFonts w:ascii="Times New Roman" w:hAnsi="Times New Roman" w:cs="Times New Roman"/>
              <w:sz w:val="24"/>
              <w:szCs w:val="24"/>
            </w:rPr>
            <w:fldChar w:fldCharType="begin"/>
          </w:r>
          <w:r w:rsidR="00AB5CD9" w:rsidRPr="000A54A5">
            <w:rPr>
              <w:rFonts w:ascii="Times New Roman" w:hAnsi="Times New Roman" w:cs="Times New Roman"/>
              <w:sz w:val="24"/>
              <w:szCs w:val="24"/>
              <w:lang w:val="en-US"/>
            </w:rPr>
            <w:instrText xml:space="preserve"> CITATION Ver06 \l 1033 </w:instrText>
          </w:r>
          <w:r w:rsidR="00AB5CD9" w:rsidRPr="000A54A5">
            <w:rPr>
              <w:rFonts w:ascii="Times New Roman" w:hAnsi="Times New Roman" w:cs="Times New Roman"/>
              <w:sz w:val="24"/>
              <w:szCs w:val="24"/>
            </w:rPr>
            <w:fldChar w:fldCharType="separate"/>
          </w:r>
          <w:r w:rsidR="00AB5CD9" w:rsidRPr="000A54A5">
            <w:rPr>
              <w:rFonts w:ascii="Times New Roman" w:hAnsi="Times New Roman" w:cs="Times New Roman"/>
              <w:noProof/>
              <w:sz w:val="24"/>
              <w:szCs w:val="24"/>
              <w:lang w:val="en-US"/>
            </w:rPr>
            <w:t xml:space="preserve"> (Verma, 2006)</w:t>
          </w:r>
          <w:r w:rsidR="00AB5CD9" w:rsidRPr="000A54A5">
            <w:rPr>
              <w:rFonts w:ascii="Times New Roman" w:hAnsi="Times New Roman" w:cs="Times New Roman"/>
              <w:sz w:val="24"/>
              <w:szCs w:val="24"/>
            </w:rPr>
            <w:fldChar w:fldCharType="end"/>
          </w:r>
        </w:sdtContent>
      </w:sdt>
      <w:r w:rsidR="00D93878" w:rsidRPr="000A54A5">
        <w:rPr>
          <w:rFonts w:ascii="Times New Roman" w:hAnsi="Times New Roman" w:cs="Times New Roman"/>
          <w:sz w:val="24"/>
          <w:szCs w:val="24"/>
        </w:rPr>
        <w:t xml:space="preserve"> </w:t>
      </w:r>
      <w:r w:rsidR="00995766" w:rsidRPr="000A54A5">
        <w:rPr>
          <w:rFonts w:ascii="Times New Roman" w:hAnsi="Times New Roman" w:cs="Times New Roman"/>
          <w:sz w:val="24"/>
          <w:szCs w:val="24"/>
        </w:rPr>
        <w:t>Contributes</w:t>
      </w:r>
      <w:r w:rsidR="00D93878" w:rsidRPr="000A54A5">
        <w:rPr>
          <w:rFonts w:ascii="Times New Roman" w:hAnsi="Times New Roman" w:cs="Times New Roman"/>
          <w:sz w:val="24"/>
          <w:szCs w:val="24"/>
        </w:rPr>
        <w:t xml:space="preserve"> to the theoretical influence of technology on the youth and on the practicality of agricultural farming.</w:t>
      </w:r>
      <w:r w:rsidR="00995766" w:rsidRPr="000A54A5">
        <w:rPr>
          <w:rFonts w:ascii="Times New Roman" w:hAnsi="Times New Roman" w:cs="Times New Roman"/>
          <w:sz w:val="24"/>
          <w:szCs w:val="24"/>
        </w:rPr>
        <w:t xml:space="preserve"> The goal </w:t>
      </w:r>
      <w:r w:rsidR="0067728F" w:rsidRPr="000A54A5">
        <w:rPr>
          <w:rFonts w:ascii="Times New Roman" w:hAnsi="Times New Roman" w:cs="Times New Roman"/>
          <w:sz w:val="24"/>
          <w:szCs w:val="24"/>
        </w:rPr>
        <w:t>of the article is farming mechanized to boost the overall produce and production with the lowest cost of production. The studies have indicated that there was a significant increase in cropping intensity due to the use of farm machinery.</w:t>
      </w:r>
      <w:r w:rsidR="004E2035" w:rsidRPr="000A54A5">
        <w:rPr>
          <w:rFonts w:ascii="Times New Roman" w:hAnsi="Times New Roman" w:cs="Times New Roman"/>
          <w:sz w:val="24"/>
          <w:szCs w:val="24"/>
        </w:rPr>
        <w:t xml:space="preserve"> The results showed that technology outperforms factors such as motivation, economics, and government policies to significantly influence the youth towards farming. Attitude and knowledge were also found to have an indirect influe</w:t>
      </w:r>
      <w:r w:rsidR="00453DAB" w:rsidRPr="000A54A5">
        <w:rPr>
          <w:rFonts w:ascii="Times New Roman" w:hAnsi="Times New Roman" w:cs="Times New Roman"/>
          <w:sz w:val="24"/>
          <w:szCs w:val="24"/>
        </w:rPr>
        <w:t>nce on youth farming.</w:t>
      </w:r>
    </w:p>
    <w:p w14:paraId="45AA3258" w14:textId="01D980EE" w:rsidR="00FC6227" w:rsidRPr="000A54A5" w:rsidRDefault="00FC6227" w:rsidP="0027406C">
      <w:pPr>
        <w:pStyle w:val="Heading1"/>
        <w:spacing w:line="360" w:lineRule="auto"/>
        <w:rPr>
          <w:rFonts w:ascii="Times New Roman" w:hAnsi="Times New Roman" w:cs="Times New Roman"/>
          <w:b/>
          <w:bCs/>
          <w:sz w:val="24"/>
          <w:szCs w:val="24"/>
        </w:rPr>
      </w:pPr>
      <w:bookmarkStart w:id="139" w:name="_Toc109380154"/>
      <w:r w:rsidRPr="000A54A5">
        <w:rPr>
          <w:rFonts w:ascii="Times New Roman" w:hAnsi="Times New Roman" w:cs="Times New Roman"/>
          <w:b/>
          <w:bCs/>
          <w:sz w:val="24"/>
          <w:szCs w:val="24"/>
        </w:rPr>
        <w:lastRenderedPageBreak/>
        <w:t>3.</w:t>
      </w:r>
      <w:r w:rsidR="00D4188B" w:rsidRPr="000A54A5">
        <w:rPr>
          <w:rFonts w:ascii="Times New Roman" w:hAnsi="Times New Roman" w:cs="Times New Roman"/>
          <w:b/>
          <w:bCs/>
          <w:sz w:val="24"/>
          <w:szCs w:val="24"/>
        </w:rPr>
        <w:t>3</w:t>
      </w:r>
      <w:r w:rsidRPr="000A54A5">
        <w:rPr>
          <w:rFonts w:ascii="Times New Roman" w:hAnsi="Times New Roman" w:cs="Times New Roman"/>
          <w:b/>
          <w:bCs/>
          <w:sz w:val="24"/>
          <w:szCs w:val="24"/>
        </w:rPr>
        <w:t xml:space="preserve"> Reviewed Systems.</w:t>
      </w:r>
      <w:bookmarkEnd w:id="139"/>
    </w:p>
    <w:p w14:paraId="746CB301" w14:textId="52D4CBAA" w:rsidR="009D72B4" w:rsidRPr="000A54A5" w:rsidRDefault="009D72B4" w:rsidP="009D72B4">
      <w:pPr>
        <w:rPr>
          <w:rFonts w:ascii="Times New Roman" w:hAnsi="Times New Roman" w:cs="Times New Roman"/>
          <w:b/>
          <w:sz w:val="24"/>
          <w:szCs w:val="24"/>
        </w:rPr>
      </w:pPr>
    </w:p>
    <w:p w14:paraId="031A6ED5" w14:textId="133913F3" w:rsidR="00380FC1" w:rsidRPr="000A54A5" w:rsidRDefault="009D72B4" w:rsidP="009D72B4">
      <w:pPr>
        <w:rPr>
          <w:rFonts w:ascii="Times New Roman" w:hAnsi="Times New Roman" w:cs="Times New Roman"/>
          <w:sz w:val="24"/>
          <w:szCs w:val="24"/>
        </w:rPr>
      </w:pPr>
      <w:r w:rsidRPr="000A54A5">
        <w:rPr>
          <w:rFonts w:ascii="Times New Roman" w:hAnsi="Times New Roman" w:cs="Times New Roman"/>
          <w:b/>
          <w:sz w:val="24"/>
          <w:szCs w:val="24"/>
        </w:rPr>
        <w:t>Farm4me</w:t>
      </w:r>
      <w:r w:rsidRPr="000A54A5">
        <w:rPr>
          <w:rFonts w:ascii="Times New Roman" w:hAnsi="Times New Roman" w:cs="Times New Roman"/>
          <w:sz w:val="24"/>
          <w:szCs w:val="24"/>
        </w:rPr>
        <w:t xml:space="preserve"> </w:t>
      </w:r>
      <w:r w:rsidR="00380FC1" w:rsidRPr="000A54A5">
        <w:rPr>
          <w:rFonts w:ascii="Times New Roman" w:hAnsi="Times New Roman" w:cs="Times New Roman"/>
          <w:sz w:val="24"/>
          <w:szCs w:val="24"/>
        </w:rPr>
        <w:t>–</w:t>
      </w:r>
      <w:r w:rsidRPr="000A54A5">
        <w:rPr>
          <w:rFonts w:ascii="Times New Roman" w:hAnsi="Times New Roman" w:cs="Times New Roman"/>
          <w:sz w:val="24"/>
          <w:szCs w:val="24"/>
        </w:rPr>
        <w:t xml:space="preserve"> </w:t>
      </w:r>
      <w:r w:rsidR="00380FC1" w:rsidRPr="000A54A5">
        <w:rPr>
          <w:rFonts w:ascii="Times New Roman" w:hAnsi="Times New Roman" w:cs="Times New Roman"/>
          <w:sz w:val="24"/>
          <w:szCs w:val="24"/>
        </w:rPr>
        <w:t>The application</w:t>
      </w:r>
      <w:del w:id="140" w:author="Pukuta Mwanza" w:date="2022-08-05T17:43:00Z">
        <w:r w:rsidR="00380FC1" w:rsidRPr="000A54A5" w:rsidDel="00585B41">
          <w:rPr>
            <w:rFonts w:ascii="Times New Roman" w:hAnsi="Times New Roman" w:cs="Times New Roman"/>
            <w:sz w:val="24"/>
            <w:szCs w:val="24"/>
          </w:rPr>
          <w:delText>s</w:delText>
        </w:r>
      </w:del>
      <w:r w:rsidR="00380FC1" w:rsidRPr="000A54A5">
        <w:rPr>
          <w:rFonts w:ascii="Times New Roman" w:hAnsi="Times New Roman" w:cs="Times New Roman"/>
          <w:sz w:val="24"/>
          <w:szCs w:val="24"/>
        </w:rPr>
        <w:t xml:space="preserve"> pr</w:t>
      </w:r>
      <w:r w:rsidR="00F96E0B" w:rsidRPr="000A54A5">
        <w:rPr>
          <w:rFonts w:ascii="Times New Roman" w:hAnsi="Times New Roman" w:cs="Times New Roman"/>
          <w:sz w:val="24"/>
          <w:szCs w:val="24"/>
        </w:rPr>
        <w:t xml:space="preserve">ovides a platform that leases out tractors, planters and combined harvesters and </w:t>
      </w:r>
      <w:r w:rsidR="00380FC1" w:rsidRPr="000A54A5">
        <w:rPr>
          <w:rFonts w:ascii="Times New Roman" w:hAnsi="Times New Roman" w:cs="Times New Roman"/>
          <w:sz w:val="24"/>
          <w:szCs w:val="24"/>
        </w:rPr>
        <w:t xml:space="preserve">other farm </w:t>
      </w:r>
      <w:r w:rsidR="00C811BA" w:rsidRPr="000A54A5">
        <w:rPr>
          <w:rFonts w:ascii="Times New Roman" w:hAnsi="Times New Roman" w:cs="Times New Roman"/>
          <w:sz w:val="24"/>
          <w:szCs w:val="24"/>
        </w:rPr>
        <w:t>equipment</w:t>
      </w:r>
      <w:r w:rsidR="00380FC1" w:rsidRPr="000A54A5">
        <w:rPr>
          <w:rFonts w:ascii="Times New Roman" w:hAnsi="Times New Roman" w:cs="Times New Roman"/>
          <w:sz w:val="24"/>
          <w:szCs w:val="24"/>
        </w:rPr>
        <w:t xml:space="preserve"> to large scale f</w:t>
      </w:r>
      <w:r w:rsidR="00C811BA" w:rsidRPr="000A54A5">
        <w:rPr>
          <w:rFonts w:ascii="Times New Roman" w:hAnsi="Times New Roman" w:cs="Times New Roman"/>
          <w:sz w:val="24"/>
          <w:szCs w:val="24"/>
        </w:rPr>
        <w:t xml:space="preserve">armers, </w:t>
      </w:r>
      <w:r w:rsidR="00380FC1" w:rsidRPr="000A54A5">
        <w:rPr>
          <w:rFonts w:ascii="Times New Roman" w:hAnsi="Times New Roman" w:cs="Times New Roman"/>
          <w:sz w:val="24"/>
          <w:szCs w:val="24"/>
        </w:rPr>
        <w:t>co</w:t>
      </w:r>
      <w:r w:rsidR="007B74B4" w:rsidRPr="000A54A5">
        <w:rPr>
          <w:rFonts w:ascii="Times New Roman" w:hAnsi="Times New Roman" w:cs="Times New Roman"/>
          <w:sz w:val="24"/>
          <w:szCs w:val="24"/>
        </w:rPr>
        <w:t xml:space="preserve">operatives and associations. They </w:t>
      </w:r>
      <w:r w:rsidR="00380FC1" w:rsidRPr="000A54A5">
        <w:rPr>
          <w:rFonts w:ascii="Times New Roman" w:hAnsi="Times New Roman" w:cs="Times New Roman"/>
          <w:sz w:val="24"/>
          <w:szCs w:val="24"/>
        </w:rPr>
        <w:t xml:space="preserve">also supply government agencies tractors and other farm </w:t>
      </w:r>
      <w:r w:rsidR="00C811BA" w:rsidRPr="000A54A5">
        <w:rPr>
          <w:rFonts w:ascii="Times New Roman" w:hAnsi="Times New Roman" w:cs="Times New Roman"/>
          <w:sz w:val="24"/>
          <w:szCs w:val="24"/>
        </w:rPr>
        <w:t>equipment’</w:t>
      </w:r>
      <w:r w:rsidR="00380FC1" w:rsidRPr="000A54A5">
        <w:rPr>
          <w:rFonts w:ascii="Times New Roman" w:hAnsi="Times New Roman" w:cs="Times New Roman"/>
          <w:sz w:val="24"/>
          <w:szCs w:val="24"/>
        </w:rPr>
        <w:t>.</w:t>
      </w:r>
    </w:p>
    <w:p w14:paraId="0FBF0BE0" w14:textId="5C80C364" w:rsidR="00C811BA" w:rsidRPr="000A54A5" w:rsidRDefault="00C811BA" w:rsidP="009D72B4">
      <w:pPr>
        <w:rPr>
          <w:rFonts w:ascii="Times New Roman" w:hAnsi="Times New Roman" w:cs="Times New Roman"/>
          <w:b/>
          <w:sz w:val="24"/>
          <w:szCs w:val="24"/>
        </w:rPr>
      </w:pPr>
      <w:r w:rsidRPr="000A54A5">
        <w:rPr>
          <w:rFonts w:ascii="Times New Roman" w:hAnsi="Times New Roman" w:cs="Times New Roman"/>
          <w:b/>
          <w:sz w:val="24"/>
          <w:szCs w:val="24"/>
        </w:rPr>
        <w:t>Gap in product</w:t>
      </w:r>
    </w:p>
    <w:p w14:paraId="091C2CAC" w14:textId="21E2BE76" w:rsidR="009D72B4" w:rsidRPr="000A54A5" w:rsidRDefault="009D72B4" w:rsidP="009D72B4">
      <w:pPr>
        <w:rPr>
          <w:rFonts w:ascii="Times New Roman" w:hAnsi="Times New Roman" w:cs="Times New Roman"/>
          <w:sz w:val="24"/>
          <w:szCs w:val="24"/>
        </w:rPr>
      </w:pPr>
      <w:r w:rsidRPr="000A54A5">
        <w:rPr>
          <w:rFonts w:ascii="Times New Roman" w:hAnsi="Times New Roman" w:cs="Times New Roman"/>
          <w:sz w:val="24"/>
          <w:szCs w:val="24"/>
        </w:rPr>
        <w:t>The system rents out farm equipment but does not show the customer images if what he/she is purchasing for hire</w:t>
      </w:r>
      <w:r w:rsidR="00515BE8" w:rsidRPr="000A54A5">
        <w:rPr>
          <w:rFonts w:ascii="Times New Roman" w:hAnsi="Times New Roman" w:cs="Times New Roman"/>
          <w:sz w:val="24"/>
          <w:szCs w:val="24"/>
        </w:rPr>
        <w:t xml:space="preserve"> they instead</w:t>
      </w:r>
      <w:r w:rsidR="000E4F9A" w:rsidRPr="000A54A5">
        <w:rPr>
          <w:rFonts w:ascii="Times New Roman" w:hAnsi="Times New Roman" w:cs="Times New Roman"/>
          <w:sz w:val="24"/>
          <w:szCs w:val="24"/>
        </w:rPr>
        <w:t xml:space="preserve"> </w:t>
      </w:r>
      <w:r w:rsidR="00934332" w:rsidRPr="000A54A5">
        <w:rPr>
          <w:rFonts w:ascii="Times New Roman" w:hAnsi="Times New Roman" w:cs="Times New Roman"/>
          <w:color w:val="000000" w:themeColor="text1"/>
          <w:sz w:val="24"/>
          <w:szCs w:val="24"/>
          <w:shd w:val="clear" w:color="auto" w:fill="FFFFFF"/>
        </w:rPr>
        <w:t>online forms</w:t>
      </w:r>
      <w:r w:rsidR="000E4F9A" w:rsidRPr="000A54A5">
        <w:rPr>
          <w:rFonts w:ascii="Times New Roman" w:hAnsi="Times New Roman" w:cs="Times New Roman"/>
          <w:color w:val="000000" w:themeColor="text1"/>
          <w:sz w:val="24"/>
          <w:szCs w:val="24"/>
          <w:shd w:val="clear" w:color="auto" w:fill="FFFFFF"/>
        </w:rPr>
        <w:t xml:space="preserve"> to</w:t>
      </w:r>
      <w:r w:rsidR="00934332" w:rsidRPr="000A54A5">
        <w:rPr>
          <w:rFonts w:ascii="Times New Roman" w:hAnsi="Times New Roman" w:cs="Times New Roman"/>
          <w:color w:val="000000" w:themeColor="text1"/>
          <w:sz w:val="24"/>
          <w:szCs w:val="24"/>
          <w:shd w:val="clear" w:color="auto" w:fill="FFFFFF"/>
        </w:rPr>
        <w:t xml:space="preserve"> place an</w:t>
      </w:r>
      <w:r w:rsidR="000E4F9A" w:rsidRPr="000A54A5">
        <w:rPr>
          <w:rFonts w:ascii="Times New Roman" w:hAnsi="Times New Roman" w:cs="Times New Roman"/>
          <w:color w:val="000000" w:themeColor="text1"/>
          <w:sz w:val="24"/>
          <w:szCs w:val="24"/>
          <w:shd w:val="clear" w:color="auto" w:fill="FFFFFF"/>
        </w:rPr>
        <w:t xml:space="preserve"> order for a tractor and other farm </w:t>
      </w:r>
      <w:r w:rsidR="00934332" w:rsidRPr="000A54A5">
        <w:rPr>
          <w:rFonts w:ascii="Times New Roman" w:hAnsi="Times New Roman" w:cs="Times New Roman"/>
          <w:color w:val="000000" w:themeColor="text1"/>
          <w:sz w:val="24"/>
          <w:szCs w:val="24"/>
          <w:shd w:val="clear" w:color="auto" w:fill="FFFFFF"/>
        </w:rPr>
        <w:t>equipment</w:t>
      </w:r>
      <w:r w:rsidR="00934332" w:rsidRPr="000A54A5">
        <w:rPr>
          <w:rFonts w:ascii="Times New Roman" w:hAnsi="Times New Roman" w:cs="Times New Roman"/>
          <w:color w:val="000000" w:themeColor="text1"/>
          <w:sz w:val="24"/>
          <w:szCs w:val="24"/>
        </w:rPr>
        <w:t xml:space="preserve">. </w:t>
      </w:r>
      <w:r w:rsidRPr="000A54A5">
        <w:rPr>
          <w:rFonts w:ascii="Times New Roman" w:hAnsi="Times New Roman" w:cs="Times New Roman"/>
          <w:sz w:val="24"/>
          <w:szCs w:val="24"/>
        </w:rPr>
        <w:t>View website here (</w:t>
      </w:r>
      <w:hyperlink r:id="rId12" w:history="1">
        <w:r w:rsidRPr="000A54A5">
          <w:rPr>
            <w:rStyle w:val="Hyperlink"/>
            <w:rFonts w:ascii="Times New Roman" w:hAnsi="Times New Roman" w:cs="Times New Roman"/>
            <w:sz w:val="24"/>
            <w:szCs w:val="24"/>
          </w:rPr>
          <w:t>https://farm4me.com.ng/farm-equipment-rentals</w:t>
        </w:r>
      </w:hyperlink>
      <w:r w:rsidRPr="000A54A5">
        <w:rPr>
          <w:rFonts w:ascii="Times New Roman" w:hAnsi="Times New Roman" w:cs="Times New Roman"/>
          <w:sz w:val="24"/>
          <w:szCs w:val="24"/>
        </w:rPr>
        <w:t>)</w:t>
      </w:r>
    </w:p>
    <w:p w14:paraId="18EA66FA" w14:textId="77777777" w:rsidR="009D72B4" w:rsidRPr="000A54A5" w:rsidRDefault="009D72B4" w:rsidP="009D72B4">
      <w:pPr>
        <w:rPr>
          <w:rFonts w:ascii="Times New Roman" w:hAnsi="Times New Roman" w:cs="Times New Roman"/>
          <w:sz w:val="24"/>
          <w:szCs w:val="24"/>
        </w:rPr>
      </w:pPr>
      <w:r w:rsidRPr="000A54A5">
        <w:rPr>
          <w:rFonts w:ascii="Times New Roman" w:hAnsi="Times New Roman" w:cs="Times New Roman"/>
          <w:b/>
          <w:sz w:val="24"/>
          <w:szCs w:val="24"/>
        </w:rPr>
        <w:t xml:space="preserve">Flaman rentals – </w:t>
      </w:r>
      <w:r w:rsidRPr="000A54A5">
        <w:rPr>
          <w:rFonts w:ascii="Times New Roman" w:hAnsi="Times New Roman" w:cs="Times New Roman"/>
          <w:sz w:val="24"/>
          <w:szCs w:val="24"/>
        </w:rPr>
        <w:t>the system only rents out equipment in the United States. View website here (</w:t>
      </w:r>
      <w:hyperlink r:id="rId13" w:history="1">
        <w:r w:rsidRPr="000A54A5">
          <w:rPr>
            <w:rStyle w:val="Hyperlink"/>
            <w:rFonts w:ascii="Times New Roman" w:hAnsi="Times New Roman" w:cs="Times New Roman"/>
            <w:sz w:val="24"/>
            <w:szCs w:val="24"/>
          </w:rPr>
          <w:t>https://www.flaman.com/rentals/index.php</w:t>
        </w:r>
      </w:hyperlink>
      <w:r w:rsidRPr="000A54A5">
        <w:rPr>
          <w:rFonts w:ascii="Times New Roman" w:hAnsi="Times New Roman" w:cs="Times New Roman"/>
          <w:sz w:val="24"/>
          <w:szCs w:val="24"/>
        </w:rPr>
        <w:t>)</w:t>
      </w:r>
    </w:p>
    <w:p w14:paraId="737D49E7" w14:textId="77777777" w:rsidR="009D72B4" w:rsidRPr="000A54A5" w:rsidRDefault="009D72B4" w:rsidP="009D72B4">
      <w:pPr>
        <w:rPr>
          <w:rFonts w:ascii="Times New Roman" w:hAnsi="Times New Roman" w:cs="Times New Roman"/>
          <w:sz w:val="24"/>
          <w:szCs w:val="24"/>
        </w:rPr>
      </w:pPr>
    </w:p>
    <w:p w14:paraId="3AAA96A3" w14:textId="77777777" w:rsidR="00770934" w:rsidRPr="000A54A5" w:rsidRDefault="00770934" w:rsidP="00770934">
      <w:pPr>
        <w:spacing w:line="360" w:lineRule="auto"/>
        <w:jc w:val="center"/>
        <w:rPr>
          <w:rFonts w:ascii="Times New Roman" w:hAnsi="Times New Roman" w:cs="Times New Roman"/>
          <w:b/>
          <w:bCs/>
          <w:sz w:val="24"/>
          <w:szCs w:val="24"/>
        </w:rPr>
      </w:pPr>
    </w:p>
    <w:p w14:paraId="6B2A97BF" w14:textId="77777777" w:rsidR="00770934" w:rsidRPr="000A54A5" w:rsidRDefault="00770934" w:rsidP="00770934">
      <w:pPr>
        <w:spacing w:line="360" w:lineRule="auto"/>
        <w:jc w:val="center"/>
        <w:rPr>
          <w:rFonts w:ascii="Times New Roman" w:hAnsi="Times New Roman" w:cs="Times New Roman"/>
          <w:b/>
          <w:bCs/>
          <w:sz w:val="24"/>
          <w:szCs w:val="24"/>
        </w:rPr>
      </w:pPr>
    </w:p>
    <w:p w14:paraId="63D0BB28" w14:textId="77777777" w:rsidR="00770934" w:rsidRPr="000A54A5" w:rsidRDefault="00770934" w:rsidP="00770934">
      <w:pPr>
        <w:spacing w:line="360" w:lineRule="auto"/>
        <w:jc w:val="center"/>
        <w:rPr>
          <w:rFonts w:ascii="Times New Roman" w:hAnsi="Times New Roman" w:cs="Times New Roman"/>
          <w:b/>
          <w:bCs/>
          <w:sz w:val="24"/>
          <w:szCs w:val="24"/>
        </w:rPr>
      </w:pPr>
    </w:p>
    <w:p w14:paraId="3F7BC511" w14:textId="77777777" w:rsidR="00770934" w:rsidRPr="000A54A5" w:rsidRDefault="00770934" w:rsidP="00770934">
      <w:pPr>
        <w:spacing w:line="360" w:lineRule="auto"/>
        <w:jc w:val="center"/>
        <w:rPr>
          <w:rFonts w:ascii="Times New Roman" w:hAnsi="Times New Roman" w:cs="Times New Roman"/>
          <w:b/>
          <w:bCs/>
          <w:sz w:val="24"/>
          <w:szCs w:val="24"/>
        </w:rPr>
      </w:pPr>
    </w:p>
    <w:p w14:paraId="6AAA9A2B" w14:textId="77777777" w:rsidR="00770934" w:rsidRPr="000A54A5" w:rsidRDefault="00770934" w:rsidP="00770934">
      <w:pPr>
        <w:spacing w:line="360" w:lineRule="auto"/>
        <w:jc w:val="center"/>
        <w:rPr>
          <w:rFonts w:ascii="Times New Roman" w:hAnsi="Times New Roman" w:cs="Times New Roman"/>
          <w:b/>
          <w:bCs/>
          <w:sz w:val="24"/>
          <w:szCs w:val="24"/>
        </w:rPr>
      </w:pPr>
    </w:p>
    <w:p w14:paraId="6B939F3F" w14:textId="77777777" w:rsidR="00770934" w:rsidRPr="000A54A5" w:rsidRDefault="00770934" w:rsidP="00770934">
      <w:pPr>
        <w:spacing w:line="360" w:lineRule="auto"/>
        <w:jc w:val="center"/>
        <w:rPr>
          <w:rFonts w:ascii="Times New Roman" w:hAnsi="Times New Roman" w:cs="Times New Roman"/>
          <w:b/>
          <w:bCs/>
          <w:sz w:val="24"/>
          <w:szCs w:val="24"/>
        </w:rPr>
      </w:pPr>
    </w:p>
    <w:p w14:paraId="5A7C1135" w14:textId="77777777" w:rsidR="00770934" w:rsidRPr="000A54A5" w:rsidRDefault="00770934" w:rsidP="00770934">
      <w:pPr>
        <w:spacing w:line="360" w:lineRule="auto"/>
        <w:jc w:val="center"/>
        <w:rPr>
          <w:rFonts w:ascii="Times New Roman" w:hAnsi="Times New Roman" w:cs="Times New Roman"/>
          <w:b/>
          <w:bCs/>
          <w:sz w:val="24"/>
          <w:szCs w:val="24"/>
        </w:rPr>
      </w:pPr>
    </w:p>
    <w:p w14:paraId="5E3FF9A7" w14:textId="77777777" w:rsidR="00770934" w:rsidRPr="000A54A5" w:rsidRDefault="00770934" w:rsidP="00770934">
      <w:pPr>
        <w:spacing w:line="360" w:lineRule="auto"/>
        <w:jc w:val="center"/>
        <w:rPr>
          <w:rFonts w:ascii="Times New Roman" w:hAnsi="Times New Roman" w:cs="Times New Roman"/>
          <w:b/>
          <w:bCs/>
          <w:sz w:val="24"/>
          <w:szCs w:val="24"/>
        </w:rPr>
      </w:pPr>
    </w:p>
    <w:p w14:paraId="372E5649" w14:textId="64DA0ECA" w:rsidR="0043264E" w:rsidRPr="000A54A5" w:rsidRDefault="0043264E" w:rsidP="00142511">
      <w:pPr>
        <w:spacing w:line="360" w:lineRule="auto"/>
        <w:rPr>
          <w:rFonts w:ascii="Times New Roman" w:hAnsi="Times New Roman" w:cs="Times New Roman"/>
          <w:b/>
          <w:bCs/>
          <w:sz w:val="24"/>
          <w:szCs w:val="24"/>
        </w:rPr>
      </w:pPr>
    </w:p>
    <w:p w14:paraId="1C76590A" w14:textId="77777777" w:rsidR="00142511" w:rsidRPr="000A54A5" w:rsidRDefault="00142511" w:rsidP="00142511">
      <w:pPr>
        <w:spacing w:line="360" w:lineRule="auto"/>
        <w:rPr>
          <w:rFonts w:ascii="Times New Roman" w:hAnsi="Times New Roman" w:cs="Times New Roman"/>
          <w:b/>
          <w:bCs/>
          <w:sz w:val="24"/>
          <w:szCs w:val="24"/>
        </w:rPr>
      </w:pPr>
    </w:p>
    <w:p w14:paraId="1261841F" w14:textId="77777777" w:rsidR="001F43E7" w:rsidRPr="000A54A5" w:rsidRDefault="001F43E7" w:rsidP="00770934">
      <w:pPr>
        <w:spacing w:line="360" w:lineRule="auto"/>
        <w:jc w:val="center"/>
        <w:rPr>
          <w:rFonts w:ascii="Times New Roman" w:hAnsi="Times New Roman" w:cs="Times New Roman"/>
          <w:b/>
          <w:bCs/>
          <w:sz w:val="24"/>
          <w:szCs w:val="24"/>
        </w:rPr>
      </w:pPr>
    </w:p>
    <w:p w14:paraId="3F119024" w14:textId="77777777" w:rsidR="008A4D34" w:rsidRPr="000A54A5" w:rsidRDefault="008A4D34" w:rsidP="00770934">
      <w:pPr>
        <w:spacing w:line="360" w:lineRule="auto"/>
        <w:jc w:val="center"/>
        <w:rPr>
          <w:rFonts w:ascii="Times New Roman" w:hAnsi="Times New Roman" w:cs="Times New Roman"/>
          <w:b/>
          <w:bCs/>
          <w:sz w:val="24"/>
          <w:szCs w:val="24"/>
        </w:rPr>
      </w:pPr>
    </w:p>
    <w:p w14:paraId="22923921" w14:textId="77777777" w:rsidR="008A4D34" w:rsidRPr="000A54A5" w:rsidRDefault="008A4D34" w:rsidP="00770934">
      <w:pPr>
        <w:spacing w:line="360" w:lineRule="auto"/>
        <w:jc w:val="center"/>
        <w:rPr>
          <w:rFonts w:ascii="Times New Roman" w:hAnsi="Times New Roman" w:cs="Times New Roman"/>
          <w:b/>
          <w:bCs/>
          <w:sz w:val="24"/>
          <w:szCs w:val="24"/>
        </w:rPr>
      </w:pPr>
    </w:p>
    <w:p w14:paraId="5EA67403" w14:textId="77777777" w:rsidR="008A4D34" w:rsidRPr="000A54A5" w:rsidRDefault="008A4D34" w:rsidP="00770934">
      <w:pPr>
        <w:spacing w:line="360" w:lineRule="auto"/>
        <w:jc w:val="center"/>
        <w:rPr>
          <w:rFonts w:ascii="Times New Roman" w:hAnsi="Times New Roman" w:cs="Times New Roman"/>
          <w:b/>
          <w:bCs/>
          <w:sz w:val="24"/>
          <w:szCs w:val="24"/>
        </w:rPr>
      </w:pPr>
    </w:p>
    <w:p w14:paraId="76904379" w14:textId="77777777" w:rsidR="00BD559B" w:rsidRPr="000A54A5" w:rsidRDefault="00BD559B" w:rsidP="00770934">
      <w:pPr>
        <w:spacing w:line="360" w:lineRule="auto"/>
        <w:jc w:val="center"/>
        <w:rPr>
          <w:rFonts w:ascii="Times New Roman" w:hAnsi="Times New Roman" w:cs="Times New Roman"/>
          <w:b/>
          <w:bCs/>
          <w:sz w:val="24"/>
          <w:szCs w:val="24"/>
        </w:rPr>
      </w:pPr>
    </w:p>
    <w:p w14:paraId="177965AE" w14:textId="77777777" w:rsidR="00BD559B" w:rsidRPr="000A54A5" w:rsidRDefault="00BD559B" w:rsidP="00770934">
      <w:pPr>
        <w:spacing w:line="360" w:lineRule="auto"/>
        <w:jc w:val="center"/>
        <w:rPr>
          <w:rFonts w:ascii="Times New Roman" w:hAnsi="Times New Roman" w:cs="Times New Roman"/>
          <w:b/>
          <w:bCs/>
          <w:sz w:val="24"/>
          <w:szCs w:val="24"/>
        </w:rPr>
      </w:pPr>
    </w:p>
    <w:p w14:paraId="273E8D45" w14:textId="77777777" w:rsidR="00BD559B" w:rsidRPr="000A54A5" w:rsidRDefault="00BD559B" w:rsidP="00770934">
      <w:pPr>
        <w:spacing w:line="360" w:lineRule="auto"/>
        <w:jc w:val="center"/>
        <w:rPr>
          <w:rFonts w:ascii="Times New Roman" w:hAnsi="Times New Roman" w:cs="Times New Roman"/>
          <w:b/>
          <w:bCs/>
          <w:sz w:val="24"/>
          <w:szCs w:val="24"/>
        </w:rPr>
      </w:pPr>
    </w:p>
    <w:p w14:paraId="25BE475E" w14:textId="77777777" w:rsidR="00BD559B" w:rsidRPr="000A54A5" w:rsidRDefault="00BD559B" w:rsidP="00770934">
      <w:pPr>
        <w:spacing w:line="360" w:lineRule="auto"/>
        <w:jc w:val="center"/>
        <w:rPr>
          <w:rFonts w:ascii="Times New Roman" w:hAnsi="Times New Roman" w:cs="Times New Roman"/>
          <w:b/>
          <w:bCs/>
          <w:sz w:val="24"/>
          <w:szCs w:val="24"/>
        </w:rPr>
      </w:pPr>
    </w:p>
    <w:p w14:paraId="0FC49693" w14:textId="77777777" w:rsidR="00BD559B" w:rsidRPr="000A54A5" w:rsidRDefault="00BD559B" w:rsidP="00770934">
      <w:pPr>
        <w:spacing w:line="360" w:lineRule="auto"/>
        <w:jc w:val="center"/>
        <w:rPr>
          <w:rFonts w:ascii="Times New Roman" w:hAnsi="Times New Roman" w:cs="Times New Roman"/>
          <w:b/>
          <w:bCs/>
          <w:sz w:val="24"/>
          <w:szCs w:val="24"/>
        </w:rPr>
      </w:pPr>
    </w:p>
    <w:p w14:paraId="3687EA9E" w14:textId="25AB4B13" w:rsidR="005A1476" w:rsidRPr="000A54A5" w:rsidRDefault="00E33C8E" w:rsidP="002E6D8C">
      <w:pPr>
        <w:pStyle w:val="Heading1"/>
        <w:jc w:val="center"/>
        <w:rPr>
          <w:rFonts w:ascii="Times New Roman" w:hAnsi="Times New Roman" w:cs="Times New Roman"/>
          <w:b/>
          <w:bCs/>
          <w:color w:val="auto"/>
          <w:sz w:val="24"/>
          <w:szCs w:val="24"/>
        </w:rPr>
      </w:pPr>
      <w:bookmarkStart w:id="141" w:name="_Toc109380155"/>
      <w:r w:rsidRPr="000A54A5">
        <w:rPr>
          <w:rFonts w:ascii="Times New Roman" w:hAnsi="Times New Roman" w:cs="Times New Roman"/>
          <w:b/>
          <w:bCs/>
          <w:color w:val="auto"/>
          <w:sz w:val="24"/>
          <w:szCs w:val="24"/>
        </w:rPr>
        <w:t xml:space="preserve">CHAPTER </w:t>
      </w:r>
      <w:r w:rsidR="005A1476" w:rsidRPr="000A54A5">
        <w:rPr>
          <w:rFonts w:ascii="Times New Roman" w:hAnsi="Times New Roman" w:cs="Times New Roman"/>
          <w:b/>
          <w:bCs/>
          <w:color w:val="auto"/>
          <w:sz w:val="24"/>
          <w:szCs w:val="24"/>
        </w:rPr>
        <w:t>FOUR</w:t>
      </w:r>
      <w:r w:rsidR="001F43E7" w:rsidRPr="000A54A5">
        <w:rPr>
          <w:rFonts w:ascii="Times New Roman" w:hAnsi="Times New Roman" w:cs="Times New Roman"/>
          <w:b/>
          <w:bCs/>
          <w:color w:val="auto"/>
          <w:sz w:val="24"/>
          <w:szCs w:val="24"/>
        </w:rPr>
        <w:t xml:space="preserve"> - </w:t>
      </w:r>
      <w:r w:rsidR="005A1476" w:rsidRPr="000A54A5">
        <w:rPr>
          <w:rFonts w:ascii="Times New Roman" w:hAnsi="Times New Roman" w:cs="Times New Roman"/>
          <w:b/>
          <w:bCs/>
          <w:color w:val="auto"/>
          <w:sz w:val="24"/>
          <w:szCs w:val="24"/>
        </w:rPr>
        <w:t>METHODOLOGY</w:t>
      </w:r>
      <w:bookmarkEnd w:id="141"/>
    </w:p>
    <w:p w14:paraId="16C97B31" w14:textId="08C16434" w:rsidR="00A56C1D" w:rsidRPr="000A54A5" w:rsidRDefault="007A6C92" w:rsidP="00770934">
      <w:pPr>
        <w:pStyle w:val="Heading1"/>
        <w:spacing w:line="360" w:lineRule="auto"/>
        <w:jc w:val="both"/>
        <w:rPr>
          <w:rFonts w:ascii="Times New Roman" w:hAnsi="Times New Roman" w:cs="Times New Roman"/>
          <w:b/>
          <w:bCs/>
          <w:sz w:val="24"/>
          <w:szCs w:val="24"/>
        </w:rPr>
      </w:pPr>
      <w:bookmarkStart w:id="142" w:name="_Toc109380156"/>
      <w:r w:rsidRPr="000A54A5">
        <w:rPr>
          <w:rFonts w:ascii="Times New Roman" w:hAnsi="Times New Roman" w:cs="Times New Roman"/>
          <w:b/>
          <w:bCs/>
          <w:sz w:val="24"/>
          <w:szCs w:val="24"/>
        </w:rPr>
        <w:t>4.0 Introduction</w:t>
      </w:r>
      <w:bookmarkEnd w:id="142"/>
    </w:p>
    <w:p w14:paraId="7E2DD356" w14:textId="77777777" w:rsidR="008A4D34" w:rsidRPr="000A54A5" w:rsidRDefault="008A4D34" w:rsidP="008A4D34">
      <w:pPr>
        <w:rPr>
          <w:rFonts w:ascii="Times New Roman" w:hAnsi="Times New Roman" w:cs="Times New Roman"/>
          <w:sz w:val="24"/>
          <w:szCs w:val="24"/>
        </w:rPr>
      </w:pPr>
    </w:p>
    <w:p w14:paraId="01738456" w14:textId="16F8A4C4" w:rsidR="00A56C1D" w:rsidRPr="000A54A5" w:rsidRDefault="003E2AC8" w:rsidP="00770934">
      <w:pPr>
        <w:pStyle w:val="Heading1"/>
        <w:spacing w:line="360" w:lineRule="auto"/>
        <w:jc w:val="both"/>
        <w:rPr>
          <w:rFonts w:ascii="Times New Roman" w:hAnsi="Times New Roman" w:cs="Times New Roman"/>
          <w:b/>
          <w:bCs/>
          <w:sz w:val="24"/>
          <w:szCs w:val="24"/>
        </w:rPr>
      </w:pPr>
      <w:bookmarkStart w:id="143" w:name="_Toc109380157"/>
      <w:r w:rsidRPr="000A54A5">
        <w:rPr>
          <w:rFonts w:ascii="Times New Roman" w:hAnsi="Times New Roman" w:cs="Times New Roman"/>
          <w:b/>
          <w:bCs/>
          <w:sz w:val="24"/>
          <w:szCs w:val="24"/>
        </w:rPr>
        <w:t xml:space="preserve">4.1 </w:t>
      </w:r>
      <w:r w:rsidR="006300A4" w:rsidRPr="000A54A5">
        <w:rPr>
          <w:rFonts w:ascii="Times New Roman" w:hAnsi="Times New Roman" w:cs="Times New Roman"/>
          <w:b/>
          <w:bCs/>
          <w:sz w:val="24"/>
          <w:szCs w:val="24"/>
        </w:rPr>
        <w:t>Research design and approac</w:t>
      </w:r>
      <w:r w:rsidR="008A4D34" w:rsidRPr="000A54A5">
        <w:rPr>
          <w:rFonts w:ascii="Times New Roman" w:hAnsi="Times New Roman" w:cs="Times New Roman"/>
          <w:b/>
          <w:bCs/>
          <w:sz w:val="24"/>
          <w:szCs w:val="24"/>
        </w:rPr>
        <w:t>h</w:t>
      </w:r>
      <w:bookmarkEnd w:id="143"/>
    </w:p>
    <w:p w14:paraId="1D4C662E" w14:textId="030C0B4B" w:rsidR="008A4D34" w:rsidRPr="000A54A5" w:rsidRDefault="008A4D34" w:rsidP="008A4D34">
      <w:pPr>
        <w:rPr>
          <w:rFonts w:ascii="Times New Roman" w:hAnsi="Times New Roman" w:cs="Times New Roman"/>
          <w:sz w:val="24"/>
          <w:szCs w:val="24"/>
        </w:rPr>
      </w:pPr>
      <w:r w:rsidRPr="000A54A5">
        <w:rPr>
          <w:rFonts w:ascii="Times New Roman" w:hAnsi="Times New Roman" w:cs="Times New Roman"/>
          <w:sz w:val="24"/>
          <w:szCs w:val="24"/>
        </w:rPr>
        <w:t>The</w:t>
      </w:r>
      <w:r w:rsidR="0038599B" w:rsidRPr="000A54A5">
        <w:rPr>
          <w:rFonts w:ascii="Times New Roman" w:hAnsi="Times New Roman" w:cs="Times New Roman"/>
          <w:sz w:val="24"/>
          <w:szCs w:val="24"/>
        </w:rPr>
        <w:t xml:space="preserve"> research</w:t>
      </w:r>
      <w:r w:rsidRPr="000A54A5">
        <w:rPr>
          <w:rFonts w:ascii="Times New Roman" w:hAnsi="Times New Roman" w:cs="Times New Roman"/>
          <w:sz w:val="24"/>
          <w:szCs w:val="24"/>
        </w:rPr>
        <w:t xml:space="preserve"> design</w:t>
      </w:r>
      <w:r w:rsidR="0038599B" w:rsidRPr="000A54A5">
        <w:rPr>
          <w:rFonts w:ascii="Times New Roman" w:hAnsi="Times New Roman" w:cs="Times New Roman"/>
          <w:sz w:val="24"/>
          <w:szCs w:val="24"/>
        </w:rPr>
        <w:t xml:space="preserve"> that was used for this document was observation and a survey</w:t>
      </w:r>
      <w:r w:rsidRPr="000A54A5">
        <w:rPr>
          <w:rFonts w:ascii="Times New Roman" w:hAnsi="Times New Roman" w:cs="Times New Roman"/>
          <w:sz w:val="24"/>
          <w:szCs w:val="24"/>
        </w:rPr>
        <w:t xml:space="preserve">. </w:t>
      </w:r>
    </w:p>
    <w:p w14:paraId="5BBA196D" w14:textId="0E82B46D" w:rsidR="003E2AC8" w:rsidRPr="000A54A5" w:rsidRDefault="00422A6C" w:rsidP="00770934">
      <w:pPr>
        <w:pStyle w:val="Heading1"/>
        <w:spacing w:line="360" w:lineRule="auto"/>
        <w:jc w:val="both"/>
        <w:rPr>
          <w:rFonts w:ascii="Times New Roman" w:hAnsi="Times New Roman" w:cs="Times New Roman"/>
          <w:b/>
          <w:bCs/>
          <w:sz w:val="24"/>
          <w:szCs w:val="24"/>
        </w:rPr>
      </w:pPr>
      <w:bookmarkStart w:id="144" w:name="_Toc109380158"/>
      <w:r w:rsidRPr="000A54A5">
        <w:rPr>
          <w:rFonts w:ascii="Times New Roman" w:hAnsi="Times New Roman" w:cs="Times New Roman"/>
          <w:b/>
          <w:bCs/>
          <w:sz w:val="24"/>
          <w:szCs w:val="24"/>
        </w:rPr>
        <w:t>4.</w:t>
      </w:r>
      <w:r w:rsidR="00212E32" w:rsidRPr="000A54A5">
        <w:rPr>
          <w:rFonts w:ascii="Times New Roman" w:hAnsi="Times New Roman" w:cs="Times New Roman"/>
          <w:b/>
          <w:bCs/>
          <w:sz w:val="24"/>
          <w:szCs w:val="24"/>
        </w:rPr>
        <w:t>2 Sample size</w:t>
      </w:r>
      <w:bookmarkEnd w:id="144"/>
    </w:p>
    <w:p w14:paraId="06571AF5" w14:textId="415509D4" w:rsidR="004842F5" w:rsidRPr="000A54A5" w:rsidRDefault="0038599B" w:rsidP="0038599B">
      <w:pPr>
        <w:spacing w:line="360" w:lineRule="auto"/>
        <w:jc w:val="both"/>
        <w:rPr>
          <w:rFonts w:ascii="Times New Roman" w:hAnsi="Times New Roman" w:cs="Times New Roman"/>
          <w:sz w:val="24"/>
          <w:szCs w:val="24"/>
        </w:rPr>
      </w:pPr>
      <w:r w:rsidRPr="000A54A5">
        <w:rPr>
          <w:rFonts w:ascii="Times New Roman" w:hAnsi="Times New Roman" w:cs="Times New Roman"/>
          <w:sz w:val="24"/>
          <w:szCs w:val="24"/>
        </w:rPr>
        <w:t>The random sampling technique was used in targeted farmers groups on Facebook and totalled a number of 223 respondents</w:t>
      </w:r>
      <w:r w:rsidR="004842F5" w:rsidRPr="000A54A5">
        <w:rPr>
          <w:rFonts w:ascii="Times New Roman" w:hAnsi="Times New Roman" w:cs="Times New Roman"/>
          <w:sz w:val="24"/>
          <w:szCs w:val="24"/>
        </w:rPr>
        <w:t>.</w:t>
      </w:r>
    </w:p>
    <w:p w14:paraId="129A101F" w14:textId="7666E26E" w:rsidR="00C306F1" w:rsidRPr="000A54A5" w:rsidRDefault="00786058" w:rsidP="0038599B">
      <w:pPr>
        <w:pStyle w:val="Heading1"/>
        <w:spacing w:line="360" w:lineRule="auto"/>
        <w:jc w:val="both"/>
        <w:rPr>
          <w:rFonts w:ascii="Times New Roman" w:hAnsi="Times New Roman" w:cs="Times New Roman"/>
          <w:b/>
          <w:bCs/>
          <w:sz w:val="24"/>
          <w:szCs w:val="24"/>
        </w:rPr>
      </w:pPr>
      <w:bookmarkStart w:id="145" w:name="_Toc109380159"/>
      <w:r w:rsidRPr="000A54A5">
        <w:rPr>
          <w:rFonts w:ascii="Times New Roman" w:hAnsi="Times New Roman" w:cs="Times New Roman"/>
          <w:b/>
          <w:bCs/>
          <w:sz w:val="24"/>
          <w:szCs w:val="24"/>
        </w:rPr>
        <w:t xml:space="preserve">4.3 </w:t>
      </w:r>
      <w:r w:rsidR="00BC0C8A" w:rsidRPr="000A54A5">
        <w:rPr>
          <w:rFonts w:ascii="Times New Roman" w:hAnsi="Times New Roman" w:cs="Times New Roman"/>
          <w:b/>
          <w:bCs/>
          <w:sz w:val="24"/>
          <w:szCs w:val="24"/>
        </w:rPr>
        <w:t xml:space="preserve">Sources of </w:t>
      </w:r>
      <w:r w:rsidR="00B41754" w:rsidRPr="000A54A5">
        <w:rPr>
          <w:rFonts w:ascii="Times New Roman" w:hAnsi="Times New Roman" w:cs="Times New Roman"/>
          <w:b/>
          <w:bCs/>
          <w:sz w:val="24"/>
          <w:szCs w:val="24"/>
        </w:rPr>
        <w:t>data</w:t>
      </w:r>
      <w:bookmarkEnd w:id="145"/>
    </w:p>
    <w:p w14:paraId="5993B53C" w14:textId="53F233FE" w:rsidR="00C306F1" w:rsidRPr="000A54A5" w:rsidRDefault="00C306F1" w:rsidP="00C306F1">
      <w:pPr>
        <w:rPr>
          <w:rFonts w:ascii="Times New Roman" w:hAnsi="Times New Roman" w:cs="Times New Roman"/>
          <w:sz w:val="24"/>
          <w:szCs w:val="24"/>
        </w:rPr>
      </w:pPr>
      <w:r w:rsidRPr="000A54A5">
        <w:rPr>
          <w:rFonts w:ascii="Times New Roman" w:hAnsi="Times New Roman" w:cs="Times New Roman"/>
          <w:sz w:val="24"/>
          <w:szCs w:val="24"/>
        </w:rPr>
        <w:tab/>
      </w:r>
      <w:r w:rsidRPr="000A54A5">
        <w:rPr>
          <w:rFonts w:ascii="Times New Roman" w:hAnsi="Times New Roman" w:cs="Times New Roman"/>
          <w:b/>
          <w:sz w:val="24"/>
          <w:szCs w:val="24"/>
        </w:rPr>
        <w:t>Secondary Data</w:t>
      </w:r>
      <w:r w:rsidRPr="000A54A5">
        <w:rPr>
          <w:rFonts w:ascii="Times New Roman" w:hAnsi="Times New Roman" w:cs="Times New Roman"/>
          <w:sz w:val="24"/>
          <w:szCs w:val="24"/>
        </w:rPr>
        <w:t xml:space="preserve"> </w:t>
      </w:r>
    </w:p>
    <w:p w14:paraId="032E20A1" w14:textId="20811CAC" w:rsidR="00C306F1" w:rsidRPr="000A54A5" w:rsidRDefault="00407273" w:rsidP="00C306F1">
      <w:pPr>
        <w:rPr>
          <w:rFonts w:ascii="Times New Roman" w:hAnsi="Times New Roman" w:cs="Times New Roman"/>
          <w:sz w:val="24"/>
          <w:szCs w:val="24"/>
        </w:rPr>
      </w:pPr>
      <w:r w:rsidRPr="000A54A5">
        <w:rPr>
          <w:rFonts w:ascii="Times New Roman" w:hAnsi="Times New Roman" w:cs="Times New Roman"/>
          <w:sz w:val="24"/>
          <w:szCs w:val="24"/>
        </w:rPr>
        <w:t>This type of data is t</w:t>
      </w:r>
      <w:r w:rsidR="00C306F1" w:rsidRPr="000A54A5">
        <w:rPr>
          <w:rFonts w:ascii="Times New Roman" w:hAnsi="Times New Roman" w:cs="Times New Roman"/>
          <w:sz w:val="24"/>
          <w:szCs w:val="24"/>
        </w:rPr>
        <w:t>hat</w:t>
      </w:r>
      <w:r w:rsidRPr="000A54A5">
        <w:rPr>
          <w:rFonts w:ascii="Times New Roman" w:hAnsi="Times New Roman" w:cs="Times New Roman"/>
          <w:sz w:val="24"/>
          <w:szCs w:val="24"/>
        </w:rPr>
        <w:t xml:space="preserve"> which</w:t>
      </w:r>
      <w:r w:rsidR="00C306F1" w:rsidRPr="000A54A5">
        <w:rPr>
          <w:rFonts w:ascii="Times New Roman" w:hAnsi="Times New Roman" w:cs="Times New Roman"/>
          <w:sz w:val="24"/>
          <w:szCs w:val="24"/>
        </w:rPr>
        <w:t xml:space="preserve"> has previously been collected by someone else but has been made available for use by others. The researcher c</w:t>
      </w:r>
      <w:r w:rsidRPr="000A54A5">
        <w:rPr>
          <w:rFonts w:ascii="Times New Roman" w:hAnsi="Times New Roman" w:cs="Times New Roman"/>
          <w:sz w:val="24"/>
          <w:szCs w:val="24"/>
        </w:rPr>
        <w:t>ollected her secondary data</w:t>
      </w:r>
      <w:r w:rsidR="001622C4" w:rsidRPr="000A54A5">
        <w:rPr>
          <w:rFonts w:ascii="Times New Roman" w:hAnsi="Times New Roman" w:cs="Times New Roman"/>
          <w:sz w:val="24"/>
          <w:szCs w:val="24"/>
        </w:rPr>
        <w:t xml:space="preserve"> from</w:t>
      </w:r>
      <w:r w:rsidRPr="000A54A5">
        <w:rPr>
          <w:rFonts w:ascii="Times New Roman" w:hAnsi="Times New Roman" w:cs="Times New Roman"/>
          <w:sz w:val="24"/>
          <w:szCs w:val="24"/>
        </w:rPr>
        <w:t xml:space="preserve"> </w:t>
      </w:r>
      <w:r w:rsidR="00C306F1" w:rsidRPr="000A54A5">
        <w:rPr>
          <w:rFonts w:ascii="Times New Roman" w:hAnsi="Times New Roman" w:cs="Times New Roman"/>
          <w:sz w:val="24"/>
          <w:szCs w:val="24"/>
        </w:rPr>
        <w:t xml:space="preserve">other </w:t>
      </w:r>
      <w:r w:rsidR="001622C4" w:rsidRPr="000A54A5">
        <w:rPr>
          <w:rFonts w:ascii="Times New Roman" w:hAnsi="Times New Roman" w:cs="Times New Roman"/>
          <w:sz w:val="24"/>
          <w:szCs w:val="24"/>
        </w:rPr>
        <w:t xml:space="preserve">related </w:t>
      </w:r>
      <w:r w:rsidR="00C306F1" w:rsidRPr="000A54A5">
        <w:rPr>
          <w:rFonts w:ascii="Times New Roman" w:hAnsi="Times New Roman" w:cs="Times New Roman"/>
          <w:sz w:val="24"/>
          <w:szCs w:val="24"/>
        </w:rPr>
        <w:t>systems</w:t>
      </w:r>
      <w:r w:rsidR="001622C4" w:rsidRPr="000A54A5">
        <w:rPr>
          <w:rFonts w:ascii="Times New Roman" w:hAnsi="Times New Roman" w:cs="Times New Roman"/>
          <w:sz w:val="24"/>
          <w:szCs w:val="24"/>
        </w:rPr>
        <w:t>,</w:t>
      </w:r>
      <w:r w:rsidR="004C29C0" w:rsidRPr="000A54A5">
        <w:rPr>
          <w:rFonts w:ascii="Times New Roman" w:hAnsi="Times New Roman" w:cs="Times New Roman"/>
          <w:sz w:val="24"/>
          <w:szCs w:val="24"/>
        </w:rPr>
        <w:t xml:space="preserve"> farm hiring systems</w:t>
      </w:r>
      <w:r w:rsidR="00FE50F4" w:rsidRPr="000A54A5">
        <w:rPr>
          <w:rFonts w:ascii="Times New Roman" w:hAnsi="Times New Roman" w:cs="Times New Roman"/>
          <w:sz w:val="24"/>
          <w:szCs w:val="24"/>
        </w:rPr>
        <w:t xml:space="preserve"> documentations</w:t>
      </w:r>
      <w:r w:rsidR="004C29C0" w:rsidRPr="000A54A5">
        <w:rPr>
          <w:rFonts w:ascii="Times New Roman" w:hAnsi="Times New Roman" w:cs="Times New Roman"/>
          <w:sz w:val="24"/>
          <w:szCs w:val="24"/>
        </w:rPr>
        <w:t>, and related literature review</w:t>
      </w:r>
      <w:r w:rsidR="00FE50F4" w:rsidRPr="000A54A5">
        <w:rPr>
          <w:rFonts w:ascii="Times New Roman" w:hAnsi="Times New Roman" w:cs="Times New Roman"/>
          <w:sz w:val="24"/>
          <w:szCs w:val="24"/>
        </w:rPr>
        <w:t>s</w:t>
      </w:r>
      <w:r w:rsidR="004C29C0" w:rsidRPr="000A54A5">
        <w:rPr>
          <w:rFonts w:ascii="Times New Roman" w:hAnsi="Times New Roman" w:cs="Times New Roman"/>
          <w:sz w:val="24"/>
          <w:szCs w:val="24"/>
        </w:rPr>
        <w:t>.</w:t>
      </w:r>
    </w:p>
    <w:p w14:paraId="1DD1C8CB" w14:textId="51A73100" w:rsidR="00C306F1" w:rsidRPr="000A54A5" w:rsidRDefault="00CE1D0B" w:rsidP="001A2CA2">
      <w:pPr>
        <w:rPr>
          <w:rFonts w:ascii="Times New Roman" w:hAnsi="Times New Roman" w:cs="Times New Roman"/>
          <w:sz w:val="24"/>
          <w:szCs w:val="24"/>
        </w:rPr>
      </w:pPr>
      <w:r w:rsidRPr="000A54A5">
        <w:rPr>
          <w:rFonts w:ascii="Times New Roman" w:hAnsi="Times New Roman" w:cs="Times New Roman"/>
          <w:sz w:val="24"/>
          <w:szCs w:val="24"/>
        </w:rPr>
        <w:tab/>
      </w:r>
      <w:r w:rsidRPr="000A54A5">
        <w:rPr>
          <w:rFonts w:ascii="Times New Roman" w:hAnsi="Times New Roman" w:cs="Times New Roman"/>
          <w:b/>
          <w:sz w:val="24"/>
          <w:szCs w:val="24"/>
        </w:rPr>
        <w:t>Primary Data</w:t>
      </w:r>
      <w:r w:rsidR="00C306F1" w:rsidRPr="000A54A5">
        <w:rPr>
          <w:rFonts w:ascii="Times New Roman" w:hAnsi="Times New Roman" w:cs="Times New Roman"/>
          <w:sz w:val="24"/>
          <w:szCs w:val="24"/>
        </w:rPr>
        <w:t xml:space="preserve"> </w:t>
      </w:r>
    </w:p>
    <w:p w14:paraId="207FF527" w14:textId="1410D1F1" w:rsidR="001A2CA2" w:rsidRPr="000A54A5" w:rsidRDefault="00CE1D0B" w:rsidP="001A2CA2">
      <w:pPr>
        <w:rPr>
          <w:rFonts w:ascii="Times New Roman" w:hAnsi="Times New Roman" w:cs="Times New Roman"/>
          <w:sz w:val="24"/>
          <w:szCs w:val="24"/>
        </w:rPr>
      </w:pPr>
      <w:r w:rsidRPr="000A54A5">
        <w:rPr>
          <w:rFonts w:ascii="Times New Roman" w:hAnsi="Times New Roman" w:cs="Times New Roman"/>
          <w:sz w:val="24"/>
          <w:szCs w:val="24"/>
        </w:rPr>
        <w:t xml:space="preserve"> This is the kind of is data that is collected directly from the source without the use of any existing sources. It provides raw first-hand data that the researcher might be looking for as it gives direct access to the subject it has targeted. </w:t>
      </w:r>
      <w:r w:rsidR="00893000" w:rsidRPr="000A54A5">
        <w:rPr>
          <w:rFonts w:ascii="Times New Roman" w:hAnsi="Times New Roman" w:cs="Times New Roman"/>
          <w:sz w:val="24"/>
          <w:szCs w:val="24"/>
        </w:rPr>
        <w:t>The researcher obt</w:t>
      </w:r>
      <w:r w:rsidR="004A4553" w:rsidRPr="000A54A5">
        <w:rPr>
          <w:rFonts w:ascii="Times New Roman" w:hAnsi="Times New Roman" w:cs="Times New Roman"/>
          <w:sz w:val="24"/>
          <w:szCs w:val="24"/>
        </w:rPr>
        <w:t xml:space="preserve">ained her primary data </w:t>
      </w:r>
      <w:r w:rsidR="003C477E" w:rsidRPr="000A54A5">
        <w:rPr>
          <w:rFonts w:ascii="Times New Roman" w:hAnsi="Times New Roman" w:cs="Times New Roman"/>
          <w:sz w:val="24"/>
          <w:szCs w:val="24"/>
        </w:rPr>
        <w:t>by observation</w:t>
      </w:r>
      <w:r w:rsidR="000730CE" w:rsidRPr="000A54A5">
        <w:rPr>
          <w:rFonts w:ascii="Times New Roman" w:hAnsi="Times New Roman" w:cs="Times New Roman"/>
          <w:sz w:val="24"/>
          <w:szCs w:val="24"/>
        </w:rPr>
        <w:t xml:space="preserve"> and </w:t>
      </w:r>
      <w:r w:rsidR="00EF1315" w:rsidRPr="000A54A5">
        <w:rPr>
          <w:rFonts w:ascii="Times New Roman" w:hAnsi="Times New Roman" w:cs="Times New Roman"/>
          <w:sz w:val="24"/>
          <w:szCs w:val="24"/>
        </w:rPr>
        <w:t>questionnaires</w:t>
      </w:r>
      <w:r w:rsidR="003C477E" w:rsidRPr="000A54A5">
        <w:rPr>
          <w:rFonts w:ascii="Times New Roman" w:hAnsi="Times New Roman" w:cs="Times New Roman"/>
          <w:sz w:val="24"/>
          <w:szCs w:val="24"/>
        </w:rPr>
        <w:t xml:space="preserve">. The researcher observed the income status of the </w:t>
      </w:r>
      <w:r w:rsidR="001A2CA2" w:rsidRPr="000A54A5">
        <w:rPr>
          <w:rFonts w:ascii="Times New Roman" w:hAnsi="Times New Roman" w:cs="Times New Roman"/>
          <w:sz w:val="24"/>
          <w:szCs w:val="24"/>
        </w:rPr>
        <w:t>attendants and</w:t>
      </w:r>
      <w:r w:rsidR="003C477E" w:rsidRPr="000A54A5">
        <w:rPr>
          <w:rFonts w:ascii="Times New Roman" w:hAnsi="Times New Roman" w:cs="Times New Roman"/>
          <w:sz w:val="24"/>
          <w:szCs w:val="24"/>
        </w:rPr>
        <w:t xml:space="preserve"> the trainings</w:t>
      </w:r>
      <w:r w:rsidR="000730CE" w:rsidRPr="000A54A5">
        <w:rPr>
          <w:rFonts w:ascii="Times New Roman" w:hAnsi="Times New Roman" w:cs="Times New Roman"/>
          <w:sz w:val="24"/>
          <w:szCs w:val="24"/>
        </w:rPr>
        <w:t xml:space="preserve"> and group interactions as well as internal surveys.</w:t>
      </w:r>
      <w:r w:rsidR="003C477E" w:rsidRPr="000A54A5">
        <w:rPr>
          <w:rFonts w:ascii="Times New Roman" w:hAnsi="Times New Roman" w:cs="Times New Roman"/>
          <w:sz w:val="24"/>
          <w:szCs w:val="24"/>
        </w:rPr>
        <w:t xml:space="preserve"> </w:t>
      </w:r>
      <w:r w:rsidR="001A2CA2" w:rsidRPr="000A54A5">
        <w:rPr>
          <w:rFonts w:ascii="Times New Roman" w:hAnsi="Times New Roman" w:cs="Times New Roman"/>
          <w:sz w:val="24"/>
          <w:szCs w:val="24"/>
        </w:rPr>
        <w:t>The researcher also drafted out</w:t>
      </w:r>
      <w:r w:rsidR="004A4553" w:rsidRPr="000A54A5">
        <w:rPr>
          <w:rFonts w:ascii="Times New Roman" w:hAnsi="Times New Roman" w:cs="Times New Roman"/>
          <w:sz w:val="24"/>
          <w:szCs w:val="24"/>
        </w:rPr>
        <w:t xml:space="preserve"> </w:t>
      </w:r>
      <w:r w:rsidR="000C3423" w:rsidRPr="000A54A5">
        <w:rPr>
          <w:rFonts w:ascii="Times New Roman" w:hAnsi="Times New Roman" w:cs="Times New Roman"/>
          <w:sz w:val="24"/>
          <w:szCs w:val="24"/>
        </w:rPr>
        <w:t>questionnaires</w:t>
      </w:r>
      <w:r w:rsidR="001A2CA2" w:rsidRPr="000A54A5">
        <w:rPr>
          <w:rFonts w:ascii="Times New Roman" w:hAnsi="Times New Roman" w:cs="Times New Roman"/>
          <w:sz w:val="24"/>
          <w:szCs w:val="24"/>
        </w:rPr>
        <w:t xml:space="preserve"> </w:t>
      </w:r>
      <w:r w:rsidR="00EF1315" w:rsidRPr="000A54A5">
        <w:rPr>
          <w:rFonts w:ascii="Times New Roman" w:hAnsi="Times New Roman" w:cs="Times New Roman"/>
          <w:sz w:val="24"/>
          <w:szCs w:val="24"/>
        </w:rPr>
        <w:t>using</w:t>
      </w:r>
      <w:r w:rsidR="001A2CA2" w:rsidRPr="000A54A5">
        <w:rPr>
          <w:rFonts w:ascii="Times New Roman" w:hAnsi="Times New Roman" w:cs="Times New Roman"/>
          <w:sz w:val="24"/>
          <w:szCs w:val="24"/>
        </w:rPr>
        <w:t xml:space="preserve"> </w:t>
      </w:r>
      <w:r w:rsidR="00EF1315" w:rsidRPr="000A54A5">
        <w:rPr>
          <w:rFonts w:ascii="Times New Roman" w:hAnsi="Times New Roman" w:cs="Times New Roman"/>
          <w:sz w:val="24"/>
          <w:szCs w:val="24"/>
        </w:rPr>
        <w:t xml:space="preserve">Google forms and farmers across social media </w:t>
      </w:r>
      <w:r w:rsidR="001A2CA2" w:rsidRPr="000A54A5">
        <w:rPr>
          <w:rFonts w:ascii="Times New Roman" w:hAnsi="Times New Roman" w:cs="Times New Roman"/>
          <w:sz w:val="24"/>
          <w:szCs w:val="24"/>
        </w:rPr>
        <w:t>where the respondents. They</w:t>
      </w:r>
      <w:r w:rsidR="00EF1315" w:rsidRPr="000A54A5">
        <w:rPr>
          <w:rFonts w:ascii="Times New Roman" w:hAnsi="Times New Roman" w:cs="Times New Roman"/>
          <w:sz w:val="24"/>
          <w:szCs w:val="24"/>
        </w:rPr>
        <w:t xml:space="preserve"> answered a questionnaire containing 10 </w:t>
      </w:r>
      <w:r w:rsidR="006F414F" w:rsidRPr="000A54A5">
        <w:rPr>
          <w:rFonts w:ascii="Times New Roman" w:hAnsi="Times New Roman" w:cs="Times New Roman"/>
          <w:sz w:val="24"/>
          <w:szCs w:val="24"/>
        </w:rPr>
        <w:t xml:space="preserve">questions. </w:t>
      </w:r>
      <w:r w:rsidR="005B2026" w:rsidRPr="000A54A5">
        <w:rPr>
          <w:rFonts w:ascii="Times New Roman" w:hAnsi="Times New Roman" w:cs="Times New Roman"/>
          <w:sz w:val="24"/>
          <w:szCs w:val="24"/>
        </w:rPr>
        <w:t xml:space="preserve"> See questions below.</w:t>
      </w:r>
    </w:p>
    <w:p w14:paraId="34AD10A5" w14:textId="77777777" w:rsidR="005B2026" w:rsidRPr="000A54A5" w:rsidRDefault="005B2026" w:rsidP="001A2CA2">
      <w:pPr>
        <w:rPr>
          <w:rFonts w:ascii="Times New Roman" w:hAnsi="Times New Roman" w:cs="Times New Roman"/>
          <w:sz w:val="24"/>
          <w:szCs w:val="24"/>
        </w:rPr>
      </w:pPr>
    </w:p>
    <w:p w14:paraId="272F00D4" w14:textId="7C607D8E" w:rsidR="005B2026" w:rsidRPr="000A54A5" w:rsidRDefault="00DF1FAE" w:rsidP="005B2026">
      <w:pPr>
        <w:pStyle w:val="Heading2"/>
        <w:rPr>
          <w:rFonts w:ascii="Times New Roman" w:hAnsi="Times New Roman" w:cs="Times New Roman"/>
          <w:b/>
          <w:bCs/>
          <w:color w:val="auto"/>
          <w:sz w:val="24"/>
          <w:szCs w:val="24"/>
        </w:rPr>
      </w:pPr>
      <w:bookmarkStart w:id="146" w:name="_Toc109380160"/>
      <w:r w:rsidRPr="000A54A5">
        <w:rPr>
          <w:rFonts w:ascii="Times New Roman" w:hAnsi="Times New Roman" w:cs="Times New Roman"/>
          <w:b/>
          <w:bCs/>
          <w:color w:val="auto"/>
          <w:sz w:val="24"/>
          <w:szCs w:val="24"/>
        </w:rPr>
        <w:t>Mixed</w:t>
      </w:r>
      <w:r w:rsidR="005B2026" w:rsidRPr="000A54A5">
        <w:rPr>
          <w:rFonts w:ascii="Times New Roman" w:hAnsi="Times New Roman" w:cs="Times New Roman"/>
          <w:b/>
          <w:bCs/>
          <w:color w:val="auto"/>
          <w:sz w:val="24"/>
          <w:szCs w:val="24"/>
        </w:rPr>
        <w:t xml:space="preserve"> Questionnaire participated by farmers on social media (Facebook and WhatsApp).</w:t>
      </w:r>
      <w:bookmarkEnd w:id="146"/>
    </w:p>
    <w:p w14:paraId="513F9E41" w14:textId="77777777" w:rsidR="005B2026" w:rsidRPr="000A54A5" w:rsidRDefault="005B2026" w:rsidP="005B2026">
      <w:pPr>
        <w:rPr>
          <w:rFonts w:ascii="Times New Roman" w:hAnsi="Times New Roman" w:cs="Times New Roman"/>
          <w:sz w:val="24"/>
          <w:szCs w:val="24"/>
        </w:rPr>
      </w:pPr>
    </w:p>
    <w:p w14:paraId="10A70A45" w14:textId="77777777" w:rsidR="005B2026" w:rsidRPr="000A54A5" w:rsidRDefault="005B2026" w:rsidP="005B2026">
      <w:p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Q1. Indicate your age.</w:t>
      </w:r>
    </w:p>
    <w:p w14:paraId="7341A6B2" w14:textId="77777777" w:rsidR="005B2026" w:rsidRPr="000A54A5" w:rsidRDefault="005B2026" w:rsidP="00CB4EC4">
      <w:pPr>
        <w:pStyle w:val="ListParagraph"/>
        <w:numPr>
          <w:ilvl w:val="0"/>
          <w:numId w:val="7"/>
        </w:num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 xml:space="preserve">18 – 25 </w:t>
      </w:r>
      <w:sdt>
        <w:sdtPr>
          <w:rPr>
            <w:rFonts w:ascii="Times New Roman" w:hAnsi="Times New Roman" w:cs="Times New Roman"/>
            <w:sz w:val="24"/>
            <w:szCs w:val="24"/>
          </w:rPr>
          <w:id w:val="1224792755"/>
          <w14:checkbox>
            <w14:checked w14:val="0"/>
            <w14:checkedState w14:val="2612" w14:font="MS Gothic"/>
            <w14:uncheckedState w14:val="2610" w14:font="MS Gothic"/>
          </w14:checkbox>
        </w:sdtPr>
        <w:sdtEndPr/>
        <w:sdtContent>
          <w:r w:rsidRPr="000A54A5">
            <w:rPr>
              <w:rFonts w:ascii="Segoe UI Symbol" w:eastAsia="MS Gothic" w:hAnsi="Segoe UI Symbol" w:cs="Segoe UI Symbol"/>
              <w:sz w:val="24"/>
              <w:szCs w:val="24"/>
            </w:rPr>
            <w:t>☐</w:t>
          </w:r>
        </w:sdtContent>
      </w:sdt>
    </w:p>
    <w:p w14:paraId="38A4EC42" w14:textId="77777777" w:rsidR="005B2026" w:rsidRPr="000A54A5" w:rsidRDefault="005B2026" w:rsidP="00CB4EC4">
      <w:pPr>
        <w:pStyle w:val="ListParagraph"/>
        <w:numPr>
          <w:ilvl w:val="0"/>
          <w:numId w:val="7"/>
        </w:num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 xml:space="preserve">26– 30 </w:t>
      </w:r>
      <w:sdt>
        <w:sdtPr>
          <w:rPr>
            <w:rFonts w:ascii="Times New Roman" w:hAnsi="Times New Roman" w:cs="Times New Roman"/>
            <w:sz w:val="24"/>
            <w:szCs w:val="24"/>
          </w:rPr>
          <w:id w:val="1193960414"/>
          <w14:checkbox>
            <w14:checked w14:val="0"/>
            <w14:checkedState w14:val="2612" w14:font="MS Gothic"/>
            <w14:uncheckedState w14:val="2610" w14:font="MS Gothic"/>
          </w14:checkbox>
        </w:sdtPr>
        <w:sdtEndPr/>
        <w:sdtContent>
          <w:r w:rsidRPr="000A54A5">
            <w:rPr>
              <w:rFonts w:ascii="Segoe UI Symbol" w:eastAsia="MS Gothic" w:hAnsi="Segoe UI Symbol" w:cs="Segoe UI Symbol"/>
              <w:sz w:val="24"/>
              <w:szCs w:val="24"/>
            </w:rPr>
            <w:t>☐</w:t>
          </w:r>
        </w:sdtContent>
      </w:sdt>
    </w:p>
    <w:p w14:paraId="2A08618A" w14:textId="77777777" w:rsidR="005B2026" w:rsidRPr="000A54A5" w:rsidRDefault="005B2026" w:rsidP="00CB4EC4">
      <w:pPr>
        <w:pStyle w:val="ListParagraph"/>
        <w:numPr>
          <w:ilvl w:val="0"/>
          <w:numId w:val="7"/>
        </w:num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 xml:space="preserve">31 – 40 </w:t>
      </w:r>
      <w:sdt>
        <w:sdtPr>
          <w:rPr>
            <w:rFonts w:ascii="Times New Roman" w:hAnsi="Times New Roman" w:cs="Times New Roman"/>
            <w:sz w:val="24"/>
            <w:szCs w:val="24"/>
          </w:rPr>
          <w:id w:val="1749916130"/>
          <w14:checkbox>
            <w14:checked w14:val="0"/>
            <w14:checkedState w14:val="2612" w14:font="MS Gothic"/>
            <w14:uncheckedState w14:val="2610" w14:font="MS Gothic"/>
          </w14:checkbox>
        </w:sdtPr>
        <w:sdtEndPr/>
        <w:sdtContent>
          <w:r w:rsidRPr="000A54A5">
            <w:rPr>
              <w:rFonts w:ascii="Segoe UI Symbol" w:eastAsia="MS Gothic" w:hAnsi="Segoe UI Symbol" w:cs="Segoe UI Symbol"/>
              <w:sz w:val="24"/>
              <w:szCs w:val="24"/>
            </w:rPr>
            <w:t>☐</w:t>
          </w:r>
        </w:sdtContent>
      </w:sdt>
    </w:p>
    <w:p w14:paraId="1E92C280" w14:textId="77777777" w:rsidR="005B2026" w:rsidRPr="000A54A5" w:rsidRDefault="005B2026" w:rsidP="00CB4EC4">
      <w:pPr>
        <w:pStyle w:val="ListParagraph"/>
        <w:numPr>
          <w:ilvl w:val="0"/>
          <w:numId w:val="7"/>
        </w:num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 xml:space="preserve">41 and over </w:t>
      </w:r>
      <w:sdt>
        <w:sdtPr>
          <w:rPr>
            <w:rFonts w:ascii="Times New Roman" w:hAnsi="Times New Roman" w:cs="Times New Roman"/>
            <w:sz w:val="24"/>
            <w:szCs w:val="24"/>
          </w:rPr>
          <w:id w:val="675315736"/>
          <w14:checkbox>
            <w14:checked w14:val="0"/>
            <w14:checkedState w14:val="2612" w14:font="MS Gothic"/>
            <w14:uncheckedState w14:val="2610" w14:font="MS Gothic"/>
          </w14:checkbox>
        </w:sdtPr>
        <w:sdtEndPr/>
        <w:sdtContent>
          <w:r w:rsidRPr="000A54A5">
            <w:rPr>
              <w:rFonts w:ascii="Segoe UI Symbol" w:eastAsia="MS Gothic" w:hAnsi="Segoe UI Symbol" w:cs="Segoe UI Symbol"/>
              <w:sz w:val="24"/>
              <w:szCs w:val="24"/>
            </w:rPr>
            <w:t>☐</w:t>
          </w:r>
        </w:sdtContent>
      </w:sdt>
    </w:p>
    <w:p w14:paraId="7F3C7A65" w14:textId="77777777" w:rsidR="005B2026" w:rsidRPr="000A54A5" w:rsidRDefault="005B2026" w:rsidP="00CB4EC4">
      <w:pPr>
        <w:pStyle w:val="ListParagraph"/>
        <w:numPr>
          <w:ilvl w:val="0"/>
          <w:numId w:val="7"/>
        </w:num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lastRenderedPageBreak/>
        <w:t xml:space="preserve">Less than 18 </w:t>
      </w:r>
      <w:sdt>
        <w:sdtPr>
          <w:rPr>
            <w:rFonts w:ascii="Times New Roman" w:hAnsi="Times New Roman" w:cs="Times New Roman"/>
            <w:sz w:val="24"/>
            <w:szCs w:val="24"/>
          </w:rPr>
          <w:id w:val="-2147188898"/>
          <w14:checkbox>
            <w14:checked w14:val="0"/>
            <w14:checkedState w14:val="2612" w14:font="MS Gothic"/>
            <w14:uncheckedState w14:val="2610" w14:font="MS Gothic"/>
          </w14:checkbox>
        </w:sdtPr>
        <w:sdtEndPr/>
        <w:sdtContent>
          <w:r w:rsidRPr="000A54A5">
            <w:rPr>
              <w:rFonts w:ascii="Segoe UI Symbol" w:eastAsia="MS Gothic" w:hAnsi="Segoe UI Symbol" w:cs="Segoe UI Symbol"/>
              <w:sz w:val="24"/>
              <w:szCs w:val="24"/>
            </w:rPr>
            <w:t>☐</w:t>
          </w:r>
        </w:sdtContent>
      </w:sdt>
    </w:p>
    <w:p w14:paraId="4E3062FC" w14:textId="77777777" w:rsidR="005B2026" w:rsidRPr="000A54A5" w:rsidRDefault="005B2026" w:rsidP="005B2026">
      <w:p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Q2. Indicate your gender.</w:t>
      </w:r>
    </w:p>
    <w:p w14:paraId="315245C6" w14:textId="77777777" w:rsidR="005B2026" w:rsidRPr="000A54A5" w:rsidRDefault="005B2026" w:rsidP="00CB4EC4">
      <w:pPr>
        <w:pStyle w:val="ListParagraph"/>
        <w:numPr>
          <w:ilvl w:val="0"/>
          <w:numId w:val="8"/>
        </w:num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 xml:space="preserve">Male </w:t>
      </w:r>
      <w:r w:rsidRPr="000A54A5">
        <w:rPr>
          <w:rFonts w:ascii="Times New Roman" w:eastAsia="MS Gothic" w:hAnsi="Times New Roman" w:cs="Times New Roman"/>
          <w:sz w:val="24"/>
          <w:szCs w:val="24"/>
        </w:rPr>
        <w:t xml:space="preserve"> </w:t>
      </w:r>
      <w:sdt>
        <w:sdtPr>
          <w:rPr>
            <w:rFonts w:ascii="Times New Roman" w:eastAsia="MS Gothic" w:hAnsi="Times New Roman" w:cs="Times New Roman"/>
            <w:sz w:val="24"/>
            <w:szCs w:val="24"/>
          </w:rPr>
          <w:id w:val="821633372"/>
          <w14:checkbox>
            <w14:checked w14:val="0"/>
            <w14:checkedState w14:val="2612" w14:font="MS Gothic"/>
            <w14:uncheckedState w14:val="2610" w14:font="MS Gothic"/>
          </w14:checkbox>
        </w:sdtPr>
        <w:sdtEndPr/>
        <w:sdtContent>
          <w:r w:rsidRPr="000A54A5">
            <w:rPr>
              <w:rFonts w:ascii="Segoe UI Symbol" w:eastAsia="MS Gothic" w:hAnsi="Segoe UI Symbol" w:cs="Segoe UI Symbol"/>
              <w:sz w:val="24"/>
              <w:szCs w:val="24"/>
            </w:rPr>
            <w:t>☐</w:t>
          </w:r>
        </w:sdtContent>
      </w:sdt>
    </w:p>
    <w:p w14:paraId="3C4B89CF" w14:textId="77777777" w:rsidR="005B2026" w:rsidRPr="000A54A5" w:rsidRDefault="005B2026" w:rsidP="00CB4EC4">
      <w:pPr>
        <w:pStyle w:val="ListParagraph"/>
        <w:numPr>
          <w:ilvl w:val="0"/>
          <w:numId w:val="8"/>
        </w:num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 xml:space="preserve">Female </w:t>
      </w:r>
      <w:sdt>
        <w:sdtPr>
          <w:rPr>
            <w:rFonts w:ascii="Times New Roman" w:hAnsi="Times New Roman" w:cs="Times New Roman"/>
            <w:sz w:val="24"/>
            <w:szCs w:val="24"/>
          </w:rPr>
          <w:id w:val="-1422023274"/>
          <w14:checkbox>
            <w14:checked w14:val="0"/>
            <w14:checkedState w14:val="2612" w14:font="MS Gothic"/>
            <w14:uncheckedState w14:val="2610" w14:font="MS Gothic"/>
          </w14:checkbox>
        </w:sdtPr>
        <w:sdtEndPr/>
        <w:sdtContent>
          <w:r w:rsidRPr="000A54A5">
            <w:rPr>
              <w:rFonts w:ascii="Segoe UI Symbol" w:eastAsia="MS Gothic" w:hAnsi="Segoe UI Symbol" w:cs="Segoe UI Symbol"/>
              <w:sz w:val="24"/>
              <w:szCs w:val="24"/>
            </w:rPr>
            <w:t>☐</w:t>
          </w:r>
        </w:sdtContent>
      </w:sdt>
    </w:p>
    <w:p w14:paraId="38F28B9D" w14:textId="77777777" w:rsidR="005B2026" w:rsidRPr="000A54A5" w:rsidRDefault="005B2026" w:rsidP="005B2026">
      <w:p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 xml:space="preserve">Q3. Are you a subsistent farmer or commercial farmer? </w:t>
      </w:r>
    </w:p>
    <w:p w14:paraId="4BE2CF77" w14:textId="77777777" w:rsidR="005B2026" w:rsidRPr="000A54A5" w:rsidRDefault="005B2026" w:rsidP="00CB4EC4">
      <w:pPr>
        <w:pStyle w:val="ListParagraph"/>
        <w:numPr>
          <w:ilvl w:val="0"/>
          <w:numId w:val="10"/>
        </w:num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 xml:space="preserve">Subsistent farmer </w:t>
      </w:r>
      <w:sdt>
        <w:sdtPr>
          <w:rPr>
            <w:rFonts w:ascii="Times New Roman" w:hAnsi="Times New Roman" w:cs="Times New Roman"/>
            <w:sz w:val="24"/>
            <w:szCs w:val="24"/>
          </w:rPr>
          <w:id w:val="-342619467"/>
          <w14:checkbox>
            <w14:checked w14:val="0"/>
            <w14:checkedState w14:val="2612" w14:font="MS Gothic"/>
            <w14:uncheckedState w14:val="2610" w14:font="MS Gothic"/>
          </w14:checkbox>
        </w:sdtPr>
        <w:sdtEndPr/>
        <w:sdtContent>
          <w:r w:rsidRPr="000A54A5">
            <w:rPr>
              <w:rFonts w:ascii="Segoe UI Symbol" w:eastAsia="MS Gothic" w:hAnsi="Segoe UI Symbol" w:cs="Segoe UI Symbol"/>
              <w:sz w:val="24"/>
              <w:szCs w:val="24"/>
            </w:rPr>
            <w:t>☐</w:t>
          </w:r>
        </w:sdtContent>
      </w:sdt>
    </w:p>
    <w:p w14:paraId="573DE25E" w14:textId="77777777" w:rsidR="005B2026" w:rsidRPr="000A54A5" w:rsidRDefault="005B2026" w:rsidP="00CB4EC4">
      <w:pPr>
        <w:pStyle w:val="ListParagraph"/>
        <w:numPr>
          <w:ilvl w:val="0"/>
          <w:numId w:val="10"/>
        </w:num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 xml:space="preserve">Commercial farmer </w:t>
      </w:r>
      <w:sdt>
        <w:sdtPr>
          <w:rPr>
            <w:rFonts w:ascii="Times New Roman" w:hAnsi="Times New Roman" w:cs="Times New Roman"/>
            <w:sz w:val="24"/>
            <w:szCs w:val="24"/>
          </w:rPr>
          <w:id w:val="-1394648438"/>
          <w14:checkbox>
            <w14:checked w14:val="0"/>
            <w14:checkedState w14:val="2612" w14:font="MS Gothic"/>
            <w14:uncheckedState w14:val="2610" w14:font="MS Gothic"/>
          </w14:checkbox>
        </w:sdtPr>
        <w:sdtEndPr/>
        <w:sdtContent>
          <w:r w:rsidRPr="000A54A5">
            <w:rPr>
              <w:rFonts w:ascii="Segoe UI Symbol" w:eastAsia="MS Gothic" w:hAnsi="Segoe UI Symbol" w:cs="Segoe UI Symbol"/>
              <w:sz w:val="24"/>
              <w:szCs w:val="24"/>
            </w:rPr>
            <w:t>☐</w:t>
          </w:r>
        </w:sdtContent>
      </w:sdt>
    </w:p>
    <w:p w14:paraId="7C221DB1" w14:textId="77777777" w:rsidR="005B2026" w:rsidRPr="000A54A5" w:rsidRDefault="005B2026" w:rsidP="005B2026">
      <w:p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Q4. For how long have you been farming?</w:t>
      </w:r>
    </w:p>
    <w:p w14:paraId="43D9FE92" w14:textId="77777777" w:rsidR="005B2026" w:rsidRPr="000A54A5" w:rsidRDefault="005B2026" w:rsidP="00CB4EC4">
      <w:pPr>
        <w:pStyle w:val="ListParagraph"/>
        <w:numPr>
          <w:ilvl w:val="0"/>
          <w:numId w:val="11"/>
        </w:num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 xml:space="preserve">1 year - 5 years     </w:t>
      </w:r>
      <w:sdt>
        <w:sdtPr>
          <w:rPr>
            <w:rFonts w:ascii="Times New Roman" w:hAnsi="Times New Roman" w:cs="Times New Roman"/>
            <w:sz w:val="24"/>
            <w:szCs w:val="24"/>
          </w:rPr>
          <w:id w:val="-84453788"/>
          <w14:checkbox>
            <w14:checked w14:val="0"/>
            <w14:checkedState w14:val="2612" w14:font="MS Gothic"/>
            <w14:uncheckedState w14:val="2610" w14:font="MS Gothic"/>
          </w14:checkbox>
        </w:sdtPr>
        <w:sdtEndPr/>
        <w:sdtContent>
          <w:r w:rsidRPr="000A54A5">
            <w:rPr>
              <w:rFonts w:ascii="Segoe UI Symbol" w:eastAsia="MS Gothic" w:hAnsi="Segoe UI Symbol" w:cs="Segoe UI Symbol"/>
              <w:sz w:val="24"/>
              <w:szCs w:val="24"/>
            </w:rPr>
            <w:t>☐</w:t>
          </w:r>
        </w:sdtContent>
      </w:sdt>
    </w:p>
    <w:p w14:paraId="1D07F6D7" w14:textId="77777777" w:rsidR="005B2026" w:rsidRPr="000A54A5" w:rsidRDefault="005B2026" w:rsidP="00CB4EC4">
      <w:pPr>
        <w:pStyle w:val="ListParagraph"/>
        <w:numPr>
          <w:ilvl w:val="0"/>
          <w:numId w:val="11"/>
        </w:num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 xml:space="preserve">6 years – 10 years  </w:t>
      </w:r>
      <w:sdt>
        <w:sdtPr>
          <w:rPr>
            <w:rFonts w:ascii="Times New Roman" w:hAnsi="Times New Roman" w:cs="Times New Roman"/>
            <w:sz w:val="24"/>
            <w:szCs w:val="24"/>
          </w:rPr>
          <w:id w:val="566387199"/>
          <w14:checkbox>
            <w14:checked w14:val="0"/>
            <w14:checkedState w14:val="2612" w14:font="MS Gothic"/>
            <w14:uncheckedState w14:val="2610" w14:font="MS Gothic"/>
          </w14:checkbox>
        </w:sdtPr>
        <w:sdtEndPr/>
        <w:sdtContent>
          <w:r w:rsidRPr="000A54A5">
            <w:rPr>
              <w:rFonts w:ascii="Segoe UI Symbol" w:eastAsia="MS Gothic" w:hAnsi="Segoe UI Symbol" w:cs="Segoe UI Symbol"/>
              <w:sz w:val="24"/>
              <w:szCs w:val="24"/>
            </w:rPr>
            <w:t>☐</w:t>
          </w:r>
        </w:sdtContent>
      </w:sdt>
    </w:p>
    <w:p w14:paraId="55955ABD" w14:textId="77777777" w:rsidR="005B2026" w:rsidRPr="000A54A5" w:rsidRDefault="005B2026" w:rsidP="00CB4EC4">
      <w:pPr>
        <w:pStyle w:val="ListParagraph"/>
        <w:numPr>
          <w:ilvl w:val="0"/>
          <w:numId w:val="11"/>
        </w:num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 xml:space="preserve">11years – 20years     </w:t>
      </w:r>
      <w:sdt>
        <w:sdtPr>
          <w:rPr>
            <w:rFonts w:ascii="Times New Roman" w:hAnsi="Times New Roman" w:cs="Times New Roman"/>
            <w:sz w:val="24"/>
            <w:szCs w:val="24"/>
          </w:rPr>
          <w:id w:val="1267582674"/>
          <w14:checkbox>
            <w14:checked w14:val="0"/>
            <w14:checkedState w14:val="2612" w14:font="MS Gothic"/>
            <w14:uncheckedState w14:val="2610" w14:font="MS Gothic"/>
          </w14:checkbox>
        </w:sdtPr>
        <w:sdtEndPr/>
        <w:sdtContent>
          <w:r w:rsidRPr="000A54A5">
            <w:rPr>
              <w:rFonts w:ascii="Segoe UI Symbol" w:eastAsia="MS Gothic" w:hAnsi="Segoe UI Symbol" w:cs="Segoe UI Symbol"/>
              <w:sz w:val="24"/>
              <w:szCs w:val="24"/>
            </w:rPr>
            <w:t>☐</w:t>
          </w:r>
        </w:sdtContent>
      </w:sdt>
    </w:p>
    <w:p w14:paraId="5DC6ED2F" w14:textId="77777777" w:rsidR="005B2026" w:rsidRPr="000A54A5" w:rsidRDefault="005B2026" w:rsidP="00CB4EC4">
      <w:pPr>
        <w:pStyle w:val="ListParagraph"/>
        <w:numPr>
          <w:ilvl w:val="0"/>
          <w:numId w:val="11"/>
        </w:num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 xml:space="preserve">More than 20Years   </w:t>
      </w:r>
      <w:sdt>
        <w:sdtPr>
          <w:rPr>
            <w:rFonts w:ascii="Times New Roman" w:hAnsi="Times New Roman" w:cs="Times New Roman"/>
            <w:sz w:val="24"/>
            <w:szCs w:val="24"/>
          </w:rPr>
          <w:id w:val="-510833426"/>
          <w14:checkbox>
            <w14:checked w14:val="0"/>
            <w14:checkedState w14:val="2612" w14:font="MS Gothic"/>
            <w14:uncheckedState w14:val="2610" w14:font="MS Gothic"/>
          </w14:checkbox>
        </w:sdtPr>
        <w:sdtEndPr/>
        <w:sdtContent>
          <w:r w:rsidRPr="000A54A5">
            <w:rPr>
              <w:rFonts w:ascii="Segoe UI Symbol" w:eastAsia="MS Gothic" w:hAnsi="Segoe UI Symbol" w:cs="Segoe UI Symbol"/>
              <w:sz w:val="24"/>
              <w:szCs w:val="24"/>
            </w:rPr>
            <w:t>☐</w:t>
          </w:r>
        </w:sdtContent>
      </w:sdt>
    </w:p>
    <w:p w14:paraId="33860CD3" w14:textId="77777777" w:rsidR="005B2026" w:rsidRPr="000A54A5" w:rsidRDefault="005B2026" w:rsidP="005B2026">
      <w:p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Q5. Which method of farming do you use?</w:t>
      </w:r>
    </w:p>
    <w:p w14:paraId="38A6D1F2" w14:textId="555FC918" w:rsidR="005B2026" w:rsidRPr="000A54A5" w:rsidRDefault="005B2026" w:rsidP="00CB4EC4">
      <w:pPr>
        <w:pStyle w:val="ListParagraph"/>
        <w:numPr>
          <w:ilvl w:val="0"/>
          <w:numId w:val="9"/>
        </w:num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Traditional methods of farming</w:t>
      </w:r>
      <w:ins w:id="147" w:author="Pukuta Mwanza" w:date="2022-08-05T17:44:00Z">
        <w:r w:rsidR="00585B41">
          <w:rPr>
            <w:rFonts w:ascii="Times New Roman" w:hAnsi="Times New Roman" w:cs="Times New Roman"/>
            <w:sz w:val="24"/>
            <w:szCs w:val="24"/>
          </w:rPr>
          <w:t xml:space="preserve"> </w:t>
        </w:r>
      </w:ins>
      <w:r w:rsidRPr="000A54A5">
        <w:rPr>
          <w:rFonts w:ascii="Times New Roman" w:hAnsi="Times New Roman" w:cs="Times New Roman"/>
          <w:sz w:val="24"/>
          <w:szCs w:val="24"/>
        </w:rPr>
        <w:t>(cattle, ploughs</w:t>
      </w:r>
      <w:del w:id="148" w:author="Pukuta Mwanza" w:date="2022-08-05T17:44:00Z">
        <w:r w:rsidRPr="000A54A5" w:rsidDel="00585B41">
          <w:rPr>
            <w:rFonts w:ascii="Times New Roman" w:hAnsi="Times New Roman" w:cs="Times New Roman"/>
            <w:sz w:val="24"/>
            <w:szCs w:val="24"/>
          </w:rPr>
          <w:delText xml:space="preserve"> </w:delText>
        </w:r>
      </w:del>
      <w:r w:rsidRPr="000A54A5">
        <w:rPr>
          <w:rFonts w:ascii="Times New Roman" w:hAnsi="Times New Roman" w:cs="Times New Roman"/>
          <w:sz w:val="24"/>
          <w:szCs w:val="24"/>
        </w:rPr>
        <w:t>)</w:t>
      </w:r>
      <w:sdt>
        <w:sdtPr>
          <w:rPr>
            <w:rFonts w:ascii="Times New Roman" w:hAnsi="Times New Roman" w:cs="Times New Roman"/>
            <w:sz w:val="24"/>
            <w:szCs w:val="24"/>
          </w:rPr>
          <w:id w:val="1702587663"/>
          <w14:checkbox>
            <w14:checked w14:val="0"/>
            <w14:checkedState w14:val="2612" w14:font="MS Gothic"/>
            <w14:uncheckedState w14:val="2610" w14:font="MS Gothic"/>
          </w14:checkbox>
        </w:sdtPr>
        <w:sdtEndPr/>
        <w:sdtContent>
          <w:r w:rsidRPr="000A54A5">
            <w:rPr>
              <w:rFonts w:ascii="Segoe UI Symbol" w:eastAsia="MS Gothic" w:hAnsi="Segoe UI Symbol" w:cs="Segoe UI Symbol"/>
              <w:sz w:val="24"/>
              <w:szCs w:val="24"/>
            </w:rPr>
            <w:t>☐</w:t>
          </w:r>
        </w:sdtContent>
      </w:sdt>
    </w:p>
    <w:p w14:paraId="72D0FBD7" w14:textId="77777777" w:rsidR="005B2026" w:rsidRPr="000A54A5" w:rsidRDefault="005B2026" w:rsidP="00CB4EC4">
      <w:pPr>
        <w:pStyle w:val="ListParagraph"/>
        <w:numPr>
          <w:ilvl w:val="0"/>
          <w:numId w:val="9"/>
        </w:num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 xml:space="preserve">Mechanized equipment </w:t>
      </w:r>
      <w:sdt>
        <w:sdtPr>
          <w:rPr>
            <w:rFonts w:ascii="Times New Roman" w:hAnsi="Times New Roman" w:cs="Times New Roman"/>
            <w:sz w:val="24"/>
            <w:szCs w:val="24"/>
          </w:rPr>
          <w:id w:val="575024410"/>
          <w14:checkbox>
            <w14:checked w14:val="0"/>
            <w14:checkedState w14:val="2612" w14:font="MS Gothic"/>
            <w14:uncheckedState w14:val="2610" w14:font="MS Gothic"/>
          </w14:checkbox>
        </w:sdtPr>
        <w:sdtEndPr/>
        <w:sdtContent>
          <w:r w:rsidRPr="000A54A5">
            <w:rPr>
              <w:rFonts w:ascii="Segoe UI Symbol" w:eastAsia="MS Gothic" w:hAnsi="Segoe UI Symbol" w:cs="Segoe UI Symbol"/>
              <w:sz w:val="24"/>
              <w:szCs w:val="24"/>
            </w:rPr>
            <w:t>☐</w:t>
          </w:r>
        </w:sdtContent>
      </w:sdt>
    </w:p>
    <w:p w14:paraId="565A5985" w14:textId="77777777" w:rsidR="005B2026" w:rsidRPr="000A54A5" w:rsidRDefault="005B2026" w:rsidP="00CB4EC4">
      <w:pPr>
        <w:pStyle w:val="ListParagraph"/>
        <w:numPr>
          <w:ilvl w:val="0"/>
          <w:numId w:val="9"/>
        </w:num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 xml:space="preserve">Both of the above    </w:t>
      </w:r>
      <w:sdt>
        <w:sdtPr>
          <w:rPr>
            <w:rFonts w:ascii="Times New Roman" w:hAnsi="Times New Roman" w:cs="Times New Roman"/>
            <w:sz w:val="24"/>
            <w:szCs w:val="24"/>
          </w:rPr>
          <w:id w:val="97535752"/>
          <w14:checkbox>
            <w14:checked w14:val="0"/>
            <w14:checkedState w14:val="2612" w14:font="MS Gothic"/>
            <w14:uncheckedState w14:val="2610" w14:font="MS Gothic"/>
          </w14:checkbox>
        </w:sdtPr>
        <w:sdtEndPr/>
        <w:sdtContent>
          <w:r w:rsidRPr="000A54A5">
            <w:rPr>
              <w:rFonts w:ascii="Segoe UI Symbol" w:eastAsia="MS Gothic" w:hAnsi="Segoe UI Symbol" w:cs="Segoe UI Symbol"/>
              <w:sz w:val="24"/>
              <w:szCs w:val="24"/>
            </w:rPr>
            <w:t>☐</w:t>
          </w:r>
        </w:sdtContent>
      </w:sdt>
    </w:p>
    <w:p w14:paraId="63292B3D" w14:textId="530B05CA" w:rsidR="005B2026" w:rsidRPr="000A54A5" w:rsidRDefault="005B2026" w:rsidP="005B2026">
      <w:p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 xml:space="preserve">Q6. </w:t>
      </w:r>
      <w:r w:rsidR="00FF4D14" w:rsidRPr="000A54A5">
        <w:rPr>
          <w:rFonts w:ascii="Times New Roman" w:hAnsi="Times New Roman" w:cs="Times New Roman"/>
          <w:sz w:val="24"/>
          <w:szCs w:val="24"/>
        </w:rPr>
        <w:t xml:space="preserve"> </w:t>
      </w:r>
      <w:r w:rsidR="00513810" w:rsidRPr="000A54A5">
        <w:rPr>
          <w:rFonts w:ascii="Times New Roman" w:hAnsi="Times New Roman" w:cs="Times New Roman"/>
          <w:sz w:val="24"/>
          <w:szCs w:val="24"/>
        </w:rPr>
        <w:t>How</w:t>
      </w:r>
      <w:r w:rsidR="00FF4D14" w:rsidRPr="000A54A5">
        <w:rPr>
          <w:rFonts w:ascii="Times New Roman" w:hAnsi="Times New Roman" w:cs="Times New Roman"/>
          <w:sz w:val="24"/>
          <w:szCs w:val="24"/>
        </w:rPr>
        <w:t xml:space="preserve"> profitable</w:t>
      </w:r>
      <w:r w:rsidR="004D7EB3" w:rsidRPr="000A54A5">
        <w:rPr>
          <w:rFonts w:ascii="Times New Roman" w:hAnsi="Times New Roman" w:cs="Times New Roman"/>
          <w:sz w:val="24"/>
          <w:szCs w:val="24"/>
        </w:rPr>
        <w:t xml:space="preserve">, </w:t>
      </w:r>
      <w:r w:rsidR="00CC2F0E" w:rsidRPr="000A54A5">
        <w:rPr>
          <w:rFonts w:ascii="Times New Roman" w:hAnsi="Times New Roman" w:cs="Times New Roman"/>
          <w:sz w:val="24"/>
          <w:szCs w:val="24"/>
        </w:rPr>
        <w:t>e</w:t>
      </w:r>
      <w:r w:rsidRPr="000A54A5">
        <w:rPr>
          <w:rFonts w:ascii="Times New Roman" w:hAnsi="Times New Roman" w:cs="Times New Roman"/>
          <w:sz w:val="24"/>
          <w:szCs w:val="24"/>
        </w:rPr>
        <w:t xml:space="preserve">fficient </w:t>
      </w:r>
      <w:r w:rsidR="00E10F41" w:rsidRPr="000A54A5">
        <w:rPr>
          <w:rFonts w:ascii="Times New Roman" w:hAnsi="Times New Roman" w:cs="Times New Roman"/>
          <w:sz w:val="24"/>
          <w:szCs w:val="24"/>
        </w:rPr>
        <w:t>or</w:t>
      </w:r>
      <w:r w:rsidR="00FF4D14" w:rsidRPr="000A54A5">
        <w:rPr>
          <w:rFonts w:ascii="Times New Roman" w:hAnsi="Times New Roman" w:cs="Times New Roman"/>
          <w:sz w:val="24"/>
          <w:szCs w:val="24"/>
        </w:rPr>
        <w:t xml:space="preserve"> productive is</w:t>
      </w:r>
      <w:r w:rsidRPr="000A54A5">
        <w:rPr>
          <w:rFonts w:ascii="Times New Roman" w:hAnsi="Times New Roman" w:cs="Times New Roman"/>
          <w:sz w:val="24"/>
          <w:szCs w:val="24"/>
        </w:rPr>
        <w:t xml:space="preserve"> your current method of farming?</w:t>
      </w:r>
    </w:p>
    <w:p w14:paraId="4A039621" w14:textId="77777777" w:rsidR="00513810" w:rsidRPr="000A54A5" w:rsidRDefault="00513810" w:rsidP="005B2026">
      <w:pPr>
        <w:spacing w:line="276" w:lineRule="auto"/>
        <w:jc w:val="both"/>
        <w:rPr>
          <w:rFonts w:ascii="Times New Roman" w:hAnsi="Times New Roman" w:cs="Times New Roman"/>
          <w:sz w:val="24"/>
          <w:szCs w:val="24"/>
        </w:rPr>
      </w:pPr>
    </w:p>
    <w:p w14:paraId="2B8C7E57" w14:textId="5735E79F" w:rsidR="005B2026" w:rsidRPr="000A54A5" w:rsidRDefault="00513810" w:rsidP="005B2026">
      <w:p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 xml:space="preserve">        ---------------------------------------------------------------------------------------------</w:t>
      </w:r>
    </w:p>
    <w:p w14:paraId="06A341E4" w14:textId="12045786" w:rsidR="00513810" w:rsidRPr="000A54A5" w:rsidRDefault="00513810" w:rsidP="005B2026">
      <w:p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 xml:space="preserve">        </w:t>
      </w:r>
      <w:r w:rsidR="00A51760" w:rsidRPr="000A54A5">
        <w:rPr>
          <w:rFonts w:ascii="Times New Roman" w:hAnsi="Times New Roman" w:cs="Times New Roman"/>
          <w:sz w:val="24"/>
          <w:szCs w:val="24"/>
        </w:rPr>
        <w:t>--------------------------------------------------------------------------------------------</w:t>
      </w:r>
    </w:p>
    <w:p w14:paraId="40236965" w14:textId="752E173F" w:rsidR="00513810" w:rsidRPr="000A54A5" w:rsidRDefault="00513810" w:rsidP="005B2026">
      <w:p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 xml:space="preserve">        ----------------------------------------------------------------------------------------------</w:t>
      </w:r>
    </w:p>
    <w:p w14:paraId="47D7A6F9" w14:textId="77777777" w:rsidR="005B2026" w:rsidRPr="000A54A5" w:rsidRDefault="005B2026" w:rsidP="005B2026">
      <w:p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Q7. Are you satisfied with your current farming methods?</w:t>
      </w:r>
    </w:p>
    <w:p w14:paraId="372D7EBE" w14:textId="77777777" w:rsidR="005B2026" w:rsidRPr="000A54A5" w:rsidRDefault="005B2026" w:rsidP="00CB4EC4">
      <w:pPr>
        <w:pStyle w:val="ListParagraph"/>
        <w:numPr>
          <w:ilvl w:val="0"/>
          <w:numId w:val="12"/>
        </w:num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 xml:space="preserve">yes  </w:t>
      </w:r>
      <w:sdt>
        <w:sdtPr>
          <w:rPr>
            <w:rFonts w:ascii="Times New Roman" w:hAnsi="Times New Roman" w:cs="Times New Roman"/>
            <w:sz w:val="24"/>
            <w:szCs w:val="24"/>
          </w:rPr>
          <w:id w:val="35245271"/>
          <w14:checkbox>
            <w14:checked w14:val="0"/>
            <w14:checkedState w14:val="2612" w14:font="MS Gothic"/>
            <w14:uncheckedState w14:val="2610" w14:font="MS Gothic"/>
          </w14:checkbox>
        </w:sdtPr>
        <w:sdtEndPr/>
        <w:sdtContent>
          <w:r w:rsidRPr="000A54A5">
            <w:rPr>
              <w:rFonts w:ascii="Segoe UI Symbol" w:eastAsia="MS Gothic" w:hAnsi="Segoe UI Symbol" w:cs="Segoe UI Symbol"/>
              <w:sz w:val="24"/>
              <w:szCs w:val="24"/>
            </w:rPr>
            <w:t>☐</w:t>
          </w:r>
        </w:sdtContent>
      </w:sdt>
    </w:p>
    <w:p w14:paraId="67640228" w14:textId="77777777" w:rsidR="005B2026" w:rsidRPr="000A54A5" w:rsidRDefault="005B2026" w:rsidP="00CB4EC4">
      <w:pPr>
        <w:pStyle w:val="ListParagraph"/>
        <w:numPr>
          <w:ilvl w:val="0"/>
          <w:numId w:val="12"/>
        </w:num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 xml:space="preserve">no    </w:t>
      </w:r>
      <w:sdt>
        <w:sdtPr>
          <w:rPr>
            <w:rFonts w:ascii="Times New Roman" w:hAnsi="Times New Roman" w:cs="Times New Roman"/>
            <w:sz w:val="24"/>
            <w:szCs w:val="24"/>
          </w:rPr>
          <w:id w:val="-1777020968"/>
          <w14:checkbox>
            <w14:checked w14:val="0"/>
            <w14:checkedState w14:val="2612" w14:font="MS Gothic"/>
            <w14:uncheckedState w14:val="2610" w14:font="MS Gothic"/>
          </w14:checkbox>
        </w:sdtPr>
        <w:sdtEndPr/>
        <w:sdtContent>
          <w:r w:rsidRPr="000A54A5">
            <w:rPr>
              <w:rFonts w:ascii="Segoe UI Symbol" w:eastAsia="MS Gothic" w:hAnsi="Segoe UI Symbol" w:cs="Segoe UI Symbol"/>
              <w:sz w:val="24"/>
              <w:szCs w:val="24"/>
            </w:rPr>
            <w:t>☐</w:t>
          </w:r>
        </w:sdtContent>
      </w:sdt>
    </w:p>
    <w:p w14:paraId="02B3AF26" w14:textId="4733067E" w:rsidR="005B2026" w:rsidRPr="000A54A5" w:rsidRDefault="00E85C6B" w:rsidP="005B2026">
      <w:p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Q8. If no, w</w:t>
      </w:r>
      <w:r w:rsidR="005B2026" w:rsidRPr="000A54A5">
        <w:rPr>
          <w:rFonts w:ascii="Times New Roman" w:hAnsi="Times New Roman" w:cs="Times New Roman"/>
          <w:sz w:val="24"/>
          <w:szCs w:val="24"/>
        </w:rPr>
        <w:t>hich farming method would you prefer to use</w:t>
      </w:r>
      <w:r w:rsidR="00D37050" w:rsidRPr="000A54A5">
        <w:rPr>
          <w:rFonts w:ascii="Times New Roman" w:hAnsi="Times New Roman" w:cs="Times New Roman"/>
          <w:sz w:val="24"/>
          <w:szCs w:val="24"/>
        </w:rPr>
        <w:t xml:space="preserve"> and why</w:t>
      </w:r>
      <w:r w:rsidR="005B2026" w:rsidRPr="000A54A5">
        <w:rPr>
          <w:rFonts w:ascii="Times New Roman" w:hAnsi="Times New Roman" w:cs="Times New Roman"/>
          <w:sz w:val="24"/>
          <w:szCs w:val="24"/>
        </w:rPr>
        <w:t>?</w:t>
      </w:r>
    </w:p>
    <w:p w14:paraId="4252E686" w14:textId="56B27F33" w:rsidR="005B2026" w:rsidRPr="000A54A5" w:rsidRDefault="005B2026" w:rsidP="00CB4EC4">
      <w:pPr>
        <w:pStyle w:val="ListParagraph"/>
        <w:numPr>
          <w:ilvl w:val="0"/>
          <w:numId w:val="15"/>
        </w:num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Traditional methods of farming</w:t>
      </w:r>
      <w:ins w:id="149" w:author="Pukuta Mwanza" w:date="2022-08-05T17:44:00Z">
        <w:r w:rsidR="00585B41">
          <w:rPr>
            <w:rFonts w:ascii="Times New Roman" w:hAnsi="Times New Roman" w:cs="Times New Roman"/>
            <w:sz w:val="24"/>
            <w:szCs w:val="24"/>
          </w:rPr>
          <w:t xml:space="preserve"> </w:t>
        </w:r>
      </w:ins>
      <w:r w:rsidRPr="000A54A5">
        <w:rPr>
          <w:rFonts w:ascii="Times New Roman" w:hAnsi="Times New Roman" w:cs="Times New Roman"/>
          <w:sz w:val="24"/>
          <w:szCs w:val="24"/>
        </w:rPr>
        <w:t>(cattle, ploughs</w:t>
      </w:r>
      <w:del w:id="150" w:author="Pukuta Mwanza" w:date="2022-08-05T17:44:00Z">
        <w:r w:rsidRPr="000A54A5" w:rsidDel="00585B41">
          <w:rPr>
            <w:rFonts w:ascii="Times New Roman" w:hAnsi="Times New Roman" w:cs="Times New Roman"/>
            <w:sz w:val="24"/>
            <w:szCs w:val="24"/>
          </w:rPr>
          <w:delText xml:space="preserve"> </w:delText>
        </w:r>
      </w:del>
      <w:r w:rsidRPr="000A54A5">
        <w:rPr>
          <w:rFonts w:ascii="Times New Roman" w:hAnsi="Times New Roman" w:cs="Times New Roman"/>
          <w:sz w:val="24"/>
          <w:szCs w:val="24"/>
        </w:rPr>
        <w:t>)</w:t>
      </w:r>
      <w:sdt>
        <w:sdtPr>
          <w:rPr>
            <w:rFonts w:ascii="Times New Roman" w:hAnsi="Times New Roman" w:cs="Times New Roman"/>
            <w:sz w:val="24"/>
            <w:szCs w:val="24"/>
          </w:rPr>
          <w:id w:val="-1440448879"/>
          <w14:checkbox>
            <w14:checked w14:val="0"/>
            <w14:checkedState w14:val="2612" w14:font="MS Gothic"/>
            <w14:uncheckedState w14:val="2610" w14:font="MS Gothic"/>
          </w14:checkbox>
        </w:sdtPr>
        <w:sdtEndPr/>
        <w:sdtContent>
          <w:r w:rsidRPr="000A54A5">
            <w:rPr>
              <w:rFonts w:ascii="Segoe UI Symbol" w:eastAsia="MS Gothic" w:hAnsi="Segoe UI Symbol" w:cs="Segoe UI Symbol"/>
              <w:sz w:val="24"/>
              <w:szCs w:val="24"/>
            </w:rPr>
            <w:t>☐</w:t>
          </w:r>
        </w:sdtContent>
      </w:sdt>
    </w:p>
    <w:p w14:paraId="0162727C" w14:textId="77777777" w:rsidR="005B2026" w:rsidRPr="000A54A5" w:rsidRDefault="005B2026" w:rsidP="00CB4EC4">
      <w:pPr>
        <w:pStyle w:val="ListParagraph"/>
        <w:numPr>
          <w:ilvl w:val="0"/>
          <w:numId w:val="15"/>
        </w:num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 xml:space="preserve">Mechanized equipment </w:t>
      </w:r>
      <w:sdt>
        <w:sdtPr>
          <w:rPr>
            <w:rFonts w:ascii="Times New Roman" w:hAnsi="Times New Roman" w:cs="Times New Roman"/>
            <w:sz w:val="24"/>
            <w:szCs w:val="24"/>
          </w:rPr>
          <w:id w:val="-340087130"/>
          <w14:checkbox>
            <w14:checked w14:val="0"/>
            <w14:checkedState w14:val="2612" w14:font="MS Gothic"/>
            <w14:uncheckedState w14:val="2610" w14:font="MS Gothic"/>
          </w14:checkbox>
        </w:sdtPr>
        <w:sdtEndPr/>
        <w:sdtContent>
          <w:r w:rsidRPr="000A54A5">
            <w:rPr>
              <w:rFonts w:ascii="Segoe UI Symbol" w:eastAsia="MS Gothic" w:hAnsi="Segoe UI Symbol" w:cs="Segoe UI Symbol"/>
              <w:sz w:val="24"/>
              <w:szCs w:val="24"/>
            </w:rPr>
            <w:t>☐</w:t>
          </w:r>
        </w:sdtContent>
      </w:sdt>
    </w:p>
    <w:p w14:paraId="23E0AEA7" w14:textId="446B717B" w:rsidR="00CE1B2C" w:rsidRPr="000A54A5" w:rsidRDefault="00CE1B2C" w:rsidP="00CE1B2C">
      <w:pPr>
        <w:spacing w:line="276" w:lineRule="auto"/>
        <w:ind w:left="720"/>
        <w:jc w:val="both"/>
        <w:rPr>
          <w:rFonts w:ascii="Times New Roman" w:hAnsi="Times New Roman" w:cs="Times New Roman"/>
          <w:sz w:val="24"/>
          <w:szCs w:val="24"/>
        </w:rPr>
      </w:pPr>
      <w:r w:rsidRPr="000A54A5">
        <w:rPr>
          <w:rFonts w:ascii="Times New Roman" w:hAnsi="Times New Roman" w:cs="Times New Roman"/>
          <w:sz w:val="24"/>
          <w:szCs w:val="24"/>
        </w:rPr>
        <w:t>Why?</w:t>
      </w:r>
    </w:p>
    <w:p w14:paraId="5B63BD05" w14:textId="77777777" w:rsidR="00CE1B2C" w:rsidRPr="000A54A5" w:rsidRDefault="00CE1B2C" w:rsidP="00CE1B2C">
      <w:pPr>
        <w:pBdr>
          <w:bottom w:val="single" w:sz="6" w:space="1" w:color="auto"/>
        </w:pBdr>
        <w:spacing w:line="276" w:lineRule="auto"/>
        <w:ind w:left="720"/>
        <w:jc w:val="both"/>
        <w:rPr>
          <w:rFonts w:ascii="Times New Roman" w:hAnsi="Times New Roman" w:cs="Times New Roman"/>
          <w:sz w:val="24"/>
          <w:szCs w:val="24"/>
        </w:rPr>
      </w:pPr>
    </w:p>
    <w:p w14:paraId="32DB8B52" w14:textId="7C628FE1" w:rsidR="00CE1B2C" w:rsidRPr="000A54A5" w:rsidRDefault="00CE1B2C" w:rsidP="00CE1B2C">
      <w:pPr>
        <w:spacing w:line="276" w:lineRule="auto"/>
        <w:ind w:left="720"/>
        <w:jc w:val="both"/>
        <w:rPr>
          <w:rFonts w:ascii="Times New Roman" w:hAnsi="Times New Roman" w:cs="Times New Roman"/>
          <w:sz w:val="24"/>
          <w:szCs w:val="24"/>
        </w:rPr>
      </w:pPr>
    </w:p>
    <w:p w14:paraId="5B6520B9" w14:textId="51A52EB3" w:rsidR="00635DA9" w:rsidRPr="000A54A5" w:rsidRDefault="00635DA9" w:rsidP="00CE1B2C">
      <w:pPr>
        <w:spacing w:line="276" w:lineRule="auto"/>
        <w:ind w:left="720"/>
        <w:jc w:val="both"/>
        <w:rPr>
          <w:rFonts w:ascii="Times New Roman" w:hAnsi="Times New Roman" w:cs="Times New Roman"/>
          <w:sz w:val="24"/>
          <w:szCs w:val="24"/>
        </w:rPr>
      </w:pPr>
      <w:r w:rsidRPr="000A54A5">
        <w:rPr>
          <w:rFonts w:ascii="Times New Roman" w:hAnsi="Times New Roman" w:cs="Times New Roman"/>
          <w:sz w:val="24"/>
          <w:szCs w:val="24"/>
        </w:rPr>
        <w:lastRenderedPageBreak/>
        <w:t>-------------------------------------------------------------------------------------------------------</w:t>
      </w:r>
    </w:p>
    <w:p w14:paraId="38CEB452" w14:textId="77777777" w:rsidR="005B2026" w:rsidRPr="000A54A5" w:rsidRDefault="005B2026" w:rsidP="005B2026">
      <w:p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 xml:space="preserve">Q9.  If you could afford it, would you switch to mechanised methods of farming?  </w:t>
      </w:r>
    </w:p>
    <w:p w14:paraId="6CE88D3F" w14:textId="77777777" w:rsidR="005B2026" w:rsidRPr="000A54A5" w:rsidRDefault="005B2026" w:rsidP="00CB4EC4">
      <w:pPr>
        <w:pStyle w:val="ListParagraph"/>
        <w:numPr>
          <w:ilvl w:val="0"/>
          <w:numId w:val="13"/>
        </w:num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 xml:space="preserve">Yes  </w:t>
      </w:r>
      <w:sdt>
        <w:sdtPr>
          <w:rPr>
            <w:rFonts w:ascii="Times New Roman" w:hAnsi="Times New Roman" w:cs="Times New Roman"/>
            <w:sz w:val="24"/>
            <w:szCs w:val="24"/>
          </w:rPr>
          <w:id w:val="-1068187609"/>
          <w14:checkbox>
            <w14:checked w14:val="0"/>
            <w14:checkedState w14:val="2612" w14:font="MS Gothic"/>
            <w14:uncheckedState w14:val="2610" w14:font="MS Gothic"/>
          </w14:checkbox>
        </w:sdtPr>
        <w:sdtEndPr/>
        <w:sdtContent>
          <w:r w:rsidRPr="000A54A5">
            <w:rPr>
              <w:rFonts w:ascii="Segoe UI Symbol" w:eastAsia="MS Gothic" w:hAnsi="Segoe UI Symbol" w:cs="Segoe UI Symbol"/>
              <w:sz w:val="24"/>
              <w:szCs w:val="24"/>
            </w:rPr>
            <w:t>☐</w:t>
          </w:r>
        </w:sdtContent>
      </w:sdt>
    </w:p>
    <w:p w14:paraId="307F9EED" w14:textId="77777777" w:rsidR="005B2026" w:rsidRPr="000A54A5" w:rsidRDefault="005B2026" w:rsidP="00CB4EC4">
      <w:pPr>
        <w:pStyle w:val="ListParagraph"/>
        <w:numPr>
          <w:ilvl w:val="0"/>
          <w:numId w:val="13"/>
        </w:num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 xml:space="preserve">No   </w:t>
      </w:r>
      <w:sdt>
        <w:sdtPr>
          <w:rPr>
            <w:rFonts w:ascii="Times New Roman" w:hAnsi="Times New Roman" w:cs="Times New Roman"/>
            <w:sz w:val="24"/>
            <w:szCs w:val="24"/>
          </w:rPr>
          <w:id w:val="665670850"/>
          <w14:checkbox>
            <w14:checked w14:val="0"/>
            <w14:checkedState w14:val="2612" w14:font="MS Gothic"/>
            <w14:uncheckedState w14:val="2610" w14:font="MS Gothic"/>
          </w14:checkbox>
        </w:sdtPr>
        <w:sdtEndPr/>
        <w:sdtContent>
          <w:r w:rsidRPr="000A54A5">
            <w:rPr>
              <w:rFonts w:ascii="Segoe UI Symbol" w:eastAsia="MS Gothic" w:hAnsi="Segoe UI Symbol" w:cs="Segoe UI Symbol"/>
              <w:sz w:val="24"/>
              <w:szCs w:val="24"/>
            </w:rPr>
            <w:t>☐</w:t>
          </w:r>
        </w:sdtContent>
      </w:sdt>
    </w:p>
    <w:p w14:paraId="2B00B973" w14:textId="77777777" w:rsidR="005B2026" w:rsidRPr="000A54A5" w:rsidRDefault="005B2026" w:rsidP="005B2026">
      <w:p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 xml:space="preserve">Q10. If you could, would you use an online system to get farm equipment for hire at an affordable rate? </w:t>
      </w:r>
    </w:p>
    <w:p w14:paraId="55D731F7" w14:textId="77777777" w:rsidR="005B2026" w:rsidRPr="000A54A5" w:rsidRDefault="005B2026" w:rsidP="00CB4EC4">
      <w:pPr>
        <w:pStyle w:val="ListParagraph"/>
        <w:numPr>
          <w:ilvl w:val="0"/>
          <w:numId w:val="14"/>
        </w:num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 xml:space="preserve">yes  </w:t>
      </w:r>
      <w:sdt>
        <w:sdtPr>
          <w:rPr>
            <w:rFonts w:ascii="Times New Roman" w:hAnsi="Times New Roman" w:cs="Times New Roman"/>
            <w:sz w:val="24"/>
            <w:szCs w:val="24"/>
          </w:rPr>
          <w:id w:val="1847286335"/>
          <w14:checkbox>
            <w14:checked w14:val="0"/>
            <w14:checkedState w14:val="2612" w14:font="MS Gothic"/>
            <w14:uncheckedState w14:val="2610" w14:font="MS Gothic"/>
          </w14:checkbox>
        </w:sdtPr>
        <w:sdtEndPr/>
        <w:sdtContent>
          <w:r w:rsidRPr="000A54A5">
            <w:rPr>
              <w:rFonts w:ascii="Segoe UI Symbol" w:eastAsia="MS Gothic" w:hAnsi="Segoe UI Symbol" w:cs="Segoe UI Symbol"/>
              <w:sz w:val="24"/>
              <w:szCs w:val="24"/>
            </w:rPr>
            <w:t>☐</w:t>
          </w:r>
        </w:sdtContent>
      </w:sdt>
    </w:p>
    <w:p w14:paraId="3BA4AB9E" w14:textId="77777777" w:rsidR="005B2026" w:rsidRPr="000A54A5" w:rsidRDefault="005B2026" w:rsidP="00CB4EC4">
      <w:pPr>
        <w:pStyle w:val="ListParagraph"/>
        <w:numPr>
          <w:ilvl w:val="0"/>
          <w:numId w:val="14"/>
        </w:num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 xml:space="preserve">no  </w:t>
      </w:r>
      <w:sdt>
        <w:sdtPr>
          <w:rPr>
            <w:rFonts w:ascii="Times New Roman" w:hAnsi="Times New Roman" w:cs="Times New Roman"/>
            <w:sz w:val="24"/>
            <w:szCs w:val="24"/>
          </w:rPr>
          <w:id w:val="1002158949"/>
          <w14:checkbox>
            <w14:checked w14:val="0"/>
            <w14:checkedState w14:val="2612" w14:font="MS Gothic"/>
            <w14:uncheckedState w14:val="2610" w14:font="MS Gothic"/>
          </w14:checkbox>
        </w:sdtPr>
        <w:sdtEndPr/>
        <w:sdtContent>
          <w:r w:rsidRPr="000A54A5">
            <w:rPr>
              <w:rFonts w:ascii="Segoe UI Symbol" w:eastAsia="MS Gothic" w:hAnsi="Segoe UI Symbol" w:cs="Segoe UI Symbol"/>
              <w:sz w:val="24"/>
              <w:szCs w:val="24"/>
            </w:rPr>
            <w:t>☐</w:t>
          </w:r>
        </w:sdtContent>
      </w:sdt>
    </w:p>
    <w:p w14:paraId="3758B2E7" w14:textId="77777777" w:rsidR="005B2026" w:rsidRPr="000A54A5" w:rsidRDefault="005B2026" w:rsidP="005B2026">
      <w:pPr>
        <w:spacing w:line="276" w:lineRule="auto"/>
        <w:jc w:val="both"/>
        <w:rPr>
          <w:rFonts w:ascii="Times New Roman" w:hAnsi="Times New Roman" w:cs="Times New Roman"/>
          <w:sz w:val="24"/>
          <w:szCs w:val="24"/>
        </w:rPr>
      </w:pPr>
    </w:p>
    <w:p w14:paraId="60D40DF9" w14:textId="77777777" w:rsidR="005B2026" w:rsidRPr="000A54A5" w:rsidRDefault="005B2026" w:rsidP="005B2026">
      <w:pPr>
        <w:pStyle w:val="Heading2"/>
        <w:spacing w:line="276" w:lineRule="auto"/>
        <w:rPr>
          <w:rFonts w:ascii="Times New Roman" w:hAnsi="Times New Roman" w:cs="Times New Roman"/>
          <w:b/>
          <w:bCs/>
          <w:color w:val="auto"/>
          <w:sz w:val="24"/>
          <w:szCs w:val="24"/>
        </w:rPr>
      </w:pPr>
      <w:r w:rsidRPr="000A54A5">
        <w:rPr>
          <w:rFonts w:ascii="Times New Roman" w:hAnsi="Times New Roman" w:cs="Times New Roman"/>
          <w:b/>
          <w:bCs/>
          <w:color w:val="auto"/>
          <w:sz w:val="24"/>
          <w:szCs w:val="24"/>
        </w:rPr>
        <w:t xml:space="preserve"> </w:t>
      </w:r>
      <w:bookmarkStart w:id="151" w:name="_Toc109380161"/>
      <w:r w:rsidRPr="000A54A5">
        <w:rPr>
          <w:rFonts w:ascii="Times New Roman" w:hAnsi="Times New Roman" w:cs="Times New Roman"/>
          <w:b/>
          <w:bCs/>
          <w:color w:val="auto"/>
          <w:sz w:val="24"/>
          <w:szCs w:val="24"/>
        </w:rPr>
        <w:t>Objectives of the questions asked in the questionnaire.</w:t>
      </w:r>
      <w:bookmarkEnd w:id="151"/>
    </w:p>
    <w:p w14:paraId="4229034A" w14:textId="77777777" w:rsidR="005B2026" w:rsidRPr="000A54A5" w:rsidRDefault="005B2026" w:rsidP="005B2026">
      <w:pPr>
        <w:rPr>
          <w:rFonts w:ascii="Times New Roman" w:hAnsi="Times New Roman" w:cs="Times New Roman"/>
          <w:sz w:val="24"/>
          <w:szCs w:val="24"/>
        </w:rPr>
      </w:pPr>
    </w:p>
    <w:p w14:paraId="3A70150F" w14:textId="77777777" w:rsidR="005B2026" w:rsidRPr="000A54A5" w:rsidRDefault="005B2026" w:rsidP="005B2026">
      <w:pPr>
        <w:spacing w:line="276" w:lineRule="auto"/>
        <w:jc w:val="both"/>
        <w:rPr>
          <w:rFonts w:ascii="Times New Roman" w:hAnsi="Times New Roman" w:cs="Times New Roman"/>
          <w:b/>
          <w:sz w:val="24"/>
          <w:szCs w:val="24"/>
        </w:rPr>
      </w:pPr>
      <w:r w:rsidRPr="000A54A5">
        <w:rPr>
          <w:rFonts w:ascii="Times New Roman" w:hAnsi="Times New Roman" w:cs="Times New Roman"/>
          <w:b/>
          <w:sz w:val="24"/>
          <w:szCs w:val="24"/>
        </w:rPr>
        <w:t>Q1. Indicate your age.</w:t>
      </w:r>
    </w:p>
    <w:p w14:paraId="7A7AD2AA" w14:textId="2306DC3F" w:rsidR="005B2026" w:rsidRPr="000A54A5" w:rsidRDefault="005B2026" w:rsidP="005B2026">
      <w:p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 xml:space="preserve"> The objective of the question was to assess the farmer’s mentality towards the use of Morden day equipment as young farmers have a high probability of using technology such as smart phones to order equipment and the learning curve to new methods and systems.</w:t>
      </w:r>
    </w:p>
    <w:p w14:paraId="54F0AE61" w14:textId="77777777" w:rsidR="005B2026" w:rsidRPr="000A54A5" w:rsidRDefault="005B2026" w:rsidP="005B2026">
      <w:pPr>
        <w:spacing w:line="276" w:lineRule="auto"/>
        <w:jc w:val="both"/>
        <w:rPr>
          <w:rFonts w:ascii="Times New Roman" w:hAnsi="Times New Roman" w:cs="Times New Roman"/>
          <w:b/>
          <w:sz w:val="24"/>
          <w:szCs w:val="24"/>
        </w:rPr>
      </w:pPr>
      <w:r w:rsidRPr="000A54A5">
        <w:rPr>
          <w:rFonts w:ascii="Times New Roman" w:hAnsi="Times New Roman" w:cs="Times New Roman"/>
          <w:b/>
          <w:sz w:val="24"/>
          <w:szCs w:val="24"/>
        </w:rPr>
        <w:t>Q2. Indicate your gender.</w:t>
      </w:r>
    </w:p>
    <w:p w14:paraId="3AE0C662" w14:textId="5189802B" w:rsidR="005B2026" w:rsidRPr="000A54A5" w:rsidRDefault="005B2026" w:rsidP="005B2026">
      <w:p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 xml:space="preserve">The objective of the question was to analyse the gender demographic attitudes towards using the system and which gender participates more in farming for marketing purposes </w:t>
      </w:r>
    </w:p>
    <w:p w14:paraId="5C276EE6" w14:textId="77777777" w:rsidR="005B2026" w:rsidRPr="000A54A5" w:rsidRDefault="005B2026" w:rsidP="005B2026">
      <w:pPr>
        <w:spacing w:line="276" w:lineRule="auto"/>
        <w:jc w:val="both"/>
        <w:rPr>
          <w:rFonts w:ascii="Times New Roman" w:hAnsi="Times New Roman" w:cs="Times New Roman"/>
          <w:sz w:val="24"/>
          <w:szCs w:val="24"/>
        </w:rPr>
      </w:pPr>
      <w:r w:rsidRPr="000A54A5">
        <w:rPr>
          <w:rFonts w:ascii="Times New Roman" w:hAnsi="Times New Roman" w:cs="Times New Roman"/>
          <w:b/>
          <w:sz w:val="24"/>
          <w:szCs w:val="24"/>
        </w:rPr>
        <w:t>Q3</w:t>
      </w:r>
      <w:r w:rsidRPr="000A54A5">
        <w:rPr>
          <w:rFonts w:ascii="Times New Roman" w:hAnsi="Times New Roman" w:cs="Times New Roman"/>
          <w:sz w:val="24"/>
          <w:szCs w:val="24"/>
        </w:rPr>
        <w:t xml:space="preserve"> </w:t>
      </w:r>
      <w:r w:rsidRPr="000A54A5">
        <w:rPr>
          <w:rFonts w:ascii="Times New Roman" w:hAnsi="Times New Roman" w:cs="Times New Roman"/>
          <w:b/>
          <w:sz w:val="24"/>
          <w:szCs w:val="24"/>
        </w:rPr>
        <w:t>Are you a subsistent farmer or commercial farmer?</w:t>
      </w:r>
      <w:r w:rsidRPr="000A54A5">
        <w:rPr>
          <w:rFonts w:ascii="Times New Roman" w:hAnsi="Times New Roman" w:cs="Times New Roman"/>
          <w:sz w:val="24"/>
          <w:szCs w:val="24"/>
        </w:rPr>
        <w:t xml:space="preserve"> </w:t>
      </w:r>
    </w:p>
    <w:p w14:paraId="089E40C3" w14:textId="04563E14" w:rsidR="005B2026" w:rsidRPr="000A54A5" w:rsidRDefault="005B2026" w:rsidP="005B2026">
      <w:p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 xml:space="preserve">The objective of this question was to identify what type of farmer the participant is. If they are a commercial </w:t>
      </w:r>
      <w:del w:id="152" w:author="Pukuta Mwanza" w:date="2022-08-05T17:44:00Z">
        <w:r w:rsidRPr="000A54A5" w:rsidDel="00585B41">
          <w:rPr>
            <w:rFonts w:ascii="Times New Roman" w:hAnsi="Times New Roman" w:cs="Times New Roman"/>
            <w:sz w:val="24"/>
            <w:szCs w:val="24"/>
          </w:rPr>
          <w:delText>farmer</w:delText>
        </w:r>
      </w:del>
      <w:ins w:id="153" w:author="Pukuta Mwanza" w:date="2022-08-05T17:44:00Z">
        <w:r w:rsidR="00585B41" w:rsidRPr="000A54A5">
          <w:rPr>
            <w:rFonts w:ascii="Times New Roman" w:hAnsi="Times New Roman" w:cs="Times New Roman"/>
            <w:sz w:val="24"/>
            <w:szCs w:val="24"/>
          </w:rPr>
          <w:t>farmer,</w:t>
        </w:r>
      </w:ins>
      <w:r w:rsidRPr="000A54A5">
        <w:rPr>
          <w:rFonts w:ascii="Times New Roman" w:hAnsi="Times New Roman" w:cs="Times New Roman"/>
          <w:sz w:val="24"/>
          <w:szCs w:val="24"/>
        </w:rPr>
        <w:t xml:space="preserve"> they are most likely to use to system because they are producing products in mass production as compared to a subsistent farmer</w:t>
      </w:r>
    </w:p>
    <w:p w14:paraId="3A27232D" w14:textId="77777777" w:rsidR="005B2026" w:rsidRPr="000A54A5" w:rsidRDefault="005B2026" w:rsidP="005B2026">
      <w:pPr>
        <w:spacing w:line="276" w:lineRule="auto"/>
        <w:jc w:val="both"/>
        <w:rPr>
          <w:rFonts w:ascii="Times New Roman" w:hAnsi="Times New Roman" w:cs="Times New Roman"/>
          <w:b/>
          <w:sz w:val="24"/>
          <w:szCs w:val="24"/>
        </w:rPr>
      </w:pPr>
      <w:r w:rsidRPr="000A54A5">
        <w:rPr>
          <w:rFonts w:ascii="Times New Roman" w:hAnsi="Times New Roman" w:cs="Times New Roman"/>
          <w:b/>
          <w:sz w:val="24"/>
          <w:szCs w:val="24"/>
        </w:rPr>
        <w:t>Q4. For how long have you been farming?</w:t>
      </w:r>
    </w:p>
    <w:p w14:paraId="022EAED1" w14:textId="66D0907E" w:rsidR="005B2026" w:rsidRPr="000A54A5" w:rsidRDefault="005B2026" w:rsidP="005B2026">
      <w:p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The objective of this question was to determine the amount of experience the farmer has had in the field. And if they have been using the same method of farming for the period the participant has been farming</w:t>
      </w:r>
    </w:p>
    <w:p w14:paraId="53F52872" w14:textId="77777777" w:rsidR="005B2026" w:rsidRPr="000A54A5" w:rsidRDefault="005B2026" w:rsidP="005B2026">
      <w:pPr>
        <w:spacing w:line="276" w:lineRule="auto"/>
        <w:jc w:val="both"/>
        <w:rPr>
          <w:rFonts w:ascii="Times New Roman" w:hAnsi="Times New Roman" w:cs="Times New Roman"/>
          <w:b/>
          <w:sz w:val="24"/>
          <w:szCs w:val="24"/>
        </w:rPr>
      </w:pPr>
      <w:r w:rsidRPr="000A54A5">
        <w:rPr>
          <w:rFonts w:ascii="Times New Roman" w:hAnsi="Times New Roman" w:cs="Times New Roman"/>
          <w:b/>
          <w:sz w:val="24"/>
          <w:szCs w:val="24"/>
        </w:rPr>
        <w:t>Q5. Which method of farming do you use?</w:t>
      </w:r>
    </w:p>
    <w:p w14:paraId="277DAC69" w14:textId="593C2292" w:rsidR="005B2026" w:rsidRPr="000A54A5" w:rsidRDefault="005B2026" w:rsidP="005B2026">
      <w:p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The objective of the question was to determine the number of participants that are using either traditional methods of farming or mechanised equipment to farm</w:t>
      </w:r>
    </w:p>
    <w:p w14:paraId="1B4C11B0" w14:textId="6DBDA0A5" w:rsidR="005B2026" w:rsidRPr="000A54A5" w:rsidRDefault="005B2026" w:rsidP="005B2026">
      <w:pPr>
        <w:spacing w:line="276" w:lineRule="auto"/>
        <w:jc w:val="both"/>
        <w:rPr>
          <w:rFonts w:ascii="Times New Roman" w:hAnsi="Times New Roman" w:cs="Times New Roman"/>
          <w:b/>
          <w:sz w:val="24"/>
          <w:szCs w:val="24"/>
        </w:rPr>
      </w:pPr>
      <w:r w:rsidRPr="000A54A5">
        <w:rPr>
          <w:rFonts w:ascii="Times New Roman" w:hAnsi="Times New Roman" w:cs="Times New Roman"/>
          <w:b/>
          <w:sz w:val="24"/>
          <w:szCs w:val="24"/>
        </w:rPr>
        <w:t xml:space="preserve">Q6. </w:t>
      </w:r>
      <w:r w:rsidR="00AA6A06" w:rsidRPr="000A54A5">
        <w:rPr>
          <w:rFonts w:ascii="Times New Roman" w:hAnsi="Times New Roman" w:cs="Times New Roman"/>
          <w:b/>
          <w:sz w:val="24"/>
          <w:szCs w:val="24"/>
        </w:rPr>
        <w:t>How profitable,</w:t>
      </w:r>
      <w:r w:rsidRPr="000A54A5">
        <w:rPr>
          <w:rFonts w:ascii="Times New Roman" w:hAnsi="Times New Roman" w:cs="Times New Roman"/>
          <w:b/>
          <w:sz w:val="24"/>
          <w:szCs w:val="24"/>
        </w:rPr>
        <w:t xml:space="preserve"> </w:t>
      </w:r>
      <w:r w:rsidR="00AA6A06" w:rsidRPr="000A54A5">
        <w:rPr>
          <w:rFonts w:ascii="Times New Roman" w:hAnsi="Times New Roman" w:cs="Times New Roman"/>
          <w:b/>
          <w:sz w:val="24"/>
          <w:szCs w:val="24"/>
        </w:rPr>
        <w:t>e</w:t>
      </w:r>
      <w:r w:rsidRPr="000A54A5">
        <w:rPr>
          <w:rFonts w:ascii="Times New Roman" w:hAnsi="Times New Roman" w:cs="Times New Roman"/>
          <w:b/>
          <w:sz w:val="24"/>
          <w:szCs w:val="24"/>
        </w:rPr>
        <w:t xml:space="preserve">fficient </w:t>
      </w:r>
      <w:r w:rsidR="00AA6A06" w:rsidRPr="000A54A5">
        <w:rPr>
          <w:rFonts w:ascii="Times New Roman" w:hAnsi="Times New Roman" w:cs="Times New Roman"/>
          <w:b/>
          <w:sz w:val="24"/>
          <w:szCs w:val="24"/>
        </w:rPr>
        <w:t xml:space="preserve">or productive is </w:t>
      </w:r>
      <w:r w:rsidRPr="000A54A5">
        <w:rPr>
          <w:rFonts w:ascii="Times New Roman" w:hAnsi="Times New Roman" w:cs="Times New Roman"/>
          <w:b/>
          <w:sz w:val="24"/>
          <w:szCs w:val="24"/>
        </w:rPr>
        <w:t>your current method of farming?</w:t>
      </w:r>
    </w:p>
    <w:p w14:paraId="0BC0102D" w14:textId="1B5250DA" w:rsidR="005B2026" w:rsidRDefault="005B2026" w:rsidP="005B2026">
      <w:p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The objective of the</w:t>
      </w:r>
      <w:r w:rsidR="00E10F41" w:rsidRPr="000A54A5">
        <w:rPr>
          <w:rFonts w:ascii="Times New Roman" w:hAnsi="Times New Roman" w:cs="Times New Roman"/>
          <w:sz w:val="24"/>
          <w:szCs w:val="24"/>
        </w:rPr>
        <w:t xml:space="preserve"> </w:t>
      </w:r>
      <w:del w:id="154" w:author="Pukuta Mwanza" w:date="2022-08-05T17:44:00Z">
        <w:r w:rsidR="00E10F41" w:rsidRPr="000A54A5" w:rsidDel="00585B41">
          <w:rPr>
            <w:rFonts w:ascii="Times New Roman" w:hAnsi="Times New Roman" w:cs="Times New Roman"/>
            <w:sz w:val="24"/>
            <w:szCs w:val="24"/>
          </w:rPr>
          <w:delText>open ended</w:delText>
        </w:r>
      </w:del>
      <w:ins w:id="155" w:author="Pukuta Mwanza" w:date="2022-08-05T17:44:00Z">
        <w:r w:rsidR="00585B41" w:rsidRPr="000A54A5">
          <w:rPr>
            <w:rFonts w:ascii="Times New Roman" w:hAnsi="Times New Roman" w:cs="Times New Roman"/>
            <w:sz w:val="24"/>
            <w:szCs w:val="24"/>
          </w:rPr>
          <w:t>open-ended</w:t>
        </w:r>
      </w:ins>
      <w:r w:rsidRPr="000A54A5">
        <w:rPr>
          <w:rFonts w:ascii="Times New Roman" w:hAnsi="Times New Roman" w:cs="Times New Roman"/>
          <w:sz w:val="24"/>
          <w:szCs w:val="24"/>
        </w:rPr>
        <w:t xml:space="preserve"> question was to </w:t>
      </w:r>
      <w:r w:rsidR="00E10F41" w:rsidRPr="000A54A5">
        <w:rPr>
          <w:rFonts w:ascii="Times New Roman" w:hAnsi="Times New Roman" w:cs="Times New Roman"/>
          <w:sz w:val="24"/>
          <w:szCs w:val="24"/>
        </w:rPr>
        <w:t>give insight to how</w:t>
      </w:r>
      <w:r w:rsidRPr="000A54A5">
        <w:rPr>
          <w:rFonts w:ascii="Times New Roman" w:hAnsi="Times New Roman" w:cs="Times New Roman"/>
          <w:sz w:val="24"/>
          <w:szCs w:val="24"/>
        </w:rPr>
        <w:t xml:space="preserve"> efficient, effective and profitable their current method of farming is</w:t>
      </w:r>
      <w:r w:rsidR="002D3A96" w:rsidRPr="000A54A5">
        <w:rPr>
          <w:rFonts w:ascii="Times New Roman" w:hAnsi="Times New Roman" w:cs="Times New Roman"/>
          <w:sz w:val="24"/>
          <w:szCs w:val="24"/>
        </w:rPr>
        <w:t xml:space="preserve"> in their</w:t>
      </w:r>
      <w:r w:rsidR="008D7CB1" w:rsidRPr="000A54A5">
        <w:rPr>
          <w:rFonts w:ascii="Times New Roman" w:hAnsi="Times New Roman" w:cs="Times New Roman"/>
          <w:sz w:val="24"/>
          <w:szCs w:val="24"/>
        </w:rPr>
        <w:t xml:space="preserve"> own descriptive words.</w:t>
      </w:r>
    </w:p>
    <w:p w14:paraId="714B9252" w14:textId="77777777" w:rsidR="00315AAC" w:rsidRPr="000A54A5" w:rsidRDefault="00315AAC" w:rsidP="005B2026">
      <w:pPr>
        <w:spacing w:line="276" w:lineRule="auto"/>
        <w:jc w:val="both"/>
        <w:rPr>
          <w:rFonts w:ascii="Times New Roman" w:hAnsi="Times New Roman" w:cs="Times New Roman"/>
          <w:sz w:val="24"/>
          <w:szCs w:val="24"/>
        </w:rPr>
      </w:pPr>
    </w:p>
    <w:p w14:paraId="623934B6" w14:textId="77777777" w:rsidR="005B2026" w:rsidRPr="000A54A5" w:rsidRDefault="005B2026" w:rsidP="005B2026">
      <w:pPr>
        <w:spacing w:line="276" w:lineRule="auto"/>
        <w:jc w:val="both"/>
        <w:rPr>
          <w:rFonts w:ascii="Times New Roman" w:hAnsi="Times New Roman" w:cs="Times New Roman"/>
          <w:sz w:val="24"/>
          <w:szCs w:val="24"/>
        </w:rPr>
      </w:pPr>
      <w:r w:rsidRPr="000A54A5">
        <w:rPr>
          <w:rFonts w:ascii="Times New Roman" w:hAnsi="Times New Roman" w:cs="Times New Roman"/>
          <w:b/>
          <w:sz w:val="24"/>
          <w:szCs w:val="24"/>
        </w:rPr>
        <w:lastRenderedPageBreak/>
        <w:t>Q7.</w:t>
      </w:r>
      <w:r w:rsidRPr="000A54A5">
        <w:rPr>
          <w:rFonts w:ascii="Times New Roman" w:hAnsi="Times New Roman" w:cs="Times New Roman"/>
          <w:sz w:val="24"/>
          <w:szCs w:val="24"/>
        </w:rPr>
        <w:t xml:space="preserve"> </w:t>
      </w:r>
      <w:r w:rsidRPr="000A54A5">
        <w:rPr>
          <w:rFonts w:ascii="Times New Roman" w:hAnsi="Times New Roman" w:cs="Times New Roman"/>
          <w:b/>
          <w:sz w:val="24"/>
          <w:szCs w:val="24"/>
        </w:rPr>
        <w:t xml:space="preserve"> Are you satisfied with your current farming methods?</w:t>
      </w:r>
    </w:p>
    <w:p w14:paraId="13AC9FAE" w14:textId="0D2908DE" w:rsidR="005B2026" w:rsidRPr="000A54A5" w:rsidRDefault="005B2026" w:rsidP="005B2026">
      <w:p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The objective of the question was to assess how satisfied the farmers were with their current method of farming</w:t>
      </w:r>
    </w:p>
    <w:p w14:paraId="6076893C" w14:textId="29276239" w:rsidR="005B2026" w:rsidRPr="000A54A5" w:rsidRDefault="005B2026" w:rsidP="005B2026">
      <w:pPr>
        <w:spacing w:line="276" w:lineRule="auto"/>
        <w:jc w:val="both"/>
        <w:rPr>
          <w:rFonts w:ascii="Times New Roman" w:hAnsi="Times New Roman" w:cs="Times New Roman"/>
          <w:sz w:val="24"/>
          <w:szCs w:val="24"/>
        </w:rPr>
      </w:pPr>
      <w:r w:rsidRPr="000A54A5">
        <w:rPr>
          <w:rFonts w:ascii="Times New Roman" w:hAnsi="Times New Roman" w:cs="Times New Roman"/>
          <w:b/>
          <w:sz w:val="24"/>
          <w:szCs w:val="24"/>
        </w:rPr>
        <w:t>Q8.</w:t>
      </w:r>
      <w:r w:rsidRPr="000A54A5">
        <w:rPr>
          <w:rFonts w:ascii="Times New Roman" w:hAnsi="Times New Roman" w:cs="Times New Roman"/>
          <w:sz w:val="24"/>
          <w:szCs w:val="24"/>
        </w:rPr>
        <w:t xml:space="preserve"> </w:t>
      </w:r>
      <w:r w:rsidR="00E85C6B" w:rsidRPr="000A54A5">
        <w:rPr>
          <w:rFonts w:ascii="Times New Roman" w:hAnsi="Times New Roman" w:cs="Times New Roman"/>
          <w:b/>
          <w:sz w:val="24"/>
          <w:szCs w:val="24"/>
        </w:rPr>
        <w:t>If no, w</w:t>
      </w:r>
      <w:r w:rsidRPr="000A54A5">
        <w:rPr>
          <w:rFonts w:ascii="Times New Roman" w:hAnsi="Times New Roman" w:cs="Times New Roman"/>
          <w:b/>
          <w:sz w:val="24"/>
          <w:szCs w:val="24"/>
        </w:rPr>
        <w:t>hich farming method would you prefer to use?</w:t>
      </w:r>
    </w:p>
    <w:p w14:paraId="2B371CB8" w14:textId="2038034C" w:rsidR="005B2026" w:rsidRPr="000A54A5" w:rsidRDefault="005B2026" w:rsidP="005B2026">
      <w:p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The objective of the</w:t>
      </w:r>
      <w:r w:rsidR="00FE1CA0" w:rsidRPr="000A54A5">
        <w:rPr>
          <w:rFonts w:ascii="Times New Roman" w:hAnsi="Times New Roman" w:cs="Times New Roman"/>
          <w:sz w:val="24"/>
          <w:szCs w:val="24"/>
        </w:rPr>
        <w:t xml:space="preserve"> </w:t>
      </w:r>
      <w:del w:id="156" w:author="Pukuta Mwanza" w:date="2022-08-05T17:44:00Z">
        <w:r w:rsidR="00FE1CA0" w:rsidRPr="000A54A5" w:rsidDel="00585B41">
          <w:rPr>
            <w:rFonts w:ascii="Times New Roman" w:hAnsi="Times New Roman" w:cs="Times New Roman"/>
            <w:sz w:val="24"/>
            <w:szCs w:val="24"/>
          </w:rPr>
          <w:delText>open ended</w:delText>
        </w:r>
      </w:del>
      <w:ins w:id="157" w:author="Pukuta Mwanza" w:date="2022-08-05T17:44:00Z">
        <w:r w:rsidR="00585B41" w:rsidRPr="000A54A5">
          <w:rPr>
            <w:rFonts w:ascii="Times New Roman" w:hAnsi="Times New Roman" w:cs="Times New Roman"/>
            <w:sz w:val="24"/>
            <w:szCs w:val="24"/>
          </w:rPr>
          <w:t>open-ended</w:t>
        </w:r>
      </w:ins>
      <w:r w:rsidRPr="000A54A5">
        <w:rPr>
          <w:rFonts w:ascii="Times New Roman" w:hAnsi="Times New Roman" w:cs="Times New Roman"/>
          <w:sz w:val="24"/>
          <w:szCs w:val="24"/>
        </w:rPr>
        <w:t xml:space="preserve"> question was to identify the farming methodology preference of the participants</w:t>
      </w:r>
      <w:r w:rsidR="00FE1CA0" w:rsidRPr="000A54A5">
        <w:rPr>
          <w:rFonts w:ascii="Times New Roman" w:hAnsi="Times New Roman" w:cs="Times New Roman"/>
          <w:sz w:val="24"/>
          <w:szCs w:val="24"/>
        </w:rPr>
        <w:t xml:space="preserve"> to assess the </w:t>
      </w:r>
      <w:r w:rsidR="00AA5D74" w:rsidRPr="000A54A5">
        <w:rPr>
          <w:rFonts w:ascii="Times New Roman" w:hAnsi="Times New Roman" w:cs="Times New Roman"/>
          <w:sz w:val="24"/>
          <w:szCs w:val="24"/>
        </w:rPr>
        <w:t>likelihood of them switching to mechanised methods of farming</w:t>
      </w:r>
      <w:r w:rsidR="00545552" w:rsidRPr="000A54A5">
        <w:rPr>
          <w:rFonts w:ascii="Times New Roman" w:hAnsi="Times New Roman" w:cs="Times New Roman"/>
          <w:sz w:val="24"/>
          <w:szCs w:val="24"/>
        </w:rPr>
        <w:t xml:space="preserve"> and the probability of resistance to change</w:t>
      </w:r>
    </w:p>
    <w:p w14:paraId="7C558AD1" w14:textId="77777777" w:rsidR="005B2026" w:rsidRPr="000A54A5" w:rsidRDefault="005B2026" w:rsidP="005B2026">
      <w:pPr>
        <w:spacing w:line="276" w:lineRule="auto"/>
        <w:jc w:val="both"/>
        <w:rPr>
          <w:rFonts w:ascii="Times New Roman" w:hAnsi="Times New Roman" w:cs="Times New Roman"/>
          <w:sz w:val="24"/>
          <w:szCs w:val="24"/>
        </w:rPr>
      </w:pPr>
      <w:r w:rsidRPr="000A54A5">
        <w:rPr>
          <w:rFonts w:ascii="Times New Roman" w:hAnsi="Times New Roman" w:cs="Times New Roman"/>
          <w:b/>
          <w:sz w:val="24"/>
          <w:szCs w:val="24"/>
        </w:rPr>
        <w:t>Q9.</w:t>
      </w:r>
      <w:r w:rsidRPr="000A54A5">
        <w:rPr>
          <w:rFonts w:ascii="Times New Roman" w:hAnsi="Times New Roman" w:cs="Times New Roman"/>
          <w:sz w:val="24"/>
          <w:szCs w:val="24"/>
        </w:rPr>
        <w:t xml:space="preserve"> </w:t>
      </w:r>
      <w:r w:rsidRPr="000A54A5">
        <w:rPr>
          <w:rFonts w:ascii="Times New Roman" w:hAnsi="Times New Roman" w:cs="Times New Roman"/>
          <w:b/>
          <w:sz w:val="24"/>
          <w:szCs w:val="24"/>
        </w:rPr>
        <w:t>If you could afford it, would you switch to mechanised methods of farming?</w:t>
      </w:r>
      <w:r w:rsidRPr="000A54A5">
        <w:rPr>
          <w:rFonts w:ascii="Times New Roman" w:hAnsi="Times New Roman" w:cs="Times New Roman"/>
          <w:sz w:val="24"/>
          <w:szCs w:val="24"/>
        </w:rPr>
        <w:t xml:space="preserve">  </w:t>
      </w:r>
    </w:p>
    <w:p w14:paraId="4B711B94" w14:textId="73071207" w:rsidR="005B2026" w:rsidRPr="00315AAC" w:rsidRDefault="005B2026" w:rsidP="005B2026">
      <w:p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The objective of the question was to assess whether the farmers are willing to switch their current methods of farming to use modern day equipment if they are not already using mechanised equipment to farm.</w:t>
      </w:r>
    </w:p>
    <w:p w14:paraId="4D3BD974" w14:textId="77777777" w:rsidR="005B2026" w:rsidRPr="000A54A5" w:rsidRDefault="005B2026" w:rsidP="005B2026">
      <w:pPr>
        <w:spacing w:line="276" w:lineRule="auto"/>
        <w:jc w:val="both"/>
        <w:rPr>
          <w:rFonts w:ascii="Times New Roman" w:hAnsi="Times New Roman" w:cs="Times New Roman"/>
          <w:sz w:val="24"/>
          <w:szCs w:val="24"/>
        </w:rPr>
      </w:pPr>
      <w:r w:rsidRPr="000A54A5">
        <w:rPr>
          <w:rFonts w:ascii="Times New Roman" w:hAnsi="Times New Roman" w:cs="Times New Roman"/>
          <w:b/>
          <w:sz w:val="24"/>
          <w:szCs w:val="24"/>
        </w:rPr>
        <w:t>Q10.</w:t>
      </w:r>
      <w:r w:rsidRPr="000A54A5">
        <w:rPr>
          <w:rFonts w:ascii="Times New Roman" w:hAnsi="Times New Roman" w:cs="Times New Roman"/>
          <w:sz w:val="24"/>
          <w:szCs w:val="24"/>
        </w:rPr>
        <w:t xml:space="preserve"> </w:t>
      </w:r>
      <w:r w:rsidRPr="000A54A5">
        <w:rPr>
          <w:rFonts w:ascii="Times New Roman" w:hAnsi="Times New Roman" w:cs="Times New Roman"/>
          <w:b/>
          <w:sz w:val="24"/>
          <w:szCs w:val="24"/>
        </w:rPr>
        <w:t>If you could, would you use an online system to get farm equipment for hire at an affordable rate?</w:t>
      </w:r>
    </w:p>
    <w:p w14:paraId="0C120512" w14:textId="77777777" w:rsidR="005B2026" w:rsidRPr="000A54A5" w:rsidRDefault="005B2026" w:rsidP="005B2026">
      <w:pPr>
        <w:spacing w:line="276" w:lineRule="auto"/>
        <w:jc w:val="both"/>
        <w:rPr>
          <w:rFonts w:ascii="Times New Roman" w:hAnsi="Times New Roman" w:cs="Times New Roman"/>
          <w:sz w:val="24"/>
          <w:szCs w:val="24"/>
        </w:rPr>
      </w:pPr>
      <w:r w:rsidRPr="000A54A5">
        <w:rPr>
          <w:rFonts w:ascii="Times New Roman" w:hAnsi="Times New Roman" w:cs="Times New Roman"/>
          <w:sz w:val="24"/>
          <w:szCs w:val="24"/>
        </w:rPr>
        <w:t>The objective of the question was to identify the number of farmers that are willing to use a system to hire mechanised equipment at an affordable rate.</w:t>
      </w:r>
    </w:p>
    <w:p w14:paraId="7DCEB7CE" w14:textId="77777777" w:rsidR="008F0515" w:rsidRPr="000A54A5" w:rsidRDefault="008F0515" w:rsidP="00770934">
      <w:pPr>
        <w:pStyle w:val="Heading1"/>
        <w:spacing w:line="360" w:lineRule="auto"/>
        <w:rPr>
          <w:rFonts w:ascii="Times New Roman" w:eastAsiaTheme="minorHAnsi" w:hAnsi="Times New Roman" w:cs="Times New Roman"/>
          <w:color w:val="auto"/>
          <w:sz w:val="24"/>
          <w:szCs w:val="24"/>
        </w:rPr>
      </w:pPr>
    </w:p>
    <w:p w14:paraId="64240584" w14:textId="148D4F29" w:rsidR="00A56C1D" w:rsidRPr="000A54A5" w:rsidRDefault="0070209D" w:rsidP="00770934">
      <w:pPr>
        <w:pStyle w:val="Heading1"/>
        <w:spacing w:line="360" w:lineRule="auto"/>
        <w:rPr>
          <w:rFonts w:ascii="Times New Roman" w:hAnsi="Times New Roman" w:cs="Times New Roman"/>
          <w:b/>
          <w:bCs/>
          <w:sz w:val="24"/>
          <w:szCs w:val="24"/>
        </w:rPr>
      </w:pPr>
      <w:bookmarkStart w:id="158" w:name="_Toc109380162"/>
      <w:r w:rsidRPr="000A54A5">
        <w:rPr>
          <w:rFonts w:ascii="Times New Roman" w:hAnsi="Times New Roman" w:cs="Times New Roman"/>
          <w:b/>
          <w:bCs/>
          <w:sz w:val="24"/>
          <w:szCs w:val="24"/>
        </w:rPr>
        <w:t>4.4 Methods of data collection</w:t>
      </w:r>
      <w:bookmarkEnd w:id="158"/>
    </w:p>
    <w:p w14:paraId="6570A574" w14:textId="51B56916" w:rsidR="00493855" w:rsidRPr="000A54A5" w:rsidRDefault="00493855" w:rsidP="00DB7C3D">
      <w:pPr>
        <w:spacing w:line="360" w:lineRule="auto"/>
        <w:jc w:val="both"/>
        <w:rPr>
          <w:rFonts w:ascii="Times New Roman" w:hAnsi="Times New Roman" w:cs="Times New Roman"/>
          <w:sz w:val="24"/>
          <w:szCs w:val="24"/>
        </w:rPr>
      </w:pPr>
      <w:r w:rsidRPr="000A54A5">
        <w:rPr>
          <w:rFonts w:ascii="Times New Roman" w:hAnsi="Times New Roman" w:cs="Times New Roman"/>
          <w:sz w:val="24"/>
          <w:szCs w:val="24"/>
        </w:rPr>
        <w:t>T</w:t>
      </w:r>
      <w:r w:rsidR="00E41E6E" w:rsidRPr="000A54A5">
        <w:rPr>
          <w:rFonts w:ascii="Times New Roman" w:hAnsi="Times New Roman" w:cs="Times New Roman"/>
          <w:sz w:val="24"/>
          <w:szCs w:val="24"/>
        </w:rPr>
        <w:t xml:space="preserve">he researcher has used </w:t>
      </w:r>
      <w:r w:rsidR="008F0515" w:rsidRPr="000A54A5">
        <w:rPr>
          <w:rFonts w:ascii="Times New Roman" w:hAnsi="Times New Roman" w:cs="Times New Roman"/>
          <w:sz w:val="24"/>
          <w:szCs w:val="24"/>
        </w:rPr>
        <w:t>two</w:t>
      </w:r>
      <w:r w:rsidR="00DB7C3D" w:rsidRPr="000A54A5">
        <w:rPr>
          <w:rFonts w:ascii="Times New Roman" w:hAnsi="Times New Roman" w:cs="Times New Roman"/>
          <w:sz w:val="24"/>
          <w:szCs w:val="24"/>
        </w:rPr>
        <w:t xml:space="preserve"> meth</w:t>
      </w:r>
      <w:r w:rsidRPr="000A54A5">
        <w:rPr>
          <w:rFonts w:ascii="Times New Roman" w:hAnsi="Times New Roman" w:cs="Times New Roman"/>
          <w:sz w:val="24"/>
          <w:szCs w:val="24"/>
        </w:rPr>
        <w:t>ods of data collection.</w:t>
      </w:r>
    </w:p>
    <w:p w14:paraId="4C80057D" w14:textId="665F7216" w:rsidR="00E41E6E" w:rsidRPr="000A54A5" w:rsidRDefault="00E41E6E" w:rsidP="00CB4EC4">
      <w:pPr>
        <w:pStyle w:val="ListParagraph"/>
        <w:numPr>
          <w:ilvl w:val="0"/>
          <w:numId w:val="16"/>
        </w:numPr>
        <w:spacing w:line="360" w:lineRule="auto"/>
        <w:jc w:val="both"/>
        <w:rPr>
          <w:rFonts w:ascii="Times New Roman" w:hAnsi="Times New Roman" w:cs="Times New Roman"/>
          <w:b/>
          <w:sz w:val="24"/>
          <w:szCs w:val="24"/>
        </w:rPr>
      </w:pPr>
      <w:r w:rsidRPr="000A54A5">
        <w:rPr>
          <w:rFonts w:ascii="Times New Roman" w:hAnsi="Times New Roman" w:cs="Times New Roman"/>
          <w:b/>
          <w:sz w:val="24"/>
          <w:szCs w:val="24"/>
        </w:rPr>
        <w:t>OBSERVATION</w:t>
      </w:r>
    </w:p>
    <w:p w14:paraId="76A8A27C" w14:textId="693815FD" w:rsidR="00E41E6E" w:rsidRPr="000A54A5" w:rsidRDefault="00CB10BB" w:rsidP="00DB7C3D">
      <w:pPr>
        <w:spacing w:line="360" w:lineRule="auto"/>
        <w:jc w:val="both"/>
        <w:rPr>
          <w:rFonts w:ascii="Times New Roman" w:hAnsi="Times New Roman" w:cs="Times New Roman"/>
          <w:sz w:val="24"/>
          <w:szCs w:val="24"/>
        </w:rPr>
      </w:pPr>
      <w:r w:rsidRPr="000A54A5">
        <w:rPr>
          <w:rFonts w:ascii="Times New Roman" w:hAnsi="Times New Roman" w:cs="Times New Roman"/>
          <w:sz w:val="24"/>
          <w:szCs w:val="24"/>
        </w:rPr>
        <w:t>At E-msika services LTD the researcher observed during</w:t>
      </w:r>
      <w:r w:rsidR="00310320" w:rsidRPr="000A54A5">
        <w:rPr>
          <w:rFonts w:ascii="Times New Roman" w:hAnsi="Times New Roman" w:cs="Times New Roman"/>
          <w:sz w:val="24"/>
          <w:szCs w:val="24"/>
        </w:rPr>
        <w:t xml:space="preserve"> </w:t>
      </w:r>
      <w:r w:rsidR="00EA484C" w:rsidRPr="000A54A5">
        <w:rPr>
          <w:rFonts w:ascii="Times New Roman" w:hAnsi="Times New Roman" w:cs="Times New Roman"/>
          <w:sz w:val="24"/>
          <w:szCs w:val="24"/>
        </w:rPr>
        <w:t xml:space="preserve">a </w:t>
      </w:r>
      <w:del w:id="159" w:author="Pukuta Mwanza" w:date="2022-08-05T17:44:00Z">
        <w:r w:rsidR="00EA484C" w:rsidRPr="000A54A5" w:rsidDel="00585B41">
          <w:rPr>
            <w:rFonts w:ascii="Times New Roman" w:hAnsi="Times New Roman" w:cs="Times New Roman"/>
            <w:sz w:val="24"/>
            <w:szCs w:val="24"/>
          </w:rPr>
          <w:delText>two wheel</w:delText>
        </w:r>
      </w:del>
      <w:ins w:id="160" w:author="Pukuta Mwanza" w:date="2022-08-05T17:44:00Z">
        <w:r w:rsidR="00585B41" w:rsidRPr="000A54A5">
          <w:rPr>
            <w:rFonts w:ascii="Times New Roman" w:hAnsi="Times New Roman" w:cs="Times New Roman"/>
            <w:sz w:val="24"/>
            <w:szCs w:val="24"/>
          </w:rPr>
          <w:t>two-wheel</w:t>
        </w:r>
      </w:ins>
      <w:r w:rsidR="00EA484C" w:rsidRPr="000A54A5">
        <w:rPr>
          <w:rFonts w:ascii="Times New Roman" w:hAnsi="Times New Roman" w:cs="Times New Roman"/>
          <w:sz w:val="24"/>
          <w:szCs w:val="24"/>
        </w:rPr>
        <w:t xml:space="preserve"> tractor zoom training that most farmers were</w:t>
      </w:r>
      <w:r w:rsidR="0058773D" w:rsidRPr="000A54A5">
        <w:rPr>
          <w:rFonts w:ascii="Times New Roman" w:hAnsi="Times New Roman" w:cs="Times New Roman"/>
          <w:sz w:val="24"/>
          <w:szCs w:val="24"/>
        </w:rPr>
        <w:t xml:space="preserve"> middle class individuals who work in the formal sector</w:t>
      </w:r>
      <w:r w:rsidR="0018619F" w:rsidRPr="000A54A5">
        <w:rPr>
          <w:rFonts w:ascii="Times New Roman" w:hAnsi="Times New Roman" w:cs="Times New Roman"/>
          <w:sz w:val="24"/>
          <w:szCs w:val="24"/>
        </w:rPr>
        <w:t xml:space="preserve"> full time and on weekends go to their </w:t>
      </w:r>
      <w:r w:rsidR="00200135" w:rsidRPr="000A54A5">
        <w:rPr>
          <w:rFonts w:ascii="Times New Roman" w:hAnsi="Times New Roman" w:cs="Times New Roman"/>
          <w:sz w:val="24"/>
          <w:szCs w:val="24"/>
        </w:rPr>
        <w:t>part time farming careers</w:t>
      </w:r>
      <w:r w:rsidR="0018619F" w:rsidRPr="000A54A5">
        <w:rPr>
          <w:rFonts w:ascii="Times New Roman" w:hAnsi="Times New Roman" w:cs="Times New Roman"/>
          <w:sz w:val="24"/>
          <w:szCs w:val="24"/>
        </w:rPr>
        <w:t xml:space="preserve">. </w:t>
      </w:r>
      <w:r w:rsidR="00200135" w:rsidRPr="000A54A5">
        <w:rPr>
          <w:rFonts w:ascii="Times New Roman" w:hAnsi="Times New Roman" w:cs="Times New Roman"/>
          <w:sz w:val="24"/>
          <w:szCs w:val="24"/>
        </w:rPr>
        <w:t xml:space="preserve">The income these farmers make </w:t>
      </w:r>
      <w:r w:rsidR="00F6250D" w:rsidRPr="000A54A5">
        <w:rPr>
          <w:rFonts w:ascii="Times New Roman" w:hAnsi="Times New Roman" w:cs="Times New Roman"/>
          <w:sz w:val="24"/>
          <w:szCs w:val="24"/>
        </w:rPr>
        <w:t xml:space="preserve">with their jobs in the formal sector </w:t>
      </w:r>
      <w:r w:rsidR="00200135" w:rsidRPr="000A54A5">
        <w:rPr>
          <w:rFonts w:ascii="Times New Roman" w:hAnsi="Times New Roman" w:cs="Times New Roman"/>
          <w:sz w:val="24"/>
          <w:szCs w:val="24"/>
        </w:rPr>
        <w:t xml:space="preserve">mostly go toward living expenses </w:t>
      </w:r>
      <w:r w:rsidR="00F6250D" w:rsidRPr="000A54A5">
        <w:rPr>
          <w:rFonts w:ascii="Times New Roman" w:hAnsi="Times New Roman" w:cs="Times New Roman"/>
          <w:sz w:val="24"/>
          <w:szCs w:val="24"/>
        </w:rPr>
        <w:t>and therefore cannot afford to save enough to buy farm equipment that will make their job effi</w:t>
      </w:r>
      <w:r w:rsidR="002F4CED" w:rsidRPr="000A54A5">
        <w:rPr>
          <w:rFonts w:ascii="Times New Roman" w:hAnsi="Times New Roman" w:cs="Times New Roman"/>
          <w:sz w:val="24"/>
          <w:szCs w:val="24"/>
        </w:rPr>
        <w:t>cient and increase amount of produce in a smaller amount of time</w:t>
      </w:r>
    </w:p>
    <w:p w14:paraId="2E8BA72F" w14:textId="632AA0F1" w:rsidR="00514664" w:rsidRPr="000A54A5" w:rsidRDefault="00514664" w:rsidP="00DB7C3D">
      <w:pPr>
        <w:spacing w:line="360" w:lineRule="auto"/>
        <w:jc w:val="both"/>
        <w:rPr>
          <w:rFonts w:ascii="Times New Roman" w:hAnsi="Times New Roman" w:cs="Times New Roman"/>
          <w:sz w:val="24"/>
          <w:szCs w:val="24"/>
        </w:rPr>
      </w:pPr>
      <w:r w:rsidRPr="000A54A5">
        <w:rPr>
          <w:rFonts w:ascii="Times New Roman" w:hAnsi="Times New Roman" w:cs="Times New Roman"/>
          <w:sz w:val="24"/>
          <w:szCs w:val="24"/>
        </w:rPr>
        <w:t xml:space="preserve">The researcher also observed this fact via interactive group comments in the WhatsApp groups the </w:t>
      </w:r>
      <w:r w:rsidR="00933B7F" w:rsidRPr="000A54A5">
        <w:rPr>
          <w:rFonts w:ascii="Times New Roman" w:hAnsi="Times New Roman" w:cs="Times New Roman"/>
          <w:sz w:val="24"/>
          <w:szCs w:val="24"/>
        </w:rPr>
        <w:t>organization</w:t>
      </w:r>
      <w:r w:rsidR="00927ED9" w:rsidRPr="000A54A5">
        <w:rPr>
          <w:rFonts w:ascii="Times New Roman" w:hAnsi="Times New Roman" w:cs="Times New Roman"/>
          <w:sz w:val="24"/>
          <w:szCs w:val="24"/>
        </w:rPr>
        <w:t xml:space="preserve"> formed for the consistent clients. The groups were for marketing purposes, </w:t>
      </w:r>
      <w:r w:rsidR="00933B7F" w:rsidRPr="000A54A5">
        <w:rPr>
          <w:rFonts w:ascii="Times New Roman" w:hAnsi="Times New Roman" w:cs="Times New Roman"/>
          <w:sz w:val="24"/>
          <w:szCs w:val="24"/>
        </w:rPr>
        <w:t>announcements</w:t>
      </w:r>
      <w:r w:rsidR="00927ED9" w:rsidRPr="000A54A5">
        <w:rPr>
          <w:rFonts w:ascii="Times New Roman" w:hAnsi="Times New Roman" w:cs="Times New Roman"/>
          <w:sz w:val="24"/>
          <w:szCs w:val="24"/>
        </w:rPr>
        <w:t xml:space="preserve"> for new trainings </w:t>
      </w:r>
      <w:r w:rsidR="00933B7F" w:rsidRPr="000A54A5">
        <w:rPr>
          <w:rFonts w:ascii="Times New Roman" w:hAnsi="Times New Roman" w:cs="Times New Roman"/>
          <w:sz w:val="24"/>
          <w:szCs w:val="24"/>
        </w:rPr>
        <w:t xml:space="preserve">and </w:t>
      </w:r>
      <w:r w:rsidR="00927ED9" w:rsidRPr="000A54A5">
        <w:rPr>
          <w:rFonts w:ascii="Times New Roman" w:hAnsi="Times New Roman" w:cs="Times New Roman"/>
          <w:sz w:val="24"/>
          <w:szCs w:val="24"/>
        </w:rPr>
        <w:t xml:space="preserve">sales </w:t>
      </w:r>
      <w:r w:rsidR="00933B7F" w:rsidRPr="000A54A5">
        <w:rPr>
          <w:rFonts w:ascii="Times New Roman" w:hAnsi="Times New Roman" w:cs="Times New Roman"/>
          <w:sz w:val="24"/>
          <w:szCs w:val="24"/>
        </w:rPr>
        <w:t>among</w:t>
      </w:r>
      <w:r w:rsidR="00927ED9" w:rsidRPr="000A54A5">
        <w:rPr>
          <w:rFonts w:ascii="Times New Roman" w:hAnsi="Times New Roman" w:cs="Times New Roman"/>
          <w:sz w:val="24"/>
          <w:szCs w:val="24"/>
        </w:rPr>
        <w:t xml:space="preserve"> the group members for agriculture related pro</w:t>
      </w:r>
      <w:r w:rsidR="00933B7F" w:rsidRPr="000A54A5">
        <w:rPr>
          <w:rFonts w:ascii="Times New Roman" w:hAnsi="Times New Roman" w:cs="Times New Roman"/>
          <w:sz w:val="24"/>
          <w:szCs w:val="24"/>
        </w:rPr>
        <w:t>ducts.</w:t>
      </w:r>
    </w:p>
    <w:p w14:paraId="0B45C951" w14:textId="77777777" w:rsidR="00315AAC" w:rsidRPr="00315AAC" w:rsidRDefault="00315AAC" w:rsidP="00315AAC">
      <w:pPr>
        <w:spacing w:line="360" w:lineRule="auto"/>
        <w:jc w:val="both"/>
        <w:rPr>
          <w:rFonts w:ascii="Times New Roman" w:hAnsi="Times New Roman" w:cs="Times New Roman"/>
          <w:b/>
          <w:sz w:val="24"/>
          <w:szCs w:val="24"/>
        </w:rPr>
      </w:pPr>
    </w:p>
    <w:p w14:paraId="6D94FC43" w14:textId="77777777" w:rsidR="00315AAC" w:rsidRPr="00315AAC" w:rsidRDefault="00315AAC" w:rsidP="00315AAC">
      <w:pPr>
        <w:spacing w:line="360" w:lineRule="auto"/>
        <w:jc w:val="both"/>
        <w:rPr>
          <w:rFonts w:ascii="Times New Roman" w:hAnsi="Times New Roman" w:cs="Times New Roman"/>
          <w:b/>
          <w:sz w:val="24"/>
          <w:szCs w:val="24"/>
        </w:rPr>
      </w:pPr>
    </w:p>
    <w:p w14:paraId="756D2C24" w14:textId="317A6A75" w:rsidR="00933B7F" w:rsidRPr="00315AAC" w:rsidRDefault="00B35A6B" w:rsidP="00315AAC">
      <w:pPr>
        <w:pStyle w:val="ListParagraph"/>
        <w:numPr>
          <w:ilvl w:val="0"/>
          <w:numId w:val="16"/>
        </w:numPr>
        <w:spacing w:line="360" w:lineRule="auto"/>
        <w:jc w:val="both"/>
        <w:rPr>
          <w:rFonts w:ascii="Times New Roman" w:hAnsi="Times New Roman" w:cs="Times New Roman"/>
          <w:b/>
          <w:sz w:val="24"/>
          <w:szCs w:val="24"/>
        </w:rPr>
      </w:pPr>
      <w:r w:rsidRPr="00315AAC">
        <w:rPr>
          <w:rFonts w:ascii="Times New Roman" w:hAnsi="Times New Roman" w:cs="Times New Roman"/>
          <w:b/>
          <w:sz w:val="24"/>
          <w:szCs w:val="24"/>
        </w:rPr>
        <w:lastRenderedPageBreak/>
        <w:t>QUESTIONAIRE</w:t>
      </w:r>
    </w:p>
    <w:p w14:paraId="087FED8C" w14:textId="084A6FB9" w:rsidR="0044132B" w:rsidRPr="000A54A5" w:rsidRDefault="002D088A" w:rsidP="002D088A">
      <w:pPr>
        <w:spacing w:line="360" w:lineRule="auto"/>
        <w:jc w:val="both"/>
        <w:rPr>
          <w:rFonts w:ascii="Times New Roman" w:hAnsi="Times New Roman" w:cs="Times New Roman"/>
          <w:color w:val="000000"/>
          <w:spacing w:val="5"/>
          <w:sz w:val="24"/>
          <w:szCs w:val="24"/>
        </w:rPr>
      </w:pPr>
      <w:r w:rsidRPr="000A54A5">
        <w:rPr>
          <w:rFonts w:ascii="Times New Roman" w:hAnsi="Times New Roman" w:cs="Times New Roman"/>
          <w:color w:val="000000"/>
          <w:spacing w:val="5"/>
          <w:sz w:val="24"/>
          <w:szCs w:val="24"/>
        </w:rPr>
        <w:t>A mixed questionnaire</w:t>
      </w:r>
      <w:r w:rsidR="004E2C37" w:rsidRPr="000A54A5">
        <w:rPr>
          <w:rFonts w:ascii="Times New Roman" w:hAnsi="Times New Roman" w:cs="Times New Roman"/>
          <w:color w:val="000000"/>
          <w:spacing w:val="5"/>
          <w:sz w:val="24"/>
          <w:szCs w:val="24"/>
        </w:rPr>
        <w:t xml:space="preserve"> created using Google forms</w:t>
      </w:r>
      <w:r w:rsidRPr="000A54A5">
        <w:rPr>
          <w:rFonts w:ascii="Times New Roman" w:hAnsi="Times New Roman" w:cs="Times New Roman"/>
          <w:color w:val="000000"/>
          <w:spacing w:val="5"/>
          <w:sz w:val="24"/>
          <w:szCs w:val="24"/>
        </w:rPr>
        <w:t xml:space="preserve"> was used by the researcher which is a combination of</w:t>
      </w:r>
      <w:r w:rsidR="004D73F6" w:rsidRPr="000A54A5">
        <w:rPr>
          <w:rFonts w:ascii="Times New Roman" w:hAnsi="Times New Roman" w:cs="Times New Roman"/>
          <w:color w:val="000000"/>
          <w:spacing w:val="5"/>
          <w:sz w:val="24"/>
          <w:szCs w:val="24"/>
        </w:rPr>
        <w:t xml:space="preserve"> ope</w:t>
      </w:r>
      <w:r w:rsidR="00771474" w:rsidRPr="000A54A5">
        <w:rPr>
          <w:rFonts w:ascii="Times New Roman" w:hAnsi="Times New Roman" w:cs="Times New Roman"/>
          <w:color w:val="000000"/>
          <w:spacing w:val="5"/>
          <w:sz w:val="24"/>
          <w:szCs w:val="24"/>
        </w:rPr>
        <w:t>n-ended and closed-ended structures</w:t>
      </w:r>
      <w:r w:rsidR="004D73F6" w:rsidRPr="000A54A5">
        <w:rPr>
          <w:rFonts w:ascii="Times New Roman" w:hAnsi="Times New Roman" w:cs="Times New Roman"/>
          <w:color w:val="000000"/>
          <w:spacing w:val="5"/>
          <w:sz w:val="24"/>
          <w:szCs w:val="24"/>
        </w:rPr>
        <w:t xml:space="preserve"> into one question. It</w:t>
      </w:r>
      <w:r w:rsidR="0038599B" w:rsidRPr="000A54A5">
        <w:rPr>
          <w:rFonts w:ascii="Times New Roman" w:hAnsi="Times New Roman" w:cs="Times New Roman"/>
          <w:color w:val="000000"/>
          <w:spacing w:val="5"/>
          <w:sz w:val="24"/>
          <w:szCs w:val="24"/>
        </w:rPr>
        <w:t xml:space="preserve"> </w:t>
      </w:r>
      <w:r w:rsidR="004D73F6" w:rsidRPr="000A54A5">
        <w:rPr>
          <w:rFonts w:ascii="Times New Roman" w:hAnsi="Times New Roman" w:cs="Times New Roman"/>
          <w:color w:val="000000"/>
          <w:spacing w:val="5"/>
          <w:sz w:val="24"/>
          <w:szCs w:val="24"/>
        </w:rPr>
        <w:t>allows respondents to be more flexible with t</w:t>
      </w:r>
      <w:r w:rsidR="00524116" w:rsidRPr="000A54A5">
        <w:rPr>
          <w:rFonts w:ascii="Times New Roman" w:hAnsi="Times New Roman" w:cs="Times New Roman"/>
          <w:color w:val="000000"/>
          <w:spacing w:val="5"/>
          <w:sz w:val="24"/>
          <w:szCs w:val="24"/>
        </w:rPr>
        <w:t>heir answers.</w:t>
      </w:r>
      <w:r w:rsidR="004D73F6" w:rsidRPr="000A54A5">
        <w:rPr>
          <w:rFonts w:ascii="Times New Roman" w:hAnsi="Times New Roman" w:cs="Times New Roman"/>
          <w:color w:val="000000"/>
          <w:spacing w:val="5"/>
          <w:sz w:val="24"/>
          <w:szCs w:val="24"/>
        </w:rPr>
        <w:t xml:space="preserve"> These questions</w:t>
      </w:r>
      <w:r w:rsidR="00184A07" w:rsidRPr="000A54A5">
        <w:rPr>
          <w:rFonts w:ascii="Times New Roman" w:hAnsi="Times New Roman" w:cs="Times New Roman"/>
          <w:color w:val="000000"/>
          <w:spacing w:val="5"/>
          <w:sz w:val="24"/>
          <w:szCs w:val="24"/>
        </w:rPr>
        <w:t xml:space="preserve"> are usually constructed such a way as</w:t>
      </w:r>
      <w:r w:rsidR="00A335B2" w:rsidRPr="000A54A5">
        <w:rPr>
          <w:rFonts w:ascii="Times New Roman" w:hAnsi="Times New Roman" w:cs="Times New Roman"/>
          <w:color w:val="000000"/>
          <w:spacing w:val="5"/>
          <w:sz w:val="24"/>
          <w:szCs w:val="24"/>
        </w:rPr>
        <w:t xml:space="preserve"> to guide participants</w:t>
      </w:r>
      <w:r w:rsidR="004D73F6" w:rsidRPr="000A54A5">
        <w:rPr>
          <w:rFonts w:ascii="Times New Roman" w:hAnsi="Times New Roman" w:cs="Times New Roman"/>
          <w:color w:val="000000"/>
          <w:spacing w:val="5"/>
          <w:sz w:val="24"/>
          <w:szCs w:val="24"/>
        </w:rPr>
        <w:t xml:space="preserve"> in providing the correct data.</w:t>
      </w:r>
    </w:p>
    <w:p w14:paraId="03049E7B" w14:textId="77777777" w:rsidR="005D4D14" w:rsidRPr="000A54A5" w:rsidRDefault="005D4D14" w:rsidP="002D088A">
      <w:pPr>
        <w:spacing w:line="360" w:lineRule="auto"/>
        <w:jc w:val="both"/>
        <w:rPr>
          <w:rFonts w:ascii="Times New Roman" w:hAnsi="Times New Roman" w:cs="Times New Roman"/>
          <w:b/>
          <w:sz w:val="24"/>
          <w:szCs w:val="24"/>
        </w:rPr>
      </w:pPr>
    </w:p>
    <w:p w14:paraId="5B2B65AB" w14:textId="7F618E9E" w:rsidR="003C06EE" w:rsidRPr="000A54A5" w:rsidRDefault="0038599B" w:rsidP="00E004CC">
      <w:pPr>
        <w:pStyle w:val="Heading1"/>
        <w:spacing w:line="360" w:lineRule="auto"/>
        <w:jc w:val="both"/>
        <w:rPr>
          <w:rFonts w:ascii="Times New Roman" w:hAnsi="Times New Roman" w:cs="Times New Roman"/>
          <w:b/>
          <w:bCs/>
          <w:sz w:val="24"/>
          <w:szCs w:val="24"/>
        </w:rPr>
      </w:pPr>
      <w:bookmarkStart w:id="161" w:name="_Toc109380163"/>
      <w:r w:rsidRPr="000A54A5">
        <w:rPr>
          <w:rFonts w:ascii="Times New Roman" w:hAnsi="Times New Roman" w:cs="Times New Roman"/>
          <w:b/>
          <w:bCs/>
          <w:sz w:val="24"/>
          <w:szCs w:val="24"/>
        </w:rPr>
        <w:t>4.5</w:t>
      </w:r>
      <w:r w:rsidR="003C06EE" w:rsidRPr="000A54A5">
        <w:rPr>
          <w:rFonts w:ascii="Times New Roman" w:hAnsi="Times New Roman" w:cs="Times New Roman"/>
          <w:b/>
          <w:bCs/>
          <w:sz w:val="24"/>
          <w:szCs w:val="24"/>
        </w:rPr>
        <w:t xml:space="preserve"> Ethical consideration</w:t>
      </w:r>
      <w:bookmarkEnd w:id="161"/>
    </w:p>
    <w:p w14:paraId="1CDA6F37" w14:textId="77777777" w:rsidR="00EC17A0" w:rsidRPr="000A54A5" w:rsidRDefault="00EC17A0" w:rsidP="00EC17A0">
      <w:pPr>
        <w:rPr>
          <w:rFonts w:ascii="Times New Roman" w:hAnsi="Times New Roman" w:cs="Times New Roman"/>
          <w:sz w:val="24"/>
          <w:szCs w:val="24"/>
        </w:rPr>
      </w:pPr>
      <w:r w:rsidRPr="000A54A5">
        <w:rPr>
          <w:rFonts w:ascii="Times New Roman" w:hAnsi="Times New Roman" w:cs="Times New Roman"/>
          <w:sz w:val="24"/>
          <w:szCs w:val="24"/>
        </w:rPr>
        <w:t>The following are some of the ethical considerations that were used when carrying out the study.</w:t>
      </w:r>
    </w:p>
    <w:p w14:paraId="02E9468F" w14:textId="0F6684DD" w:rsidR="00EC17A0" w:rsidRPr="000A54A5" w:rsidRDefault="00B85572" w:rsidP="00CB4EC4">
      <w:pPr>
        <w:pStyle w:val="ListParagraph"/>
        <w:numPr>
          <w:ilvl w:val="0"/>
          <w:numId w:val="6"/>
        </w:numPr>
        <w:spacing w:line="256" w:lineRule="auto"/>
        <w:rPr>
          <w:rFonts w:ascii="Times New Roman" w:hAnsi="Times New Roman" w:cs="Times New Roman"/>
          <w:sz w:val="24"/>
          <w:szCs w:val="24"/>
        </w:rPr>
      </w:pPr>
      <w:del w:id="162" w:author="Pukuta Mwanza" w:date="2022-08-05T17:44:00Z">
        <w:r w:rsidRPr="000A54A5" w:rsidDel="00585B41">
          <w:rPr>
            <w:rFonts w:ascii="Times New Roman" w:hAnsi="Times New Roman" w:cs="Times New Roman"/>
            <w:sz w:val="24"/>
            <w:szCs w:val="24"/>
          </w:rPr>
          <w:delText xml:space="preserve">Confidentiality </w:delText>
        </w:r>
        <w:r w:rsidR="00EC17A0" w:rsidRPr="000A54A5" w:rsidDel="00585B41">
          <w:rPr>
            <w:rFonts w:ascii="Times New Roman" w:hAnsi="Times New Roman" w:cs="Times New Roman"/>
            <w:sz w:val="24"/>
            <w:szCs w:val="24"/>
          </w:rPr>
          <w:delText>:</w:delText>
        </w:r>
        <w:r w:rsidR="00F07748" w:rsidRPr="000A54A5" w:rsidDel="00585B41">
          <w:rPr>
            <w:rFonts w:ascii="Times New Roman" w:hAnsi="Times New Roman" w:cs="Times New Roman"/>
            <w:sz w:val="24"/>
            <w:szCs w:val="24"/>
          </w:rPr>
          <w:delText>the</w:delText>
        </w:r>
      </w:del>
      <w:ins w:id="163" w:author="Pukuta Mwanza" w:date="2022-08-05T17:44:00Z">
        <w:r w:rsidR="00585B41" w:rsidRPr="000A54A5">
          <w:rPr>
            <w:rFonts w:ascii="Times New Roman" w:hAnsi="Times New Roman" w:cs="Times New Roman"/>
            <w:sz w:val="24"/>
            <w:szCs w:val="24"/>
          </w:rPr>
          <w:t>Confidentiality: the</w:t>
        </w:r>
      </w:ins>
      <w:r w:rsidR="00F07748" w:rsidRPr="000A54A5">
        <w:rPr>
          <w:rFonts w:ascii="Times New Roman" w:hAnsi="Times New Roman" w:cs="Times New Roman"/>
          <w:sz w:val="24"/>
          <w:szCs w:val="24"/>
        </w:rPr>
        <w:t xml:space="preserve"> identity of the respondents </w:t>
      </w:r>
      <w:del w:id="164" w:author="Pukuta Mwanza" w:date="2022-08-05T17:45:00Z">
        <w:r w:rsidR="00F07748" w:rsidRPr="000A54A5" w:rsidDel="00585B41">
          <w:rPr>
            <w:rFonts w:ascii="Times New Roman" w:hAnsi="Times New Roman" w:cs="Times New Roman"/>
            <w:sz w:val="24"/>
            <w:szCs w:val="24"/>
          </w:rPr>
          <w:delText>were</w:delText>
        </w:r>
      </w:del>
      <w:ins w:id="165" w:author="Pukuta Mwanza" w:date="2022-08-05T17:45:00Z">
        <w:r w:rsidR="00585B41" w:rsidRPr="000A54A5">
          <w:rPr>
            <w:rFonts w:ascii="Times New Roman" w:hAnsi="Times New Roman" w:cs="Times New Roman"/>
            <w:sz w:val="24"/>
            <w:szCs w:val="24"/>
          </w:rPr>
          <w:t>was</w:t>
        </w:r>
      </w:ins>
      <w:r w:rsidR="00F07748" w:rsidRPr="000A54A5">
        <w:rPr>
          <w:rFonts w:ascii="Times New Roman" w:hAnsi="Times New Roman" w:cs="Times New Roman"/>
          <w:sz w:val="24"/>
          <w:szCs w:val="24"/>
        </w:rPr>
        <w:t xml:space="preserve"> kept anonymous</w:t>
      </w:r>
      <w:r w:rsidR="0010544B" w:rsidRPr="000A54A5">
        <w:rPr>
          <w:rFonts w:ascii="Times New Roman" w:hAnsi="Times New Roman" w:cs="Times New Roman"/>
          <w:sz w:val="24"/>
          <w:szCs w:val="24"/>
        </w:rPr>
        <w:t xml:space="preserve"> such as e mail addresses and </w:t>
      </w:r>
      <w:r w:rsidRPr="000A54A5">
        <w:rPr>
          <w:rFonts w:ascii="Times New Roman" w:hAnsi="Times New Roman" w:cs="Times New Roman"/>
          <w:sz w:val="24"/>
          <w:szCs w:val="24"/>
        </w:rPr>
        <w:t>Facebook</w:t>
      </w:r>
      <w:r w:rsidR="0010544B" w:rsidRPr="000A54A5">
        <w:rPr>
          <w:rFonts w:ascii="Times New Roman" w:hAnsi="Times New Roman" w:cs="Times New Roman"/>
          <w:sz w:val="24"/>
          <w:szCs w:val="24"/>
        </w:rPr>
        <w:t xml:space="preserve"> names and </w:t>
      </w:r>
      <w:r w:rsidRPr="000A54A5">
        <w:rPr>
          <w:rFonts w:ascii="Times New Roman" w:hAnsi="Times New Roman" w:cs="Times New Roman"/>
          <w:sz w:val="24"/>
          <w:szCs w:val="24"/>
        </w:rPr>
        <w:t>WhatsApp</w:t>
      </w:r>
      <w:r w:rsidR="0010544B" w:rsidRPr="000A54A5">
        <w:rPr>
          <w:rFonts w:ascii="Times New Roman" w:hAnsi="Times New Roman" w:cs="Times New Roman"/>
          <w:sz w:val="24"/>
          <w:szCs w:val="24"/>
        </w:rPr>
        <w:t xml:space="preserve"> phone numbers</w:t>
      </w:r>
      <w:r w:rsidRPr="000A54A5">
        <w:rPr>
          <w:rFonts w:ascii="Times New Roman" w:hAnsi="Times New Roman" w:cs="Times New Roman"/>
          <w:sz w:val="24"/>
          <w:szCs w:val="24"/>
        </w:rPr>
        <w:t xml:space="preserve"> were kept safe to keep the</w:t>
      </w:r>
      <w:r w:rsidR="00EC17A0" w:rsidRPr="000A54A5">
        <w:rPr>
          <w:rFonts w:ascii="Times New Roman" w:hAnsi="Times New Roman" w:cs="Times New Roman"/>
          <w:sz w:val="24"/>
          <w:szCs w:val="24"/>
        </w:rPr>
        <w:t xml:space="preserve"> respondent’s identity as a secret.</w:t>
      </w:r>
    </w:p>
    <w:p w14:paraId="428442AE" w14:textId="176A6954" w:rsidR="00EC17A0" w:rsidRPr="000A54A5" w:rsidRDefault="00437138" w:rsidP="00CB4EC4">
      <w:pPr>
        <w:pStyle w:val="ListParagraph"/>
        <w:numPr>
          <w:ilvl w:val="0"/>
          <w:numId w:val="6"/>
        </w:numPr>
        <w:spacing w:line="256" w:lineRule="auto"/>
        <w:rPr>
          <w:rFonts w:ascii="Times New Roman" w:hAnsi="Times New Roman" w:cs="Times New Roman"/>
          <w:sz w:val="24"/>
          <w:szCs w:val="24"/>
        </w:rPr>
      </w:pPr>
      <w:r w:rsidRPr="000A54A5">
        <w:rPr>
          <w:rFonts w:ascii="Times New Roman" w:hAnsi="Times New Roman" w:cs="Times New Roman"/>
          <w:sz w:val="24"/>
          <w:szCs w:val="24"/>
        </w:rPr>
        <w:t xml:space="preserve">Voluntary: </w:t>
      </w:r>
      <w:r w:rsidR="00EC17A0" w:rsidRPr="000A54A5">
        <w:rPr>
          <w:rFonts w:ascii="Times New Roman" w:hAnsi="Times New Roman" w:cs="Times New Roman"/>
          <w:sz w:val="24"/>
          <w:szCs w:val="24"/>
        </w:rPr>
        <w:t xml:space="preserve">Participation of respondents was voluntarily, at no point in time were </w:t>
      </w:r>
      <w:r w:rsidRPr="000A54A5">
        <w:rPr>
          <w:rFonts w:ascii="Times New Roman" w:hAnsi="Times New Roman" w:cs="Times New Roman"/>
          <w:sz w:val="24"/>
          <w:szCs w:val="24"/>
        </w:rPr>
        <w:t xml:space="preserve">the respondents </w:t>
      </w:r>
      <w:r w:rsidR="00EC17A0" w:rsidRPr="000A54A5">
        <w:rPr>
          <w:rFonts w:ascii="Times New Roman" w:hAnsi="Times New Roman" w:cs="Times New Roman"/>
          <w:sz w:val="24"/>
          <w:szCs w:val="24"/>
        </w:rPr>
        <w:t>forced</w:t>
      </w:r>
      <w:r w:rsidRPr="000A54A5">
        <w:rPr>
          <w:rFonts w:ascii="Times New Roman" w:hAnsi="Times New Roman" w:cs="Times New Roman"/>
          <w:sz w:val="24"/>
          <w:szCs w:val="24"/>
        </w:rPr>
        <w:t>, blackmailed, manipulated or bribed</w:t>
      </w:r>
      <w:r w:rsidR="00CB7D66" w:rsidRPr="000A54A5">
        <w:rPr>
          <w:rFonts w:ascii="Times New Roman" w:hAnsi="Times New Roman" w:cs="Times New Roman"/>
          <w:sz w:val="24"/>
          <w:szCs w:val="24"/>
        </w:rPr>
        <w:t xml:space="preserve"> to participate in</w:t>
      </w:r>
      <w:r w:rsidR="00EC17A0" w:rsidRPr="000A54A5">
        <w:rPr>
          <w:rFonts w:ascii="Times New Roman" w:hAnsi="Times New Roman" w:cs="Times New Roman"/>
          <w:sz w:val="24"/>
          <w:szCs w:val="24"/>
        </w:rPr>
        <w:t xml:space="preserve"> the data collection.</w:t>
      </w:r>
    </w:p>
    <w:p w14:paraId="68A4D9E9" w14:textId="77777777" w:rsidR="00941114" w:rsidRPr="000A54A5" w:rsidRDefault="00EC17A0" w:rsidP="00CB4EC4">
      <w:pPr>
        <w:pStyle w:val="ListParagraph"/>
        <w:numPr>
          <w:ilvl w:val="0"/>
          <w:numId w:val="6"/>
        </w:numPr>
        <w:spacing w:line="256" w:lineRule="auto"/>
        <w:rPr>
          <w:rFonts w:ascii="Times New Roman" w:hAnsi="Times New Roman" w:cs="Times New Roman"/>
          <w:sz w:val="24"/>
          <w:szCs w:val="24"/>
        </w:rPr>
      </w:pPr>
      <w:r w:rsidRPr="000A54A5">
        <w:rPr>
          <w:rFonts w:ascii="Times New Roman" w:hAnsi="Times New Roman" w:cs="Times New Roman"/>
          <w:sz w:val="24"/>
          <w:szCs w:val="24"/>
        </w:rPr>
        <w:t xml:space="preserve">Openness: </w:t>
      </w:r>
      <w:r w:rsidR="001829F5" w:rsidRPr="000A54A5">
        <w:rPr>
          <w:rFonts w:ascii="Times New Roman" w:hAnsi="Times New Roman" w:cs="Times New Roman"/>
          <w:sz w:val="24"/>
          <w:szCs w:val="24"/>
        </w:rPr>
        <w:t xml:space="preserve">the information </w:t>
      </w:r>
      <w:r w:rsidR="0019489A" w:rsidRPr="000A54A5">
        <w:rPr>
          <w:rFonts w:ascii="Times New Roman" w:hAnsi="Times New Roman" w:cs="Times New Roman"/>
          <w:sz w:val="24"/>
          <w:szCs w:val="24"/>
        </w:rPr>
        <w:t>gathered</w:t>
      </w:r>
      <w:r w:rsidR="001829F5" w:rsidRPr="000A54A5">
        <w:rPr>
          <w:rFonts w:ascii="Times New Roman" w:hAnsi="Times New Roman" w:cs="Times New Roman"/>
          <w:sz w:val="24"/>
          <w:szCs w:val="24"/>
        </w:rPr>
        <w:t xml:space="preserve"> by the researcher was not influenced,</w:t>
      </w:r>
      <w:r w:rsidR="00953869" w:rsidRPr="000A54A5">
        <w:rPr>
          <w:rFonts w:ascii="Times New Roman" w:hAnsi="Times New Roman" w:cs="Times New Roman"/>
          <w:sz w:val="24"/>
          <w:szCs w:val="24"/>
        </w:rPr>
        <w:t xml:space="preserve"> there were no biased opinions projected indirectly to the participant that would affect the authenticity of the data that was collected</w:t>
      </w:r>
    </w:p>
    <w:p w14:paraId="2AACC4C8" w14:textId="77777777" w:rsidR="0038599B" w:rsidRPr="000A54A5" w:rsidRDefault="0038599B" w:rsidP="00A749F6">
      <w:pPr>
        <w:pStyle w:val="Heading1"/>
        <w:spacing w:line="276" w:lineRule="auto"/>
        <w:rPr>
          <w:rFonts w:ascii="Times New Roman" w:hAnsi="Times New Roman" w:cs="Times New Roman"/>
          <w:b/>
          <w:bCs/>
          <w:sz w:val="24"/>
          <w:szCs w:val="24"/>
        </w:rPr>
      </w:pPr>
    </w:p>
    <w:p w14:paraId="0848E9BF" w14:textId="4105E574" w:rsidR="0038599B" w:rsidRPr="000A54A5" w:rsidRDefault="0038599B" w:rsidP="0038599B">
      <w:pPr>
        <w:spacing w:line="276" w:lineRule="auto"/>
        <w:jc w:val="both"/>
        <w:rPr>
          <w:rFonts w:ascii="Times New Roman" w:hAnsi="Times New Roman" w:cs="Times New Roman"/>
          <w:b/>
          <w:sz w:val="24"/>
          <w:szCs w:val="24"/>
        </w:rPr>
      </w:pPr>
    </w:p>
    <w:p w14:paraId="1A4060D8" w14:textId="77777777" w:rsidR="0038599B" w:rsidRPr="000A54A5" w:rsidRDefault="0038599B" w:rsidP="0038599B">
      <w:pPr>
        <w:spacing w:line="276" w:lineRule="auto"/>
        <w:jc w:val="both"/>
        <w:rPr>
          <w:rFonts w:ascii="Times New Roman" w:hAnsi="Times New Roman" w:cs="Times New Roman"/>
          <w:sz w:val="24"/>
          <w:szCs w:val="24"/>
          <w:lang w:val="en-US"/>
        </w:rPr>
      </w:pPr>
    </w:p>
    <w:p w14:paraId="588CF702" w14:textId="77777777" w:rsidR="0038599B" w:rsidRPr="000A54A5" w:rsidRDefault="0038599B" w:rsidP="0038599B">
      <w:pPr>
        <w:rPr>
          <w:rFonts w:ascii="Times New Roman" w:hAnsi="Times New Roman" w:cs="Times New Roman"/>
          <w:sz w:val="24"/>
          <w:szCs w:val="24"/>
        </w:rPr>
      </w:pPr>
    </w:p>
    <w:p w14:paraId="578736E8" w14:textId="77777777" w:rsidR="004F0B03" w:rsidRPr="000A54A5" w:rsidRDefault="004F0B03" w:rsidP="00941114">
      <w:pPr>
        <w:spacing w:line="276" w:lineRule="auto"/>
        <w:jc w:val="both"/>
        <w:rPr>
          <w:rFonts w:ascii="Times New Roman" w:hAnsi="Times New Roman" w:cs="Times New Roman"/>
          <w:sz w:val="24"/>
          <w:szCs w:val="24"/>
        </w:rPr>
      </w:pPr>
    </w:p>
    <w:p w14:paraId="691C4659" w14:textId="6663039B" w:rsidR="00003DCF" w:rsidRPr="000A54A5" w:rsidRDefault="00960170" w:rsidP="00770934">
      <w:pPr>
        <w:spacing w:line="360" w:lineRule="auto"/>
        <w:jc w:val="both"/>
        <w:rPr>
          <w:rFonts w:ascii="Times New Roman" w:hAnsi="Times New Roman" w:cs="Times New Roman"/>
          <w:b/>
          <w:bCs/>
          <w:sz w:val="24"/>
          <w:szCs w:val="24"/>
        </w:rPr>
      </w:pPr>
      <w:r w:rsidRPr="000A54A5">
        <w:rPr>
          <w:rFonts w:ascii="Times New Roman" w:hAnsi="Times New Roman" w:cs="Times New Roman"/>
          <w:noProof/>
          <w:sz w:val="24"/>
          <w:szCs w:val="24"/>
          <w:lang w:val="en-US"/>
        </w:rPr>
        <mc:AlternateContent>
          <mc:Choice Requires="wps">
            <w:drawing>
              <wp:anchor distT="0" distB="0" distL="114300" distR="114300" simplePos="0" relativeHeight="251728896" behindDoc="0" locked="0" layoutInCell="1" allowOverlap="1" wp14:anchorId="3C286D5D" wp14:editId="35893BAD">
                <wp:simplePos x="0" y="0"/>
                <wp:positionH relativeFrom="column">
                  <wp:posOffset>1160780</wp:posOffset>
                </wp:positionH>
                <wp:positionV relativeFrom="paragraph">
                  <wp:posOffset>3475990</wp:posOffset>
                </wp:positionV>
                <wp:extent cx="340741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407410" cy="635"/>
                        </a:xfrm>
                        <a:prstGeom prst="rect">
                          <a:avLst/>
                        </a:prstGeom>
                        <a:solidFill>
                          <a:prstClr val="white"/>
                        </a:solidFill>
                        <a:ln>
                          <a:noFill/>
                        </a:ln>
                      </wps:spPr>
                      <wps:txbx>
                        <w:txbxContent>
                          <w:p w14:paraId="67D79692" w14:textId="0C957960" w:rsidR="00D24D96" w:rsidRPr="00960170" w:rsidRDefault="00D24D96" w:rsidP="00960170">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286D5D" id="_x0000_t202" coordsize="21600,21600" o:spt="202" path="m,l,21600r21600,l21600,xe">
                <v:stroke joinstyle="miter"/>
                <v:path gradientshapeok="t" o:connecttype="rect"/>
              </v:shapetype>
              <v:shape id="Text Box 1" o:spid="_x0000_s1026" type="#_x0000_t202" style="position:absolute;left:0;text-align:left;margin-left:91.4pt;margin-top:273.7pt;width:268.3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" stroked="f">
                <v:textbox style="mso-fit-shape-to-text:t" inset="0,0,0,0">
                  <w:txbxContent>
                    <w:p w14:paraId="67D79692" w14:textId="0C957960" w:rsidR="00D24D96" w:rsidRPr="00960170" w:rsidRDefault="00D24D96" w:rsidP="00960170">
                      <w:pPr>
                        <w:pStyle w:val="Caption"/>
                        <w:rPr>
                          <w:noProof/>
                          <w:sz w:val="24"/>
                          <w:szCs w:val="24"/>
                        </w:rPr>
                      </w:pPr>
                    </w:p>
                  </w:txbxContent>
                </v:textbox>
                <w10:wrap type="square"/>
              </v:shape>
            </w:pict>
          </mc:Fallback>
        </mc:AlternateContent>
      </w:r>
    </w:p>
    <w:p w14:paraId="720EC158" w14:textId="41FC9889" w:rsidR="00065F84" w:rsidRPr="000A54A5" w:rsidRDefault="00065F84" w:rsidP="00FC2ED0">
      <w:pPr>
        <w:spacing w:line="360" w:lineRule="auto"/>
        <w:jc w:val="both"/>
        <w:rPr>
          <w:rFonts w:ascii="Times New Roman" w:hAnsi="Times New Roman" w:cs="Times New Roman"/>
          <w:sz w:val="24"/>
          <w:szCs w:val="24"/>
        </w:rPr>
      </w:pPr>
    </w:p>
    <w:p w14:paraId="26D3EF74" w14:textId="2D44E84F" w:rsidR="00287480" w:rsidRPr="000A54A5" w:rsidRDefault="00287480" w:rsidP="00770934">
      <w:pPr>
        <w:spacing w:line="360" w:lineRule="auto"/>
        <w:jc w:val="both"/>
        <w:rPr>
          <w:rFonts w:ascii="Times New Roman" w:hAnsi="Times New Roman" w:cs="Times New Roman"/>
          <w:b/>
          <w:bCs/>
          <w:sz w:val="24"/>
          <w:szCs w:val="24"/>
        </w:rPr>
      </w:pPr>
    </w:p>
    <w:p w14:paraId="359E924E" w14:textId="781F749A" w:rsidR="00287480" w:rsidRPr="000A54A5" w:rsidRDefault="00287480" w:rsidP="00770934">
      <w:pPr>
        <w:spacing w:line="360" w:lineRule="auto"/>
        <w:jc w:val="both"/>
        <w:rPr>
          <w:rFonts w:ascii="Times New Roman" w:hAnsi="Times New Roman" w:cs="Times New Roman"/>
          <w:b/>
          <w:bCs/>
          <w:sz w:val="24"/>
          <w:szCs w:val="24"/>
        </w:rPr>
      </w:pPr>
    </w:p>
    <w:p w14:paraId="31B0096A" w14:textId="4966083D" w:rsidR="00287480" w:rsidRPr="000A54A5" w:rsidRDefault="00287480" w:rsidP="00770934">
      <w:pPr>
        <w:spacing w:line="360" w:lineRule="auto"/>
        <w:jc w:val="both"/>
        <w:rPr>
          <w:rFonts w:ascii="Times New Roman" w:hAnsi="Times New Roman" w:cs="Times New Roman"/>
          <w:b/>
          <w:bCs/>
          <w:sz w:val="24"/>
          <w:szCs w:val="24"/>
        </w:rPr>
      </w:pPr>
    </w:p>
    <w:p w14:paraId="6A56F91B" w14:textId="786BD45E" w:rsidR="00287480" w:rsidRPr="000A54A5" w:rsidRDefault="00287480" w:rsidP="00770934">
      <w:pPr>
        <w:spacing w:line="360" w:lineRule="auto"/>
        <w:jc w:val="both"/>
        <w:rPr>
          <w:rFonts w:ascii="Times New Roman" w:hAnsi="Times New Roman" w:cs="Times New Roman"/>
          <w:b/>
          <w:bCs/>
          <w:sz w:val="24"/>
          <w:szCs w:val="24"/>
        </w:rPr>
      </w:pPr>
    </w:p>
    <w:p w14:paraId="6E009CFE" w14:textId="28939D4F" w:rsidR="00287480" w:rsidRPr="000A54A5" w:rsidRDefault="00287480" w:rsidP="00770934">
      <w:pPr>
        <w:spacing w:line="360" w:lineRule="auto"/>
        <w:jc w:val="both"/>
        <w:rPr>
          <w:rFonts w:ascii="Times New Roman" w:hAnsi="Times New Roman" w:cs="Times New Roman"/>
          <w:b/>
          <w:bCs/>
          <w:sz w:val="24"/>
          <w:szCs w:val="24"/>
        </w:rPr>
      </w:pPr>
    </w:p>
    <w:p w14:paraId="01E37B3D" w14:textId="77777777" w:rsidR="001010BA" w:rsidRPr="000A54A5" w:rsidRDefault="001010BA" w:rsidP="00A64620">
      <w:pPr>
        <w:pStyle w:val="Heading1"/>
        <w:jc w:val="center"/>
        <w:rPr>
          <w:rFonts w:ascii="Times New Roman" w:eastAsiaTheme="minorHAnsi" w:hAnsi="Times New Roman" w:cs="Times New Roman"/>
          <w:b/>
          <w:bCs/>
          <w:color w:val="auto"/>
          <w:sz w:val="24"/>
          <w:szCs w:val="24"/>
        </w:rPr>
      </w:pPr>
    </w:p>
    <w:p w14:paraId="082E8C72" w14:textId="55F79BDF" w:rsidR="00DB1BCC" w:rsidRPr="000A54A5" w:rsidRDefault="00481ED9" w:rsidP="00A64620">
      <w:pPr>
        <w:pStyle w:val="Heading1"/>
        <w:jc w:val="center"/>
        <w:rPr>
          <w:rFonts w:ascii="Times New Roman" w:hAnsi="Times New Roman" w:cs="Times New Roman"/>
          <w:b/>
          <w:bCs/>
          <w:color w:val="auto"/>
          <w:sz w:val="24"/>
          <w:szCs w:val="24"/>
        </w:rPr>
      </w:pPr>
      <w:bookmarkStart w:id="166" w:name="_Toc109380164"/>
      <w:r w:rsidRPr="000A54A5">
        <w:rPr>
          <w:rFonts w:ascii="Times New Roman" w:hAnsi="Times New Roman" w:cs="Times New Roman"/>
          <w:b/>
          <w:bCs/>
          <w:color w:val="auto"/>
          <w:sz w:val="24"/>
          <w:szCs w:val="24"/>
        </w:rPr>
        <w:t>CHAPTER FIVE</w:t>
      </w:r>
      <w:r w:rsidR="005C4D3C" w:rsidRPr="000A54A5">
        <w:rPr>
          <w:rFonts w:ascii="Times New Roman" w:hAnsi="Times New Roman" w:cs="Times New Roman"/>
          <w:b/>
          <w:bCs/>
          <w:color w:val="auto"/>
          <w:sz w:val="24"/>
          <w:szCs w:val="24"/>
        </w:rPr>
        <w:t xml:space="preserve"> - </w:t>
      </w:r>
      <w:r w:rsidR="009B2987" w:rsidRPr="000A54A5">
        <w:rPr>
          <w:rFonts w:ascii="Times New Roman" w:hAnsi="Times New Roman" w:cs="Times New Roman"/>
          <w:b/>
          <w:bCs/>
          <w:color w:val="auto"/>
          <w:sz w:val="24"/>
          <w:szCs w:val="24"/>
        </w:rPr>
        <w:t>ANALYSIS AND DESIGN</w:t>
      </w:r>
      <w:bookmarkEnd w:id="166"/>
    </w:p>
    <w:p w14:paraId="7525BBAD" w14:textId="254CA3A4" w:rsidR="00DB1BCC" w:rsidRPr="000A54A5" w:rsidRDefault="00DB1BCC" w:rsidP="00DB1BCC">
      <w:pPr>
        <w:pStyle w:val="Heading1"/>
        <w:rPr>
          <w:rFonts w:ascii="Times New Roman" w:hAnsi="Times New Roman" w:cs="Times New Roman"/>
          <w:b/>
          <w:bCs/>
          <w:sz w:val="24"/>
          <w:szCs w:val="24"/>
        </w:rPr>
      </w:pPr>
      <w:bookmarkStart w:id="167" w:name="_Toc109380165"/>
      <w:r w:rsidRPr="000A54A5">
        <w:rPr>
          <w:rFonts w:ascii="Times New Roman" w:hAnsi="Times New Roman" w:cs="Times New Roman"/>
          <w:b/>
          <w:bCs/>
          <w:sz w:val="24"/>
          <w:szCs w:val="24"/>
        </w:rPr>
        <w:t>5.0 Introduction</w:t>
      </w:r>
      <w:bookmarkEnd w:id="167"/>
    </w:p>
    <w:p w14:paraId="6DE462FD" w14:textId="2222AE35" w:rsidR="00681E28" w:rsidRPr="000A54A5" w:rsidRDefault="00681E28" w:rsidP="00681E28">
      <w:pPr>
        <w:rPr>
          <w:rFonts w:ascii="Times New Roman" w:hAnsi="Times New Roman" w:cs="Times New Roman"/>
          <w:sz w:val="24"/>
          <w:szCs w:val="24"/>
          <w:lang w:val="en-US"/>
        </w:rPr>
      </w:pPr>
      <w:r w:rsidRPr="000A54A5">
        <w:rPr>
          <w:rFonts w:ascii="Times New Roman" w:hAnsi="Times New Roman" w:cs="Times New Roman"/>
          <w:sz w:val="24"/>
          <w:szCs w:val="24"/>
          <w:lang w:val="en-US"/>
        </w:rPr>
        <w:t>This chapter describes, discuss and analyze the findings on the Primary research. The findings are presented in a graphical manner</w:t>
      </w:r>
    </w:p>
    <w:p w14:paraId="1B5481C9" w14:textId="77777777" w:rsidR="00DB1BCC" w:rsidRPr="000A54A5" w:rsidRDefault="00DB1BCC" w:rsidP="00DB1BCC">
      <w:pPr>
        <w:pStyle w:val="Heading1"/>
        <w:rPr>
          <w:rFonts w:ascii="Times New Roman" w:hAnsi="Times New Roman" w:cs="Times New Roman"/>
          <w:b/>
          <w:bCs/>
          <w:sz w:val="24"/>
          <w:szCs w:val="24"/>
        </w:rPr>
      </w:pPr>
      <w:bookmarkStart w:id="168" w:name="_5.1_Data_Analysis"/>
      <w:bookmarkStart w:id="169" w:name="_Toc109380166"/>
      <w:bookmarkEnd w:id="168"/>
      <w:r w:rsidRPr="000A54A5">
        <w:rPr>
          <w:rFonts w:ascii="Times New Roman" w:hAnsi="Times New Roman" w:cs="Times New Roman"/>
          <w:b/>
          <w:bCs/>
          <w:sz w:val="24"/>
          <w:szCs w:val="24"/>
        </w:rPr>
        <w:t>5.1 Data Analysis</w:t>
      </w:r>
      <w:bookmarkEnd w:id="169"/>
    </w:p>
    <w:p w14:paraId="07DF1680" w14:textId="1FAFE397" w:rsidR="00CB08CE" w:rsidRPr="000A54A5" w:rsidRDefault="00CB08CE" w:rsidP="00CB08CE">
      <w:pPr>
        <w:pStyle w:val="Caption"/>
        <w:rPr>
          <w:rFonts w:ascii="Times New Roman" w:hAnsi="Times New Roman" w:cs="Times New Roman"/>
          <w:sz w:val="24"/>
          <w:szCs w:val="24"/>
        </w:rPr>
      </w:pPr>
      <w:bookmarkStart w:id="170" w:name="_Toc109320628"/>
      <w:bookmarkStart w:id="171" w:name="_Toc109320650"/>
      <w:bookmarkStart w:id="172" w:name="_Toc109321034"/>
      <w:bookmarkStart w:id="173" w:name="_Toc109321191"/>
      <w:bookmarkStart w:id="174" w:name="_Toc109321236"/>
      <w:bookmarkStart w:id="175" w:name="_Toc109321294"/>
      <w:bookmarkStart w:id="176" w:name="_Toc109321312"/>
      <w:bookmarkStart w:id="177" w:name="_Toc109376902"/>
      <w:r w:rsidRPr="000A54A5">
        <w:rPr>
          <w:rFonts w:ascii="Times New Roman" w:hAnsi="Times New Roman" w:cs="Times New Roman"/>
          <w:sz w:val="24"/>
          <w:szCs w:val="24"/>
        </w:rPr>
        <w:t xml:space="preserve">Figure </w:t>
      </w:r>
      <w:r w:rsidRPr="000A54A5">
        <w:rPr>
          <w:rFonts w:ascii="Times New Roman" w:hAnsi="Times New Roman" w:cs="Times New Roman"/>
          <w:sz w:val="24"/>
          <w:szCs w:val="24"/>
        </w:rPr>
        <w:fldChar w:fldCharType="begin"/>
      </w:r>
      <w:r w:rsidRPr="000A54A5">
        <w:rPr>
          <w:rFonts w:ascii="Times New Roman" w:hAnsi="Times New Roman" w:cs="Times New Roman"/>
          <w:sz w:val="24"/>
          <w:szCs w:val="24"/>
        </w:rPr>
        <w:instrText xml:space="preserve"> SEQ Figure \* ARABIC </w:instrText>
      </w:r>
      <w:r w:rsidRPr="000A54A5">
        <w:rPr>
          <w:rFonts w:ascii="Times New Roman" w:hAnsi="Times New Roman" w:cs="Times New Roman"/>
          <w:sz w:val="24"/>
          <w:szCs w:val="24"/>
        </w:rPr>
        <w:fldChar w:fldCharType="separate"/>
      </w:r>
      <w:r w:rsidR="00D24509">
        <w:rPr>
          <w:rFonts w:ascii="Times New Roman" w:hAnsi="Times New Roman" w:cs="Times New Roman"/>
          <w:noProof/>
          <w:sz w:val="24"/>
          <w:szCs w:val="24"/>
        </w:rPr>
        <w:t>1</w:t>
      </w:r>
      <w:r w:rsidRPr="000A54A5">
        <w:rPr>
          <w:rFonts w:ascii="Times New Roman" w:hAnsi="Times New Roman" w:cs="Times New Roman"/>
          <w:sz w:val="24"/>
          <w:szCs w:val="24"/>
        </w:rPr>
        <w:fldChar w:fldCharType="end"/>
      </w:r>
      <w:r w:rsidRPr="000A54A5">
        <w:rPr>
          <w:rFonts w:ascii="Times New Roman" w:hAnsi="Times New Roman" w:cs="Times New Roman"/>
          <w:sz w:val="24"/>
          <w:szCs w:val="24"/>
        </w:rPr>
        <w:t xml:space="preserve"> </w:t>
      </w:r>
      <w:del w:id="178" w:author="Pukuta Mwanza" w:date="2022-08-05T17:45:00Z">
        <w:r w:rsidRPr="000A54A5" w:rsidDel="00585B41">
          <w:rPr>
            <w:rFonts w:ascii="Times New Roman" w:hAnsi="Times New Roman" w:cs="Times New Roman"/>
            <w:sz w:val="24"/>
            <w:szCs w:val="24"/>
          </w:rPr>
          <w:delText>Respondents</w:delText>
        </w:r>
      </w:del>
      <w:ins w:id="179" w:author="Pukuta Mwanza" w:date="2022-08-05T17:45:00Z">
        <w:r w:rsidR="00585B41" w:rsidRPr="000A54A5">
          <w:rPr>
            <w:rFonts w:ascii="Times New Roman" w:hAnsi="Times New Roman" w:cs="Times New Roman"/>
            <w:sz w:val="24"/>
            <w:szCs w:val="24"/>
          </w:rPr>
          <w:t>Respondent’s</w:t>
        </w:r>
      </w:ins>
      <w:r w:rsidRPr="000A54A5">
        <w:rPr>
          <w:rFonts w:ascii="Times New Roman" w:hAnsi="Times New Roman" w:cs="Times New Roman"/>
          <w:sz w:val="24"/>
          <w:szCs w:val="24"/>
        </w:rPr>
        <w:t xml:space="preserve"> </w:t>
      </w:r>
      <w:r w:rsidR="00735B49" w:rsidRPr="000A54A5">
        <w:rPr>
          <w:rFonts w:ascii="Times New Roman" w:hAnsi="Times New Roman" w:cs="Times New Roman"/>
          <w:sz w:val="24"/>
          <w:szCs w:val="24"/>
        </w:rPr>
        <w:t>age representation</w:t>
      </w:r>
      <w:bookmarkEnd w:id="170"/>
      <w:bookmarkEnd w:id="171"/>
      <w:bookmarkEnd w:id="172"/>
      <w:bookmarkEnd w:id="173"/>
      <w:bookmarkEnd w:id="174"/>
      <w:bookmarkEnd w:id="175"/>
      <w:bookmarkEnd w:id="176"/>
      <w:bookmarkEnd w:id="177"/>
    </w:p>
    <w:p w14:paraId="412A307B" w14:textId="77777777" w:rsidR="00DC45F0" w:rsidRPr="000A54A5" w:rsidRDefault="00ED15F8" w:rsidP="002860D4">
      <w:pPr>
        <w:rPr>
          <w:rFonts w:ascii="Times New Roman" w:hAnsi="Times New Roman" w:cs="Times New Roman"/>
          <w:sz w:val="24"/>
          <w:szCs w:val="24"/>
        </w:rPr>
      </w:pPr>
      <w:r w:rsidRPr="000A54A5">
        <w:rPr>
          <w:rFonts w:ascii="Times New Roman" w:hAnsi="Times New Roman" w:cs="Times New Roman"/>
          <w:noProof/>
          <w:sz w:val="24"/>
          <w:szCs w:val="24"/>
          <w:lang w:val="en-US"/>
        </w:rPr>
        <w:drawing>
          <wp:inline distT="0" distB="0" distL="0" distR="0" wp14:anchorId="308857F6" wp14:editId="3EACDC51">
            <wp:extent cx="3670300" cy="2390775"/>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0300" cy="2390775"/>
                    </a:xfrm>
                    <a:prstGeom prst="rect">
                      <a:avLst/>
                    </a:prstGeom>
                    <a:noFill/>
                  </pic:spPr>
                </pic:pic>
              </a:graphicData>
            </a:graphic>
          </wp:inline>
        </w:drawing>
      </w:r>
    </w:p>
    <w:p w14:paraId="2ED18ED9" w14:textId="55EC7BAD" w:rsidR="00735B49" w:rsidRPr="000A54A5" w:rsidRDefault="00DC45F0" w:rsidP="002860D4">
      <w:pPr>
        <w:rPr>
          <w:rFonts w:ascii="Times New Roman" w:hAnsi="Times New Roman" w:cs="Times New Roman"/>
          <w:sz w:val="24"/>
          <w:szCs w:val="24"/>
        </w:rPr>
      </w:pPr>
      <w:r w:rsidRPr="000A54A5">
        <w:rPr>
          <w:rFonts w:ascii="Times New Roman" w:hAnsi="Times New Roman" w:cs="Times New Roman"/>
          <w:sz w:val="24"/>
          <w:szCs w:val="24"/>
        </w:rPr>
        <w:t>The pie chart above displays information about the respondents age group</w:t>
      </w:r>
      <w:r w:rsidR="00681E28" w:rsidRPr="000A54A5">
        <w:rPr>
          <w:rFonts w:ascii="Times New Roman" w:hAnsi="Times New Roman" w:cs="Times New Roman"/>
          <w:sz w:val="24"/>
          <w:szCs w:val="24"/>
        </w:rPr>
        <w:t xml:space="preserve"> </w:t>
      </w:r>
      <w:r w:rsidR="00820980" w:rsidRPr="000A54A5">
        <w:rPr>
          <w:rFonts w:ascii="Times New Roman" w:hAnsi="Times New Roman" w:cs="Times New Roman"/>
          <w:sz w:val="24"/>
          <w:szCs w:val="24"/>
        </w:rPr>
        <w:t xml:space="preserve">which helps to </w:t>
      </w:r>
      <w:r w:rsidR="00681E28" w:rsidRPr="000A54A5">
        <w:rPr>
          <w:rFonts w:ascii="Times New Roman" w:hAnsi="Times New Roman" w:cs="Times New Roman"/>
          <w:sz w:val="24"/>
          <w:szCs w:val="24"/>
        </w:rPr>
        <w:t>in determin</w:t>
      </w:r>
      <w:r w:rsidR="00820980" w:rsidRPr="000A54A5">
        <w:rPr>
          <w:rFonts w:ascii="Times New Roman" w:hAnsi="Times New Roman" w:cs="Times New Roman"/>
          <w:sz w:val="24"/>
          <w:szCs w:val="24"/>
        </w:rPr>
        <w:t>e the farmer’s mentality towards the use of Morden day equipment as young farmers have a high probability of using technology such as smart phones to order equipment and the learning curve to new methods and systems.</w:t>
      </w:r>
      <w:r w:rsidR="001B0E63" w:rsidRPr="000A54A5">
        <w:rPr>
          <w:rFonts w:ascii="Times New Roman" w:hAnsi="Times New Roman" w:cs="Times New Roman"/>
          <w:sz w:val="24"/>
          <w:szCs w:val="24"/>
        </w:rPr>
        <w:t xml:space="preserve"> The chart shows</w:t>
      </w:r>
      <w:r w:rsidR="00681E28" w:rsidRPr="000A54A5">
        <w:rPr>
          <w:rFonts w:ascii="Times New Roman" w:hAnsi="Times New Roman" w:cs="Times New Roman"/>
          <w:sz w:val="24"/>
          <w:szCs w:val="24"/>
        </w:rPr>
        <w:t xml:space="preserve"> th</w:t>
      </w:r>
      <w:r w:rsidR="001B0E63" w:rsidRPr="000A54A5">
        <w:rPr>
          <w:rFonts w:ascii="Times New Roman" w:hAnsi="Times New Roman" w:cs="Times New Roman"/>
          <w:sz w:val="24"/>
          <w:szCs w:val="24"/>
        </w:rPr>
        <w:t>at the</w:t>
      </w:r>
      <w:r w:rsidR="008D3F75" w:rsidRPr="000A54A5">
        <w:rPr>
          <w:rFonts w:ascii="Times New Roman" w:hAnsi="Times New Roman" w:cs="Times New Roman"/>
          <w:sz w:val="24"/>
          <w:szCs w:val="24"/>
        </w:rPr>
        <w:t xml:space="preserve"> first</w:t>
      </w:r>
      <w:r w:rsidR="001B0E63" w:rsidRPr="000A54A5">
        <w:rPr>
          <w:rFonts w:ascii="Times New Roman" w:hAnsi="Times New Roman" w:cs="Times New Roman"/>
          <w:sz w:val="24"/>
          <w:szCs w:val="24"/>
        </w:rPr>
        <w:t xml:space="preserve"> majority </w:t>
      </w:r>
      <w:r w:rsidR="000C6186" w:rsidRPr="000A54A5">
        <w:rPr>
          <w:rFonts w:ascii="Times New Roman" w:hAnsi="Times New Roman" w:cs="Times New Roman"/>
          <w:sz w:val="24"/>
          <w:szCs w:val="24"/>
        </w:rPr>
        <w:t xml:space="preserve">were </w:t>
      </w:r>
      <w:r w:rsidR="000B6058" w:rsidRPr="000A54A5">
        <w:rPr>
          <w:rFonts w:ascii="Times New Roman" w:hAnsi="Times New Roman" w:cs="Times New Roman"/>
          <w:sz w:val="24"/>
          <w:szCs w:val="24"/>
        </w:rPr>
        <w:t>middle aged farmers</w:t>
      </w:r>
      <w:r w:rsidR="008D3F75" w:rsidRPr="000A54A5">
        <w:rPr>
          <w:rFonts w:ascii="Times New Roman" w:hAnsi="Times New Roman" w:cs="Times New Roman"/>
          <w:sz w:val="24"/>
          <w:szCs w:val="24"/>
        </w:rPr>
        <w:t xml:space="preserve"> aged between</w:t>
      </w:r>
      <w:r w:rsidR="000B6058" w:rsidRPr="000A54A5">
        <w:rPr>
          <w:rFonts w:ascii="Times New Roman" w:hAnsi="Times New Roman" w:cs="Times New Roman"/>
          <w:sz w:val="24"/>
          <w:szCs w:val="24"/>
        </w:rPr>
        <w:t xml:space="preserve"> 31 – 40 years old </w:t>
      </w:r>
      <w:r w:rsidR="000C6186" w:rsidRPr="000A54A5">
        <w:rPr>
          <w:rFonts w:ascii="Times New Roman" w:hAnsi="Times New Roman" w:cs="Times New Roman"/>
          <w:sz w:val="24"/>
          <w:szCs w:val="24"/>
        </w:rPr>
        <w:t xml:space="preserve">at 38% </w:t>
      </w:r>
      <w:r w:rsidR="008D3F75" w:rsidRPr="000A54A5">
        <w:rPr>
          <w:rFonts w:ascii="Times New Roman" w:hAnsi="Times New Roman" w:cs="Times New Roman"/>
          <w:sz w:val="24"/>
          <w:szCs w:val="24"/>
        </w:rPr>
        <w:t>then the 2</w:t>
      </w:r>
      <w:r w:rsidR="008D3F75" w:rsidRPr="000A54A5">
        <w:rPr>
          <w:rFonts w:ascii="Times New Roman" w:hAnsi="Times New Roman" w:cs="Times New Roman"/>
          <w:sz w:val="24"/>
          <w:szCs w:val="24"/>
          <w:vertAlign w:val="superscript"/>
        </w:rPr>
        <w:t>nd</w:t>
      </w:r>
      <w:r w:rsidR="008D3F75" w:rsidRPr="000A54A5">
        <w:rPr>
          <w:rFonts w:ascii="Times New Roman" w:hAnsi="Times New Roman" w:cs="Times New Roman"/>
          <w:sz w:val="24"/>
          <w:szCs w:val="24"/>
        </w:rPr>
        <w:t xml:space="preserve"> majority </w:t>
      </w:r>
      <w:r w:rsidR="000C6186" w:rsidRPr="000A54A5">
        <w:rPr>
          <w:rFonts w:ascii="Times New Roman" w:hAnsi="Times New Roman" w:cs="Times New Roman"/>
          <w:sz w:val="24"/>
          <w:szCs w:val="24"/>
        </w:rPr>
        <w:t>where mature fa</w:t>
      </w:r>
      <w:r w:rsidR="00FF75C2" w:rsidRPr="000A54A5">
        <w:rPr>
          <w:rFonts w:ascii="Times New Roman" w:hAnsi="Times New Roman" w:cs="Times New Roman"/>
          <w:sz w:val="24"/>
          <w:szCs w:val="24"/>
        </w:rPr>
        <w:t>rmers of 41 years and over at 35</w:t>
      </w:r>
      <w:r w:rsidR="000C6186" w:rsidRPr="000A54A5">
        <w:rPr>
          <w:rFonts w:ascii="Times New Roman" w:hAnsi="Times New Roman" w:cs="Times New Roman"/>
          <w:sz w:val="24"/>
          <w:szCs w:val="24"/>
        </w:rPr>
        <w:t xml:space="preserve">% then followed by </w:t>
      </w:r>
      <w:r w:rsidR="00FF75C2" w:rsidRPr="000A54A5">
        <w:rPr>
          <w:rFonts w:ascii="Times New Roman" w:hAnsi="Times New Roman" w:cs="Times New Roman"/>
          <w:sz w:val="24"/>
          <w:szCs w:val="24"/>
        </w:rPr>
        <w:t>the youth at 15</w:t>
      </w:r>
      <w:r w:rsidR="00681E28" w:rsidRPr="000A54A5">
        <w:rPr>
          <w:rFonts w:ascii="Times New Roman" w:hAnsi="Times New Roman" w:cs="Times New Roman"/>
          <w:sz w:val="24"/>
          <w:szCs w:val="24"/>
        </w:rPr>
        <w:t>%</w:t>
      </w:r>
      <w:r w:rsidR="00FF75C2" w:rsidRPr="000A54A5">
        <w:rPr>
          <w:rFonts w:ascii="Times New Roman" w:hAnsi="Times New Roman" w:cs="Times New Roman"/>
          <w:sz w:val="24"/>
          <w:szCs w:val="24"/>
        </w:rPr>
        <w:t xml:space="preserve"> and lastly the young adults</w:t>
      </w:r>
      <w:r w:rsidR="00171D0F" w:rsidRPr="000A54A5">
        <w:rPr>
          <w:rFonts w:ascii="Times New Roman" w:hAnsi="Times New Roman" w:cs="Times New Roman"/>
          <w:sz w:val="24"/>
          <w:szCs w:val="24"/>
        </w:rPr>
        <w:t xml:space="preserve"> at 12%</w:t>
      </w:r>
      <w:r w:rsidR="00681E28" w:rsidRPr="000A54A5">
        <w:rPr>
          <w:rFonts w:ascii="Times New Roman" w:hAnsi="Times New Roman" w:cs="Times New Roman"/>
          <w:sz w:val="24"/>
          <w:szCs w:val="24"/>
        </w:rPr>
        <w:t xml:space="preserve">. </w:t>
      </w:r>
      <w:r w:rsidR="00171D0F" w:rsidRPr="000A54A5">
        <w:rPr>
          <w:rFonts w:ascii="Times New Roman" w:hAnsi="Times New Roman" w:cs="Times New Roman"/>
          <w:sz w:val="24"/>
          <w:szCs w:val="24"/>
        </w:rPr>
        <w:t>It might take a lot of software support</w:t>
      </w:r>
      <w:r w:rsidR="005837D2" w:rsidRPr="000A54A5">
        <w:rPr>
          <w:rFonts w:ascii="Times New Roman" w:hAnsi="Times New Roman" w:cs="Times New Roman"/>
          <w:sz w:val="24"/>
          <w:szCs w:val="24"/>
        </w:rPr>
        <w:t xml:space="preserve"> and training to get the users to use t</w:t>
      </w:r>
      <w:r w:rsidR="00ED50FE">
        <w:rPr>
          <w:rFonts w:ascii="Times New Roman" w:hAnsi="Times New Roman" w:cs="Times New Roman"/>
          <w:sz w:val="24"/>
          <w:szCs w:val="24"/>
        </w:rPr>
        <w:t>he system effortlessly.</w:t>
      </w:r>
    </w:p>
    <w:p w14:paraId="3861E84F" w14:textId="4334AD50" w:rsidR="00735B49" w:rsidRPr="000A54A5" w:rsidRDefault="00735B49" w:rsidP="00735B49">
      <w:pPr>
        <w:pStyle w:val="Caption"/>
        <w:rPr>
          <w:rFonts w:ascii="Times New Roman" w:hAnsi="Times New Roman" w:cs="Times New Roman"/>
          <w:sz w:val="24"/>
          <w:szCs w:val="24"/>
        </w:rPr>
      </w:pPr>
      <w:bookmarkStart w:id="180" w:name="_Toc109320629"/>
      <w:bookmarkStart w:id="181" w:name="_Toc109320651"/>
      <w:bookmarkStart w:id="182" w:name="_Toc109321035"/>
      <w:bookmarkStart w:id="183" w:name="_Toc109321192"/>
      <w:bookmarkStart w:id="184" w:name="_Toc109321237"/>
      <w:bookmarkStart w:id="185" w:name="_Toc109321295"/>
      <w:bookmarkStart w:id="186" w:name="_Toc109321313"/>
      <w:bookmarkStart w:id="187" w:name="_Toc109376903"/>
      <w:r w:rsidRPr="000A54A5">
        <w:rPr>
          <w:rFonts w:ascii="Times New Roman" w:hAnsi="Times New Roman" w:cs="Times New Roman"/>
          <w:sz w:val="24"/>
          <w:szCs w:val="24"/>
        </w:rPr>
        <w:t xml:space="preserve">Figure </w:t>
      </w:r>
      <w:r w:rsidRPr="000A54A5">
        <w:rPr>
          <w:rFonts w:ascii="Times New Roman" w:hAnsi="Times New Roman" w:cs="Times New Roman"/>
          <w:sz w:val="24"/>
          <w:szCs w:val="24"/>
        </w:rPr>
        <w:fldChar w:fldCharType="begin"/>
      </w:r>
      <w:r w:rsidRPr="000A54A5">
        <w:rPr>
          <w:rFonts w:ascii="Times New Roman" w:hAnsi="Times New Roman" w:cs="Times New Roman"/>
          <w:sz w:val="24"/>
          <w:szCs w:val="24"/>
        </w:rPr>
        <w:instrText xml:space="preserve"> SEQ Figure \* ARABIC </w:instrText>
      </w:r>
      <w:r w:rsidRPr="000A54A5">
        <w:rPr>
          <w:rFonts w:ascii="Times New Roman" w:hAnsi="Times New Roman" w:cs="Times New Roman"/>
          <w:sz w:val="24"/>
          <w:szCs w:val="24"/>
        </w:rPr>
        <w:fldChar w:fldCharType="separate"/>
      </w:r>
      <w:r w:rsidR="00D24509">
        <w:rPr>
          <w:rFonts w:ascii="Times New Roman" w:hAnsi="Times New Roman" w:cs="Times New Roman"/>
          <w:noProof/>
          <w:sz w:val="24"/>
          <w:szCs w:val="24"/>
        </w:rPr>
        <w:t>2</w:t>
      </w:r>
      <w:r w:rsidRPr="000A54A5">
        <w:rPr>
          <w:rFonts w:ascii="Times New Roman" w:hAnsi="Times New Roman" w:cs="Times New Roman"/>
          <w:sz w:val="24"/>
          <w:szCs w:val="24"/>
        </w:rPr>
        <w:fldChar w:fldCharType="end"/>
      </w:r>
      <w:r w:rsidRPr="000A54A5">
        <w:rPr>
          <w:rFonts w:ascii="Times New Roman" w:hAnsi="Times New Roman" w:cs="Times New Roman"/>
          <w:sz w:val="24"/>
          <w:szCs w:val="24"/>
        </w:rPr>
        <w:t xml:space="preserve"> </w:t>
      </w:r>
      <w:del w:id="188" w:author="Pukuta Mwanza" w:date="2022-08-05T17:45:00Z">
        <w:r w:rsidR="00A74176" w:rsidRPr="000A54A5" w:rsidDel="00585B41">
          <w:rPr>
            <w:rFonts w:ascii="Times New Roman" w:hAnsi="Times New Roman" w:cs="Times New Roman"/>
            <w:sz w:val="24"/>
            <w:szCs w:val="24"/>
          </w:rPr>
          <w:delText>Respondents</w:delText>
        </w:r>
      </w:del>
      <w:ins w:id="189" w:author="Pukuta Mwanza" w:date="2022-08-05T17:45:00Z">
        <w:r w:rsidR="00585B41" w:rsidRPr="000A54A5">
          <w:rPr>
            <w:rFonts w:ascii="Times New Roman" w:hAnsi="Times New Roman" w:cs="Times New Roman"/>
            <w:sz w:val="24"/>
            <w:szCs w:val="24"/>
          </w:rPr>
          <w:t>Respondent’s</w:t>
        </w:r>
      </w:ins>
      <w:r w:rsidRPr="000A54A5">
        <w:rPr>
          <w:rFonts w:ascii="Times New Roman" w:hAnsi="Times New Roman" w:cs="Times New Roman"/>
          <w:sz w:val="24"/>
          <w:szCs w:val="24"/>
        </w:rPr>
        <w:t xml:space="preserve"> gender representation</w:t>
      </w:r>
      <w:bookmarkEnd w:id="180"/>
      <w:bookmarkEnd w:id="181"/>
      <w:bookmarkEnd w:id="182"/>
      <w:bookmarkEnd w:id="183"/>
      <w:bookmarkEnd w:id="184"/>
      <w:bookmarkEnd w:id="185"/>
      <w:bookmarkEnd w:id="186"/>
      <w:bookmarkEnd w:id="187"/>
    </w:p>
    <w:p w14:paraId="3B33CF39" w14:textId="2B25B321" w:rsidR="00B461F4" w:rsidRPr="000A54A5" w:rsidRDefault="00B461F4" w:rsidP="002860D4">
      <w:pPr>
        <w:rPr>
          <w:rFonts w:ascii="Times New Roman" w:hAnsi="Times New Roman" w:cs="Times New Roman"/>
          <w:sz w:val="24"/>
          <w:szCs w:val="24"/>
        </w:rPr>
      </w:pPr>
      <w:r w:rsidRPr="000A54A5">
        <w:rPr>
          <w:rFonts w:ascii="Times New Roman" w:hAnsi="Times New Roman" w:cs="Times New Roman"/>
          <w:noProof/>
          <w:sz w:val="24"/>
          <w:szCs w:val="24"/>
          <w:lang w:val="en-US"/>
        </w:rPr>
        <w:drawing>
          <wp:inline distT="0" distB="0" distL="0" distR="0" wp14:anchorId="0D6419F9" wp14:editId="5D359882">
            <wp:extent cx="3670300" cy="2391410"/>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0300" cy="2391410"/>
                    </a:xfrm>
                    <a:prstGeom prst="rect">
                      <a:avLst/>
                    </a:prstGeom>
                    <a:noFill/>
                  </pic:spPr>
                </pic:pic>
              </a:graphicData>
            </a:graphic>
          </wp:inline>
        </w:drawing>
      </w:r>
    </w:p>
    <w:p w14:paraId="7A1AF80E" w14:textId="61B18490" w:rsidR="00D977BA" w:rsidRPr="000A54A5" w:rsidRDefault="00D977BA" w:rsidP="00D977BA">
      <w:pPr>
        <w:rPr>
          <w:rFonts w:ascii="Times New Roman" w:hAnsi="Times New Roman" w:cs="Times New Roman"/>
          <w:sz w:val="24"/>
          <w:szCs w:val="24"/>
        </w:rPr>
      </w:pPr>
      <w:r w:rsidRPr="000A54A5">
        <w:rPr>
          <w:rFonts w:ascii="Times New Roman" w:hAnsi="Times New Roman" w:cs="Times New Roman"/>
          <w:sz w:val="24"/>
          <w:szCs w:val="24"/>
        </w:rPr>
        <w:lastRenderedPageBreak/>
        <w:t>The next</w:t>
      </w:r>
      <w:r w:rsidR="00CF0FFC" w:rsidRPr="000A54A5">
        <w:rPr>
          <w:rFonts w:ascii="Times New Roman" w:hAnsi="Times New Roman" w:cs="Times New Roman"/>
          <w:sz w:val="24"/>
          <w:szCs w:val="24"/>
        </w:rPr>
        <w:t xml:space="preserve"> chart displays information about </w:t>
      </w:r>
      <w:r w:rsidR="00A43333" w:rsidRPr="000A54A5">
        <w:rPr>
          <w:rFonts w:ascii="Times New Roman" w:hAnsi="Times New Roman" w:cs="Times New Roman"/>
          <w:sz w:val="24"/>
          <w:szCs w:val="24"/>
        </w:rPr>
        <w:t xml:space="preserve">gender of the respondents which helps to determine </w:t>
      </w:r>
      <w:r w:rsidR="00AC5801" w:rsidRPr="000A54A5">
        <w:rPr>
          <w:rFonts w:ascii="Times New Roman" w:hAnsi="Times New Roman" w:cs="Times New Roman"/>
          <w:sz w:val="24"/>
          <w:szCs w:val="24"/>
        </w:rPr>
        <w:t xml:space="preserve">the </w:t>
      </w:r>
      <w:r w:rsidR="00A43333" w:rsidRPr="000A54A5">
        <w:rPr>
          <w:rFonts w:ascii="Times New Roman" w:hAnsi="Times New Roman" w:cs="Times New Roman"/>
          <w:sz w:val="24"/>
          <w:szCs w:val="24"/>
        </w:rPr>
        <w:t>demographic attitudes towards using the system and which gender participates more in farming for marketing purposes</w:t>
      </w:r>
      <w:r w:rsidR="00AC5801" w:rsidRPr="000A54A5">
        <w:rPr>
          <w:rFonts w:ascii="Times New Roman" w:hAnsi="Times New Roman" w:cs="Times New Roman"/>
          <w:sz w:val="24"/>
          <w:szCs w:val="24"/>
        </w:rPr>
        <w:t xml:space="preserve">. </w:t>
      </w:r>
      <w:r w:rsidR="003D27D4" w:rsidRPr="000A54A5">
        <w:rPr>
          <w:rFonts w:ascii="Times New Roman" w:hAnsi="Times New Roman" w:cs="Times New Roman"/>
          <w:sz w:val="24"/>
          <w:szCs w:val="24"/>
        </w:rPr>
        <w:t>The chart shows that about 32% where Males and 68</w:t>
      </w:r>
      <w:r w:rsidRPr="000A54A5">
        <w:rPr>
          <w:rFonts w:ascii="Times New Roman" w:hAnsi="Times New Roman" w:cs="Times New Roman"/>
          <w:sz w:val="24"/>
          <w:szCs w:val="24"/>
        </w:rPr>
        <w:t xml:space="preserve">% were Females. </w:t>
      </w:r>
    </w:p>
    <w:p w14:paraId="112DF4C0" w14:textId="7C24B833" w:rsidR="00371B91" w:rsidRPr="000A54A5" w:rsidRDefault="00A74176" w:rsidP="00A74176">
      <w:pPr>
        <w:pStyle w:val="Caption"/>
        <w:rPr>
          <w:rFonts w:ascii="Times New Roman" w:hAnsi="Times New Roman" w:cs="Times New Roman"/>
          <w:sz w:val="24"/>
          <w:szCs w:val="24"/>
        </w:rPr>
      </w:pPr>
      <w:bookmarkStart w:id="190" w:name="_Toc109320630"/>
      <w:bookmarkStart w:id="191" w:name="_Toc109320652"/>
      <w:bookmarkStart w:id="192" w:name="_Toc109321036"/>
      <w:bookmarkStart w:id="193" w:name="_Toc109321193"/>
      <w:bookmarkStart w:id="194" w:name="_Toc109321238"/>
      <w:bookmarkStart w:id="195" w:name="_Toc109321296"/>
      <w:bookmarkStart w:id="196" w:name="_Toc109321314"/>
      <w:bookmarkStart w:id="197" w:name="_Toc109376904"/>
      <w:r w:rsidRPr="000A54A5">
        <w:rPr>
          <w:rFonts w:ascii="Times New Roman" w:hAnsi="Times New Roman" w:cs="Times New Roman"/>
          <w:sz w:val="24"/>
          <w:szCs w:val="24"/>
        </w:rPr>
        <w:t xml:space="preserve">Figure </w:t>
      </w:r>
      <w:r w:rsidRPr="000A54A5">
        <w:rPr>
          <w:rFonts w:ascii="Times New Roman" w:hAnsi="Times New Roman" w:cs="Times New Roman"/>
          <w:sz w:val="24"/>
          <w:szCs w:val="24"/>
        </w:rPr>
        <w:fldChar w:fldCharType="begin"/>
      </w:r>
      <w:r w:rsidRPr="000A54A5">
        <w:rPr>
          <w:rFonts w:ascii="Times New Roman" w:hAnsi="Times New Roman" w:cs="Times New Roman"/>
          <w:sz w:val="24"/>
          <w:szCs w:val="24"/>
        </w:rPr>
        <w:instrText xml:space="preserve"> SEQ Figure \* ARABIC </w:instrText>
      </w:r>
      <w:r w:rsidRPr="000A54A5">
        <w:rPr>
          <w:rFonts w:ascii="Times New Roman" w:hAnsi="Times New Roman" w:cs="Times New Roman"/>
          <w:sz w:val="24"/>
          <w:szCs w:val="24"/>
        </w:rPr>
        <w:fldChar w:fldCharType="separate"/>
      </w:r>
      <w:r w:rsidR="00D24509">
        <w:rPr>
          <w:rFonts w:ascii="Times New Roman" w:hAnsi="Times New Roman" w:cs="Times New Roman"/>
          <w:noProof/>
          <w:sz w:val="24"/>
          <w:szCs w:val="24"/>
        </w:rPr>
        <w:t>3</w:t>
      </w:r>
      <w:r w:rsidRPr="000A54A5">
        <w:rPr>
          <w:rFonts w:ascii="Times New Roman" w:hAnsi="Times New Roman" w:cs="Times New Roman"/>
          <w:sz w:val="24"/>
          <w:szCs w:val="24"/>
        </w:rPr>
        <w:fldChar w:fldCharType="end"/>
      </w:r>
      <w:r w:rsidRPr="000A54A5">
        <w:rPr>
          <w:rFonts w:ascii="Times New Roman" w:hAnsi="Times New Roman" w:cs="Times New Roman"/>
          <w:sz w:val="24"/>
          <w:szCs w:val="24"/>
        </w:rPr>
        <w:t xml:space="preserve"> Type of farmer representation</w:t>
      </w:r>
      <w:bookmarkEnd w:id="190"/>
      <w:bookmarkEnd w:id="191"/>
      <w:bookmarkEnd w:id="192"/>
      <w:bookmarkEnd w:id="193"/>
      <w:bookmarkEnd w:id="194"/>
      <w:bookmarkEnd w:id="195"/>
      <w:bookmarkEnd w:id="196"/>
      <w:bookmarkEnd w:id="197"/>
    </w:p>
    <w:p w14:paraId="4E19CCEE" w14:textId="2B2649E6" w:rsidR="00AB14BD" w:rsidRPr="000A54A5" w:rsidRDefault="00AB14BD" w:rsidP="002860D4">
      <w:pPr>
        <w:rPr>
          <w:rFonts w:ascii="Times New Roman" w:hAnsi="Times New Roman" w:cs="Times New Roman"/>
          <w:sz w:val="24"/>
          <w:szCs w:val="24"/>
        </w:rPr>
      </w:pPr>
      <w:r w:rsidRPr="000A54A5">
        <w:rPr>
          <w:rFonts w:ascii="Times New Roman" w:hAnsi="Times New Roman" w:cs="Times New Roman"/>
          <w:noProof/>
          <w:sz w:val="24"/>
          <w:szCs w:val="24"/>
          <w:lang w:val="en-US"/>
        </w:rPr>
        <w:drawing>
          <wp:inline distT="0" distB="0" distL="0" distR="0" wp14:anchorId="27BBB74B" wp14:editId="5334C995">
            <wp:extent cx="4011295" cy="2505710"/>
            <wp:effectExtent l="0" t="0" r="825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1295" cy="2505710"/>
                    </a:xfrm>
                    <a:prstGeom prst="rect">
                      <a:avLst/>
                    </a:prstGeom>
                    <a:noFill/>
                  </pic:spPr>
                </pic:pic>
              </a:graphicData>
            </a:graphic>
          </wp:inline>
        </w:drawing>
      </w:r>
    </w:p>
    <w:p w14:paraId="55A78AEE" w14:textId="2CC1B578" w:rsidR="00BA6029" w:rsidRPr="000A54A5" w:rsidRDefault="008D5476" w:rsidP="002860D4">
      <w:pPr>
        <w:rPr>
          <w:rFonts w:ascii="Times New Roman" w:hAnsi="Times New Roman" w:cs="Times New Roman"/>
          <w:sz w:val="24"/>
          <w:szCs w:val="24"/>
        </w:rPr>
      </w:pPr>
      <w:r w:rsidRPr="000A54A5">
        <w:rPr>
          <w:rFonts w:ascii="Times New Roman" w:hAnsi="Times New Roman" w:cs="Times New Roman"/>
          <w:sz w:val="24"/>
          <w:szCs w:val="24"/>
        </w:rPr>
        <w:t>This chart shows that about 81</w:t>
      </w:r>
      <w:r w:rsidR="001D446C" w:rsidRPr="000A54A5">
        <w:rPr>
          <w:rFonts w:ascii="Times New Roman" w:hAnsi="Times New Roman" w:cs="Times New Roman"/>
          <w:sz w:val="24"/>
          <w:szCs w:val="24"/>
        </w:rPr>
        <w:t xml:space="preserve">% are </w:t>
      </w:r>
      <w:r w:rsidRPr="000A54A5">
        <w:rPr>
          <w:rFonts w:ascii="Times New Roman" w:hAnsi="Times New Roman" w:cs="Times New Roman"/>
          <w:sz w:val="24"/>
          <w:szCs w:val="24"/>
        </w:rPr>
        <w:t xml:space="preserve">subsistent farmers while </w:t>
      </w:r>
      <w:r w:rsidR="00A47379" w:rsidRPr="000A54A5">
        <w:rPr>
          <w:rFonts w:ascii="Times New Roman" w:hAnsi="Times New Roman" w:cs="Times New Roman"/>
          <w:sz w:val="24"/>
          <w:szCs w:val="24"/>
        </w:rPr>
        <w:t xml:space="preserve">19% are </w:t>
      </w:r>
      <w:r w:rsidR="00A73AE9" w:rsidRPr="000A54A5">
        <w:rPr>
          <w:rFonts w:ascii="Times New Roman" w:hAnsi="Times New Roman" w:cs="Times New Roman"/>
          <w:sz w:val="24"/>
          <w:szCs w:val="24"/>
        </w:rPr>
        <w:t xml:space="preserve">commercial </w:t>
      </w:r>
      <w:r w:rsidR="001D7DB8" w:rsidRPr="000A54A5">
        <w:rPr>
          <w:rFonts w:ascii="Times New Roman" w:hAnsi="Times New Roman" w:cs="Times New Roman"/>
          <w:sz w:val="24"/>
          <w:szCs w:val="24"/>
        </w:rPr>
        <w:t>farmers, the</w:t>
      </w:r>
      <w:r w:rsidR="00A73AE9" w:rsidRPr="000A54A5">
        <w:rPr>
          <w:rFonts w:ascii="Times New Roman" w:hAnsi="Times New Roman" w:cs="Times New Roman"/>
          <w:sz w:val="24"/>
          <w:szCs w:val="24"/>
        </w:rPr>
        <w:t xml:space="preserve"> objective of this question was to identify what type of farmer the participant is.</w:t>
      </w:r>
      <w:r w:rsidR="003D27D4" w:rsidRPr="000A54A5">
        <w:rPr>
          <w:rFonts w:ascii="Times New Roman" w:hAnsi="Times New Roman" w:cs="Times New Roman"/>
          <w:sz w:val="24"/>
          <w:szCs w:val="24"/>
        </w:rPr>
        <w:t xml:space="preserve"> </w:t>
      </w:r>
    </w:p>
    <w:p w14:paraId="184D37AC" w14:textId="59FD2865" w:rsidR="00BA6029" w:rsidRPr="000A54A5" w:rsidRDefault="00BA6029" w:rsidP="00BA6029">
      <w:pPr>
        <w:pStyle w:val="Caption"/>
        <w:rPr>
          <w:rFonts w:ascii="Times New Roman" w:hAnsi="Times New Roman" w:cs="Times New Roman"/>
          <w:sz w:val="24"/>
          <w:szCs w:val="24"/>
        </w:rPr>
      </w:pPr>
      <w:bookmarkStart w:id="198" w:name="_Toc109320631"/>
      <w:bookmarkStart w:id="199" w:name="_Toc109320653"/>
      <w:bookmarkStart w:id="200" w:name="_Toc109321037"/>
      <w:bookmarkStart w:id="201" w:name="_Toc109321194"/>
      <w:bookmarkStart w:id="202" w:name="_Toc109321239"/>
      <w:bookmarkStart w:id="203" w:name="_Toc109321297"/>
      <w:bookmarkStart w:id="204" w:name="_Toc109321315"/>
      <w:bookmarkStart w:id="205" w:name="_Toc109376905"/>
      <w:r w:rsidRPr="000A54A5">
        <w:rPr>
          <w:rFonts w:ascii="Times New Roman" w:hAnsi="Times New Roman" w:cs="Times New Roman"/>
          <w:sz w:val="24"/>
          <w:szCs w:val="24"/>
        </w:rPr>
        <w:t xml:space="preserve">Figure </w:t>
      </w:r>
      <w:r w:rsidRPr="000A54A5">
        <w:rPr>
          <w:rFonts w:ascii="Times New Roman" w:hAnsi="Times New Roman" w:cs="Times New Roman"/>
          <w:sz w:val="24"/>
          <w:szCs w:val="24"/>
        </w:rPr>
        <w:fldChar w:fldCharType="begin"/>
      </w:r>
      <w:r w:rsidRPr="000A54A5">
        <w:rPr>
          <w:rFonts w:ascii="Times New Roman" w:hAnsi="Times New Roman" w:cs="Times New Roman"/>
          <w:sz w:val="24"/>
          <w:szCs w:val="24"/>
        </w:rPr>
        <w:instrText xml:space="preserve"> SEQ Figure \* ARABIC </w:instrText>
      </w:r>
      <w:r w:rsidRPr="000A54A5">
        <w:rPr>
          <w:rFonts w:ascii="Times New Roman" w:hAnsi="Times New Roman" w:cs="Times New Roman"/>
          <w:sz w:val="24"/>
          <w:szCs w:val="24"/>
        </w:rPr>
        <w:fldChar w:fldCharType="separate"/>
      </w:r>
      <w:r w:rsidR="00D24509">
        <w:rPr>
          <w:rFonts w:ascii="Times New Roman" w:hAnsi="Times New Roman" w:cs="Times New Roman"/>
          <w:noProof/>
          <w:sz w:val="24"/>
          <w:szCs w:val="24"/>
        </w:rPr>
        <w:t>4</w:t>
      </w:r>
      <w:r w:rsidRPr="000A54A5">
        <w:rPr>
          <w:rFonts w:ascii="Times New Roman" w:hAnsi="Times New Roman" w:cs="Times New Roman"/>
          <w:sz w:val="24"/>
          <w:szCs w:val="24"/>
        </w:rPr>
        <w:fldChar w:fldCharType="end"/>
      </w:r>
      <w:r w:rsidRPr="000A54A5">
        <w:rPr>
          <w:rFonts w:ascii="Times New Roman" w:hAnsi="Times New Roman" w:cs="Times New Roman"/>
          <w:sz w:val="24"/>
          <w:szCs w:val="24"/>
        </w:rPr>
        <w:t xml:space="preserve"> </w:t>
      </w:r>
      <w:del w:id="206" w:author="Pukuta Mwanza" w:date="2022-08-05T17:45:00Z">
        <w:r w:rsidRPr="000A54A5" w:rsidDel="00585B41">
          <w:rPr>
            <w:rFonts w:ascii="Times New Roman" w:hAnsi="Times New Roman" w:cs="Times New Roman"/>
            <w:sz w:val="24"/>
            <w:szCs w:val="24"/>
          </w:rPr>
          <w:delText>Respondents</w:delText>
        </w:r>
      </w:del>
      <w:ins w:id="207" w:author="Pukuta Mwanza" w:date="2022-08-05T17:45:00Z">
        <w:r w:rsidR="00585B41" w:rsidRPr="000A54A5">
          <w:rPr>
            <w:rFonts w:ascii="Times New Roman" w:hAnsi="Times New Roman" w:cs="Times New Roman"/>
            <w:sz w:val="24"/>
            <w:szCs w:val="24"/>
          </w:rPr>
          <w:t>Respondent’s</w:t>
        </w:r>
      </w:ins>
      <w:r w:rsidRPr="000A54A5">
        <w:rPr>
          <w:rFonts w:ascii="Times New Roman" w:hAnsi="Times New Roman" w:cs="Times New Roman"/>
          <w:sz w:val="24"/>
          <w:szCs w:val="24"/>
        </w:rPr>
        <w:t xml:space="preserve"> experience representation</w:t>
      </w:r>
      <w:bookmarkEnd w:id="198"/>
      <w:bookmarkEnd w:id="199"/>
      <w:bookmarkEnd w:id="200"/>
      <w:bookmarkEnd w:id="201"/>
      <w:bookmarkEnd w:id="202"/>
      <w:bookmarkEnd w:id="203"/>
      <w:bookmarkEnd w:id="204"/>
      <w:bookmarkEnd w:id="205"/>
    </w:p>
    <w:p w14:paraId="4E35FFC5" w14:textId="0A14AEDA" w:rsidR="00876A0D" w:rsidRPr="000A54A5" w:rsidRDefault="00876A0D" w:rsidP="002860D4">
      <w:pPr>
        <w:rPr>
          <w:rFonts w:ascii="Times New Roman" w:hAnsi="Times New Roman" w:cs="Times New Roman"/>
          <w:sz w:val="24"/>
          <w:szCs w:val="24"/>
        </w:rPr>
      </w:pPr>
      <w:r w:rsidRPr="000A54A5">
        <w:rPr>
          <w:rFonts w:ascii="Times New Roman" w:hAnsi="Times New Roman" w:cs="Times New Roman"/>
          <w:noProof/>
          <w:sz w:val="24"/>
          <w:szCs w:val="24"/>
          <w:lang w:val="en-US"/>
        </w:rPr>
        <w:drawing>
          <wp:inline distT="0" distB="0" distL="0" distR="0" wp14:anchorId="2D8191C9" wp14:editId="071DC6B7">
            <wp:extent cx="4533900" cy="3067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900" cy="3067050"/>
                    </a:xfrm>
                    <a:prstGeom prst="rect">
                      <a:avLst/>
                    </a:prstGeom>
                    <a:noFill/>
                  </pic:spPr>
                </pic:pic>
              </a:graphicData>
            </a:graphic>
          </wp:inline>
        </w:drawing>
      </w:r>
    </w:p>
    <w:p w14:paraId="52324DAC" w14:textId="77777777" w:rsidR="006912B0" w:rsidRPr="000A54A5" w:rsidRDefault="006912B0" w:rsidP="002860D4">
      <w:pPr>
        <w:rPr>
          <w:rFonts w:ascii="Times New Roman" w:hAnsi="Times New Roman" w:cs="Times New Roman"/>
          <w:noProof/>
          <w:sz w:val="24"/>
          <w:szCs w:val="24"/>
          <w:lang w:val="en-US"/>
        </w:rPr>
      </w:pPr>
    </w:p>
    <w:p w14:paraId="6EDAA862" w14:textId="77777777" w:rsidR="006912B0" w:rsidRPr="000A54A5" w:rsidRDefault="006912B0" w:rsidP="002860D4">
      <w:pPr>
        <w:rPr>
          <w:rFonts w:ascii="Times New Roman" w:hAnsi="Times New Roman" w:cs="Times New Roman"/>
          <w:noProof/>
          <w:sz w:val="24"/>
          <w:szCs w:val="24"/>
          <w:lang w:val="en-US"/>
        </w:rPr>
      </w:pPr>
    </w:p>
    <w:p w14:paraId="557A9CD4" w14:textId="77777777" w:rsidR="006912B0" w:rsidRPr="000A54A5" w:rsidRDefault="006912B0" w:rsidP="002860D4">
      <w:pPr>
        <w:rPr>
          <w:rFonts w:ascii="Times New Roman" w:hAnsi="Times New Roman" w:cs="Times New Roman"/>
          <w:noProof/>
          <w:sz w:val="24"/>
          <w:szCs w:val="24"/>
          <w:lang w:val="en-US"/>
        </w:rPr>
      </w:pPr>
    </w:p>
    <w:p w14:paraId="5BDF5A23" w14:textId="77777777" w:rsidR="006912B0" w:rsidRPr="000A54A5" w:rsidRDefault="006912B0" w:rsidP="002860D4">
      <w:pPr>
        <w:rPr>
          <w:rFonts w:ascii="Times New Roman" w:hAnsi="Times New Roman" w:cs="Times New Roman"/>
          <w:noProof/>
          <w:sz w:val="24"/>
          <w:szCs w:val="24"/>
          <w:lang w:val="en-US"/>
        </w:rPr>
      </w:pPr>
    </w:p>
    <w:p w14:paraId="2291EADA" w14:textId="77777777" w:rsidR="006912B0" w:rsidRPr="000A54A5" w:rsidRDefault="006912B0" w:rsidP="002860D4">
      <w:pPr>
        <w:rPr>
          <w:rFonts w:ascii="Times New Roman" w:hAnsi="Times New Roman" w:cs="Times New Roman"/>
          <w:noProof/>
          <w:sz w:val="24"/>
          <w:szCs w:val="24"/>
          <w:lang w:val="en-US"/>
        </w:rPr>
      </w:pPr>
    </w:p>
    <w:p w14:paraId="52EB6384" w14:textId="77777777" w:rsidR="006912B0" w:rsidRPr="000A54A5" w:rsidRDefault="006912B0" w:rsidP="002860D4">
      <w:pPr>
        <w:rPr>
          <w:rFonts w:ascii="Times New Roman" w:hAnsi="Times New Roman" w:cs="Times New Roman"/>
          <w:noProof/>
          <w:sz w:val="24"/>
          <w:szCs w:val="24"/>
          <w:lang w:val="en-US"/>
        </w:rPr>
      </w:pPr>
    </w:p>
    <w:p w14:paraId="72F70A07" w14:textId="1E5B94B6" w:rsidR="00BA6029" w:rsidRPr="000A54A5" w:rsidRDefault="003508C1" w:rsidP="006912B0">
      <w:pPr>
        <w:rPr>
          <w:rFonts w:ascii="Times New Roman" w:hAnsi="Times New Roman" w:cs="Times New Roman"/>
          <w:noProof/>
          <w:sz w:val="24"/>
          <w:szCs w:val="24"/>
          <w:lang w:val="en-US"/>
        </w:rPr>
      </w:pPr>
      <w:r w:rsidRPr="000A54A5">
        <w:rPr>
          <w:rFonts w:ascii="Times New Roman" w:hAnsi="Times New Roman" w:cs="Times New Roman"/>
          <w:noProof/>
          <w:sz w:val="24"/>
          <w:szCs w:val="24"/>
          <w:lang w:val="en-US"/>
        </w:rPr>
        <w:t>The objective of this question was to determine the amount of experience the farmer has had in the field. And if they have been using the same method of farming for the period the participant has been farming.</w:t>
      </w:r>
      <w:r w:rsidR="006912B0" w:rsidRPr="000A54A5">
        <w:rPr>
          <w:rFonts w:ascii="Times New Roman" w:hAnsi="Times New Roman" w:cs="Times New Roman"/>
          <w:noProof/>
          <w:sz w:val="24"/>
          <w:szCs w:val="24"/>
          <w:lang w:val="en-US"/>
        </w:rPr>
        <w:t xml:space="preserve"> The findings where</w:t>
      </w:r>
      <w:r w:rsidRPr="000A54A5">
        <w:rPr>
          <w:rFonts w:ascii="Times New Roman" w:hAnsi="Times New Roman" w:cs="Times New Roman"/>
          <w:noProof/>
          <w:sz w:val="24"/>
          <w:szCs w:val="24"/>
          <w:lang w:val="en-US"/>
        </w:rPr>
        <w:t xml:space="preserve"> that</w:t>
      </w:r>
      <w:r w:rsidR="001322E8" w:rsidRPr="000A54A5">
        <w:rPr>
          <w:rFonts w:ascii="Times New Roman" w:hAnsi="Times New Roman" w:cs="Times New Roman"/>
          <w:noProof/>
          <w:sz w:val="24"/>
          <w:szCs w:val="24"/>
          <w:lang w:val="en-US"/>
        </w:rPr>
        <w:t xml:space="preserve"> 28</w:t>
      </w:r>
      <w:r w:rsidR="006912B0" w:rsidRPr="000A54A5">
        <w:rPr>
          <w:rFonts w:ascii="Times New Roman" w:hAnsi="Times New Roman" w:cs="Times New Roman"/>
          <w:noProof/>
          <w:sz w:val="24"/>
          <w:szCs w:val="24"/>
          <w:lang w:val="en-US"/>
        </w:rPr>
        <w:t>%</w:t>
      </w:r>
      <w:r w:rsidR="001322E8" w:rsidRPr="000A54A5">
        <w:rPr>
          <w:rFonts w:ascii="Times New Roman" w:hAnsi="Times New Roman" w:cs="Times New Roman"/>
          <w:noProof/>
          <w:sz w:val="24"/>
          <w:szCs w:val="24"/>
          <w:lang w:val="en-US"/>
        </w:rPr>
        <w:t xml:space="preserve"> have an experience of 1 – 5 years</w:t>
      </w:r>
      <w:r w:rsidR="006912B0" w:rsidRPr="000A54A5">
        <w:rPr>
          <w:rFonts w:ascii="Times New Roman" w:hAnsi="Times New Roman" w:cs="Times New Roman"/>
          <w:noProof/>
          <w:sz w:val="24"/>
          <w:szCs w:val="24"/>
          <w:lang w:val="en-US"/>
        </w:rPr>
        <w:t>,</w:t>
      </w:r>
      <w:r w:rsidR="001322E8" w:rsidRPr="000A54A5">
        <w:rPr>
          <w:rFonts w:ascii="Times New Roman" w:hAnsi="Times New Roman" w:cs="Times New Roman"/>
          <w:noProof/>
          <w:sz w:val="24"/>
          <w:szCs w:val="24"/>
          <w:lang w:val="en-US"/>
        </w:rPr>
        <w:t xml:space="preserve"> lowwowed by 42% who have an experience of 6 – 10 years </w:t>
      </w:r>
      <w:r w:rsidR="00303E6F" w:rsidRPr="000A54A5">
        <w:rPr>
          <w:rFonts w:ascii="Times New Roman" w:hAnsi="Times New Roman" w:cs="Times New Roman"/>
          <w:noProof/>
          <w:sz w:val="24"/>
          <w:szCs w:val="24"/>
          <w:lang w:val="en-US"/>
        </w:rPr>
        <w:t xml:space="preserve">then 19% that have an experience if 11 – 20 years and lasltly 11% have an </w:t>
      </w:r>
      <w:r w:rsidR="00162C7B" w:rsidRPr="000A54A5">
        <w:rPr>
          <w:rFonts w:ascii="Times New Roman" w:hAnsi="Times New Roman" w:cs="Times New Roman"/>
          <w:noProof/>
          <w:sz w:val="24"/>
          <w:szCs w:val="24"/>
          <w:lang w:val="en-US"/>
        </w:rPr>
        <w:t>experience of more than 20 years</w:t>
      </w:r>
    </w:p>
    <w:p w14:paraId="4BEF6A30" w14:textId="505BFD78" w:rsidR="00990023" w:rsidRPr="000A54A5" w:rsidRDefault="00BA6029" w:rsidP="00BA6029">
      <w:pPr>
        <w:pStyle w:val="Caption"/>
        <w:rPr>
          <w:rFonts w:ascii="Times New Roman" w:hAnsi="Times New Roman" w:cs="Times New Roman"/>
          <w:sz w:val="24"/>
          <w:szCs w:val="24"/>
        </w:rPr>
      </w:pPr>
      <w:bookmarkStart w:id="208" w:name="_Toc109320632"/>
      <w:bookmarkStart w:id="209" w:name="_Toc109320654"/>
      <w:bookmarkStart w:id="210" w:name="_Toc109321038"/>
      <w:bookmarkStart w:id="211" w:name="_Toc109321195"/>
      <w:bookmarkStart w:id="212" w:name="_Toc109321240"/>
      <w:bookmarkStart w:id="213" w:name="_Toc109321298"/>
      <w:bookmarkStart w:id="214" w:name="_Toc109321316"/>
      <w:bookmarkStart w:id="215" w:name="_Toc109376906"/>
      <w:r w:rsidRPr="000A54A5">
        <w:rPr>
          <w:rFonts w:ascii="Times New Roman" w:hAnsi="Times New Roman" w:cs="Times New Roman"/>
          <w:sz w:val="24"/>
          <w:szCs w:val="24"/>
        </w:rPr>
        <w:t xml:space="preserve">Figure </w:t>
      </w:r>
      <w:r w:rsidRPr="000A54A5">
        <w:rPr>
          <w:rFonts w:ascii="Times New Roman" w:hAnsi="Times New Roman" w:cs="Times New Roman"/>
          <w:sz w:val="24"/>
          <w:szCs w:val="24"/>
        </w:rPr>
        <w:fldChar w:fldCharType="begin"/>
      </w:r>
      <w:r w:rsidRPr="000A54A5">
        <w:rPr>
          <w:rFonts w:ascii="Times New Roman" w:hAnsi="Times New Roman" w:cs="Times New Roman"/>
          <w:sz w:val="24"/>
          <w:szCs w:val="24"/>
        </w:rPr>
        <w:instrText xml:space="preserve"> SEQ Figure \* ARABIC </w:instrText>
      </w:r>
      <w:r w:rsidRPr="000A54A5">
        <w:rPr>
          <w:rFonts w:ascii="Times New Roman" w:hAnsi="Times New Roman" w:cs="Times New Roman"/>
          <w:sz w:val="24"/>
          <w:szCs w:val="24"/>
        </w:rPr>
        <w:fldChar w:fldCharType="separate"/>
      </w:r>
      <w:r w:rsidR="00D24509">
        <w:rPr>
          <w:rFonts w:ascii="Times New Roman" w:hAnsi="Times New Roman" w:cs="Times New Roman"/>
          <w:noProof/>
          <w:sz w:val="24"/>
          <w:szCs w:val="24"/>
        </w:rPr>
        <w:t>5</w:t>
      </w:r>
      <w:r w:rsidRPr="000A54A5">
        <w:rPr>
          <w:rFonts w:ascii="Times New Roman" w:hAnsi="Times New Roman" w:cs="Times New Roman"/>
          <w:sz w:val="24"/>
          <w:szCs w:val="24"/>
        </w:rPr>
        <w:fldChar w:fldCharType="end"/>
      </w:r>
      <w:r w:rsidRPr="000A54A5">
        <w:rPr>
          <w:rFonts w:ascii="Times New Roman" w:hAnsi="Times New Roman" w:cs="Times New Roman"/>
          <w:sz w:val="24"/>
          <w:szCs w:val="24"/>
        </w:rPr>
        <w:t xml:space="preserve"> </w:t>
      </w:r>
      <w:r w:rsidR="00990023" w:rsidRPr="000A54A5">
        <w:rPr>
          <w:rFonts w:ascii="Times New Roman" w:hAnsi="Times New Roman" w:cs="Times New Roman"/>
          <w:sz w:val="24"/>
          <w:szCs w:val="24"/>
        </w:rPr>
        <w:t>Respondents farming methodology representation</w:t>
      </w:r>
      <w:bookmarkEnd w:id="208"/>
      <w:bookmarkEnd w:id="209"/>
      <w:bookmarkEnd w:id="210"/>
      <w:bookmarkEnd w:id="211"/>
      <w:bookmarkEnd w:id="212"/>
      <w:bookmarkEnd w:id="213"/>
      <w:bookmarkEnd w:id="214"/>
      <w:bookmarkEnd w:id="215"/>
    </w:p>
    <w:p w14:paraId="2C901C48" w14:textId="5D620D3B" w:rsidR="00162C7B" w:rsidRPr="000A54A5" w:rsidRDefault="00162C7B" w:rsidP="006912B0">
      <w:pPr>
        <w:rPr>
          <w:rFonts w:ascii="Times New Roman" w:hAnsi="Times New Roman" w:cs="Times New Roman"/>
          <w:noProof/>
          <w:sz w:val="24"/>
          <w:szCs w:val="24"/>
          <w:lang w:val="en-US"/>
        </w:rPr>
      </w:pPr>
      <w:r w:rsidRPr="000A54A5">
        <w:rPr>
          <w:rFonts w:ascii="Times New Roman" w:hAnsi="Times New Roman" w:cs="Times New Roman"/>
          <w:noProof/>
          <w:sz w:val="24"/>
          <w:szCs w:val="24"/>
          <w:lang w:val="en-US"/>
        </w:rPr>
        <w:drawing>
          <wp:inline distT="0" distB="0" distL="0" distR="0" wp14:anchorId="15A27F1B" wp14:editId="15F2ED27">
            <wp:extent cx="5041900" cy="32131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1900" cy="3213100"/>
                    </a:xfrm>
                    <a:prstGeom prst="rect">
                      <a:avLst/>
                    </a:prstGeom>
                    <a:noFill/>
                  </pic:spPr>
                </pic:pic>
              </a:graphicData>
            </a:graphic>
          </wp:inline>
        </w:drawing>
      </w:r>
    </w:p>
    <w:p w14:paraId="21DF8F9C" w14:textId="611FAF1A" w:rsidR="00990023" w:rsidRPr="001E1F47" w:rsidRDefault="00162C7B" w:rsidP="00990023">
      <w:pPr>
        <w:rPr>
          <w:rFonts w:ascii="Times New Roman" w:hAnsi="Times New Roman" w:cs="Times New Roman"/>
          <w:noProof/>
          <w:sz w:val="24"/>
          <w:szCs w:val="24"/>
          <w:lang w:val="en-US"/>
        </w:rPr>
      </w:pPr>
      <w:r w:rsidRPr="000A54A5">
        <w:rPr>
          <w:rFonts w:ascii="Times New Roman" w:hAnsi="Times New Roman" w:cs="Times New Roman"/>
          <w:noProof/>
          <w:sz w:val="24"/>
          <w:szCs w:val="24"/>
          <w:lang w:val="en-US"/>
        </w:rPr>
        <w:t xml:space="preserve">This chart show that 62% of farmers use both subsistent and comercial farming while 18% use  mechanised equipment </w:t>
      </w:r>
      <w:r w:rsidR="001E1F47">
        <w:rPr>
          <w:rFonts w:ascii="Times New Roman" w:hAnsi="Times New Roman" w:cs="Times New Roman"/>
          <w:noProof/>
          <w:sz w:val="24"/>
          <w:szCs w:val="24"/>
          <w:lang w:val="en-US"/>
        </w:rPr>
        <w:t>and 20% use traditional methods</w:t>
      </w:r>
    </w:p>
    <w:p w14:paraId="178D6ED6" w14:textId="77777777" w:rsidR="001E1F47" w:rsidRDefault="001E1F47" w:rsidP="001E1F47">
      <w:pPr>
        <w:pStyle w:val="Caption"/>
        <w:rPr>
          <w:rFonts w:ascii="Times New Roman" w:hAnsi="Times New Roman" w:cs="Times New Roman"/>
          <w:sz w:val="24"/>
          <w:szCs w:val="24"/>
        </w:rPr>
      </w:pPr>
      <w:bookmarkStart w:id="216" w:name="_Toc109321039"/>
      <w:bookmarkStart w:id="217" w:name="_Toc109321196"/>
      <w:bookmarkStart w:id="218" w:name="_Toc109321241"/>
      <w:bookmarkStart w:id="219" w:name="_Toc109321299"/>
      <w:bookmarkStart w:id="220" w:name="_Toc109321317"/>
    </w:p>
    <w:p w14:paraId="27E1BAEC" w14:textId="77777777" w:rsidR="001E1F47" w:rsidRDefault="001E1F47" w:rsidP="001E1F47">
      <w:pPr>
        <w:pStyle w:val="Caption"/>
        <w:rPr>
          <w:rFonts w:ascii="Times New Roman" w:hAnsi="Times New Roman" w:cs="Times New Roman"/>
          <w:sz w:val="24"/>
          <w:szCs w:val="24"/>
        </w:rPr>
      </w:pPr>
    </w:p>
    <w:p w14:paraId="19CCA589" w14:textId="77777777" w:rsidR="001E1F47" w:rsidRDefault="001E1F47" w:rsidP="001E1F47">
      <w:pPr>
        <w:pStyle w:val="Caption"/>
        <w:rPr>
          <w:rFonts w:ascii="Times New Roman" w:hAnsi="Times New Roman" w:cs="Times New Roman"/>
          <w:sz w:val="24"/>
          <w:szCs w:val="24"/>
        </w:rPr>
      </w:pPr>
    </w:p>
    <w:p w14:paraId="5AF73C47" w14:textId="77777777" w:rsidR="001E1F47" w:rsidRDefault="001E1F47" w:rsidP="001E1F47">
      <w:pPr>
        <w:pStyle w:val="Caption"/>
        <w:rPr>
          <w:rFonts w:ascii="Times New Roman" w:hAnsi="Times New Roman" w:cs="Times New Roman"/>
          <w:sz w:val="24"/>
          <w:szCs w:val="24"/>
        </w:rPr>
      </w:pPr>
    </w:p>
    <w:p w14:paraId="59D062E2" w14:textId="77777777" w:rsidR="001E1F47" w:rsidRDefault="001E1F47" w:rsidP="001E1F47">
      <w:pPr>
        <w:pStyle w:val="Caption"/>
        <w:rPr>
          <w:rFonts w:ascii="Times New Roman" w:hAnsi="Times New Roman" w:cs="Times New Roman"/>
          <w:sz w:val="24"/>
          <w:szCs w:val="24"/>
        </w:rPr>
      </w:pPr>
    </w:p>
    <w:p w14:paraId="2A6E51F1" w14:textId="77777777" w:rsidR="001E1F47" w:rsidRDefault="001E1F47" w:rsidP="001E1F47">
      <w:pPr>
        <w:pStyle w:val="Caption"/>
        <w:rPr>
          <w:rFonts w:ascii="Times New Roman" w:hAnsi="Times New Roman" w:cs="Times New Roman"/>
          <w:sz w:val="24"/>
          <w:szCs w:val="24"/>
        </w:rPr>
      </w:pPr>
    </w:p>
    <w:p w14:paraId="654A5C38" w14:textId="77777777" w:rsidR="001E1F47" w:rsidRDefault="001E1F47" w:rsidP="001E1F47">
      <w:pPr>
        <w:pStyle w:val="Caption"/>
        <w:rPr>
          <w:rFonts w:ascii="Times New Roman" w:hAnsi="Times New Roman" w:cs="Times New Roman"/>
          <w:sz w:val="24"/>
          <w:szCs w:val="24"/>
        </w:rPr>
      </w:pPr>
    </w:p>
    <w:p w14:paraId="70C0D018" w14:textId="77777777" w:rsidR="001E1F47" w:rsidRDefault="001E1F47" w:rsidP="001E1F47">
      <w:pPr>
        <w:pStyle w:val="Caption"/>
        <w:rPr>
          <w:rFonts w:ascii="Times New Roman" w:hAnsi="Times New Roman" w:cs="Times New Roman"/>
          <w:sz w:val="24"/>
          <w:szCs w:val="24"/>
        </w:rPr>
      </w:pPr>
    </w:p>
    <w:p w14:paraId="2FFC1D4F" w14:textId="77777777" w:rsidR="001E1F47" w:rsidRDefault="001E1F47" w:rsidP="001E1F47">
      <w:pPr>
        <w:pStyle w:val="Caption"/>
        <w:rPr>
          <w:rFonts w:ascii="Times New Roman" w:hAnsi="Times New Roman" w:cs="Times New Roman"/>
          <w:sz w:val="24"/>
          <w:szCs w:val="24"/>
        </w:rPr>
      </w:pPr>
    </w:p>
    <w:p w14:paraId="75FD2B73" w14:textId="77777777" w:rsidR="001E1F47" w:rsidRDefault="001E1F47" w:rsidP="001E1F47">
      <w:pPr>
        <w:pStyle w:val="Caption"/>
        <w:rPr>
          <w:rFonts w:ascii="Times New Roman" w:hAnsi="Times New Roman" w:cs="Times New Roman"/>
          <w:sz w:val="24"/>
          <w:szCs w:val="24"/>
        </w:rPr>
      </w:pPr>
    </w:p>
    <w:p w14:paraId="6B039EB2" w14:textId="5E321B5B" w:rsidR="00990023" w:rsidRPr="000A54A5" w:rsidRDefault="00BC7EAE" w:rsidP="001E1F47">
      <w:pPr>
        <w:pStyle w:val="Caption"/>
        <w:rPr>
          <w:rFonts w:ascii="Times New Roman" w:hAnsi="Times New Roman" w:cs="Times New Roman"/>
          <w:sz w:val="24"/>
          <w:szCs w:val="24"/>
        </w:rPr>
      </w:pPr>
      <w:bookmarkStart w:id="221" w:name="_Toc109376907"/>
      <w:r w:rsidRPr="000A54A5">
        <w:rPr>
          <w:rFonts w:ascii="Times New Roman" w:hAnsi="Times New Roman" w:cs="Times New Roman"/>
          <w:sz w:val="24"/>
          <w:szCs w:val="24"/>
        </w:rPr>
        <w:lastRenderedPageBreak/>
        <w:t xml:space="preserve">Figure </w:t>
      </w:r>
      <w:r w:rsidRPr="000A54A5">
        <w:rPr>
          <w:rFonts w:ascii="Times New Roman" w:hAnsi="Times New Roman" w:cs="Times New Roman"/>
          <w:sz w:val="24"/>
          <w:szCs w:val="24"/>
        </w:rPr>
        <w:fldChar w:fldCharType="begin"/>
      </w:r>
      <w:r w:rsidRPr="000A54A5">
        <w:rPr>
          <w:rFonts w:ascii="Times New Roman" w:hAnsi="Times New Roman" w:cs="Times New Roman"/>
          <w:sz w:val="24"/>
          <w:szCs w:val="24"/>
        </w:rPr>
        <w:instrText xml:space="preserve"> SEQ Figure \* ARABIC </w:instrText>
      </w:r>
      <w:r w:rsidRPr="000A54A5">
        <w:rPr>
          <w:rFonts w:ascii="Times New Roman" w:hAnsi="Times New Roman" w:cs="Times New Roman"/>
          <w:sz w:val="24"/>
          <w:szCs w:val="24"/>
        </w:rPr>
        <w:fldChar w:fldCharType="separate"/>
      </w:r>
      <w:r w:rsidR="00D24509">
        <w:rPr>
          <w:rFonts w:ascii="Times New Roman" w:hAnsi="Times New Roman" w:cs="Times New Roman"/>
          <w:noProof/>
          <w:sz w:val="24"/>
          <w:szCs w:val="24"/>
        </w:rPr>
        <w:t>6</w:t>
      </w:r>
      <w:r w:rsidRPr="000A54A5">
        <w:rPr>
          <w:rFonts w:ascii="Times New Roman" w:hAnsi="Times New Roman" w:cs="Times New Roman"/>
          <w:sz w:val="24"/>
          <w:szCs w:val="24"/>
        </w:rPr>
        <w:fldChar w:fldCharType="end"/>
      </w:r>
      <w:r w:rsidRPr="000A54A5">
        <w:rPr>
          <w:rFonts w:ascii="Times New Roman" w:hAnsi="Times New Roman" w:cs="Times New Roman"/>
          <w:sz w:val="24"/>
          <w:szCs w:val="24"/>
        </w:rPr>
        <w:t xml:space="preserve"> </w:t>
      </w:r>
      <w:del w:id="222" w:author="Pukuta Mwanza" w:date="2022-08-05T17:45:00Z">
        <w:r w:rsidR="00990023" w:rsidRPr="000A54A5" w:rsidDel="00585B41">
          <w:rPr>
            <w:rFonts w:ascii="Times New Roman" w:hAnsi="Times New Roman" w:cs="Times New Roman"/>
            <w:sz w:val="24"/>
            <w:szCs w:val="24"/>
          </w:rPr>
          <w:delText>Respondents</w:delText>
        </w:r>
      </w:del>
      <w:ins w:id="223" w:author="Pukuta Mwanza" w:date="2022-08-05T17:45:00Z">
        <w:r w:rsidR="00585B41" w:rsidRPr="000A54A5">
          <w:rPr>
            <w:rFonts w:ascii="Times New Roman" w:hAnsi="Times New Roman" w:cs="Times New Roman"/>
            <w:sz w:val="24"/>
            <w:szCs w:val="24"/>
          </w:rPr>
          <w:t>Respondent’s</w:t>
        </w:r>
      </w:ins>
      <w:r w:rsidR="00990023" w:rsidRPr="000A54A5">
        <w:rPr>
          <w:rFonts w:ascii="Times New Roman" w:hAnsi="Times New Roman" w:cs="Times New Roman"/>
          <w:sz w:val="24"/>
          <w:szCs w:val="24"/>
        </w:rPr>
        <w:t xml:space="preserve"> method satisfaction representation</w:t>
      </w:r>
      <w:bookmarkEnd w:id="216"/>
      <w:bookmarkEnd w:id="217"/>
      <w:bookmarkEnd w:id="218"/>
      <w:bookmarkEnd w:id="219"/>
      <w:bookmarkEnd w:id="220"/>
      <w:bookmarkEnd w:id="221"/>
    </w:p>
    <w:p w14:paraId="5CB9E498" w14:textId="146A8967" w:rsidR="00337D74" w:rsidRPr="000A54A5" w:rsidRDefault="00C27EF4" w:rsidP="002860D4">
      <w:pPr>
        <w:rPr>
          <w:rFonts w:ascii="Times New Roman" w:hAnsi="Times New Roman" w:cs="Times New Roman"/>
          <w:sz w:val="24"/>
          <w:szCs w:val="24"/>
        </w:rPr>
      </w:pPr>
      <w:r w:rsidRPr="000A54A5">
        <w:rPr>
          <w:rFonts w:ascii="Times New Roman" w:hAnsi="Times New Roman" w:cs="Times New Roman"/>
          <w:noProof/>
          <w:sz w:val="24"/>
          <w:szCs w:val="24"/>
          <w:lang w:val="en-US"/>
        </w:rPr>
        <w:drawing>
          <wp:inline distT="0" distB="0" distL="0" distR="0" wp14:anchorId="36647656" wp14:editId="11B629B4">
            <wp:extent cx="5041900" cy="32131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1900" cy="3213100"/>
                    </a:xfrm>
                    <a:prstGeom prst="rect">
                      <a:avLst/>
                    </a:prstGeom>
                    <a:noFill/>
                  </pic:spPr>
                </pic:pic>
              </a:graphicData>
            </a:graphic>
          </wp:inline>
        </w:drawing>
      </w:r>
    </w:p>
    <w:p w14:paraId="3A7DE4FB" w14:textId="71CC04EA" w:rsidR="00990023" w:rsidRPr="000A54A5" w:rsidRDefault="00162C7B" w:rsidP="002860D4">
      <w:pPr>
        <w:rPr>
          <w:rFonts w:ascii="Times New Roman" w:hAnsi="Times New Roman" w:cs="Times New Roman"/>
          <w:sz w:val="24"/>
          <w:szCs w:val="24"/>
        </w:rPr>
      </w:pPr>
      <w:r w:rsidRPr="000A54A5">
        <w:rPr>
          <w:rFonts w:ascii="Times New Roman" w:hAnsi="Times New Roman" w:cs="Times New Roman"/>
          <w:sz w:val="24"/>
          <w:szCs w:val="24"/>
        </w:rPr>
        <w:t>The objective of the question was to assess how satisfied the farmers were with their current method of farming. 74% wer</w:t>
      </w:r>
      <w:r w:rsidR="001E1F47">
        <w:rPr>
          <w:rFonts w:ascii="Times New Roman" w:hAnsi="Times New Roman" w:cs="Times New Roman"/>
          <w:sz w:val="24"/>
          <w:szCs w:val="24"/>
        </w:rPr>
        <w:t>e not satisfied while 26% were.</w:t>
      </w:r>
    </w:p>
    <w:p w14:paraId="3FD0E956" w14:textId="3344B762" w:rsidR="00FA68B6" w:rsidRPr="000A54A5" w:rsidRDefault="00BC7EAE" w:rsidP="00195217">
      <w:pPr>
        <w:pStyle w:val="Caption"/>
        <w:rPr>
          <w:rFonts w:ascii="Times New Roman" w:hAnsi="Times New Roman" w:cs="Times New Roman"/>
          <w:sz w:val="24"/>
          <w:szCs w:val="24"/>
        </w:rPr>
      </w:pPr>
      <w:bookmarkStart w:id="224" w:name="_Toc109321040"/>
      <w:bookmarkStart w:id="225" w:name="_Toc109321197"/>
      <w:bookmarkStart w:id="226" w:name="_Toc109321242"/>
      <w:bookmarkStart w:id="227" w:name="_Toc109321300"/>
      <w:bookmarkStart w:id="228" w:name="_Toc109321318"/>
      <w:bookmarkStart w:id="229" w:name="_Toc109376908"/>
      <w:r w:rsidRPr="000A54A5">
        <w:rPr>
          <w:rFonts w:ascii="Times New Roman" w:hAnsi="Times New Roman" w:cs="Times New Roman"/>
          <w:sz w:val="24"/>
          <w:szCs w:val="24"/>
        </w:rPr>
        <w:t xml:space="preserve">Figure </w:t>
      </w:r>
      <w:r w:rsidRPr="000A54A5">
        <w:rPr>
          <w:rFonts w:ascii="Times New Roman" w:hAnsi="Times New Roman" w:cs="Times New Roman"/>
          <w:sz w:val="24"/>
          <w:szCs w:val="24"/>
        </w:rPr>
        <w:fldChar w:fldCharType="begin"/>
      </w:r>
      <w:r w:rsidRPr="000A54A5">
        <w:rPr>
          <w:rFonts w:ascii="Times New Roman" w:hAnsi="Times New Roman" w:cs="Times New Roman"/>
          <w:sz w:val="24"/>
          <w:szCs w:val="24"/>
        </w:rPr>
        <w:instrText xml:space="preserve"> SEQ Figure \* ARABIC </w:instrText>
      </w:r>
      <w:r w:rsidRPr="000A54A5">
        <w:rPr>
          <w:rFonts w:ascii="Times New Roman" w:hAnsi="Times New Roman" w:cs="Times New Roman"/>
          <w:sz w:val="24"/>
          <w:szCs w:val="24"/>
        </w:rPr>
        <w:fldChar w:fldCharType="separate"/>
      </w:r>
      <w:r w:rsidR="00D24509">
        <w:rPr>
          <w:rFonts w:ascii="Times New Roman" w:hAnsi="Times New Roman" w:cs="Times New Roman"/>
          <w:noProof/>
          <w:sz w:val="24"/>
          <w:szCs w:val="24"/>
        </w:rPr>
        <w:t>7</w:t>
      </w:r>
      <w:r w:rsidRPr="000A54A5">
        <w:rPr>
          <w:rFonts w:ascii="Times New Roman" w:hAnsi="Times New Roman" w:cs="Times New Roman"/>
          <w:sz w:val="24"/>
          <w:szCs w:val="24"/>
        </w:rPr>
        <w:fldChar w:fldCharType="end"/>
      </w:r>
      <w:r w:rsidRPr="000A54A5">
        <w:rPr>
          <w:rFonts w:ascii="Times New Roman" w:hAnsi="Times New Roman" w:cs="Times New Roman"/>
          <w:sz w:val="24"/>
          <w:szCs w:val="24"/>
        </w:rPr>
        <w:t xml:space="preserve"> </w:t>
      </w:r>
      <w:r w:rsidR="001E1F47">
        <w:rPr>
          <w:rFonts w:ascii="Times New Roman" w:hAnsi="Times New Roman" w:cs="Times New Roman"/>
          <w:sz w:val="24"/>
          <w:szCs w:val="24"/>
        </w:rPr>
        <w:t>r</w:t>
      </w:r>
      <w:r w:rsidR="006C4ADF" w:rsidRPr="000A54A5">
        <w:rPr>
          <w:rFonts w:ascii="Times New Roman" w:hAnsi="Times New Roman" w:cs="Times New Roman"/>
          <w:sz w:val="24"/>
          <w:szCs w:val="24"/>
        </w:rPr>
        <w:t>espondents methodology preference</w:t>
      </w:r>
      <w:r w:rsidR="00990023" w:rsidRPr="000A54A5">
        <w:rPr>
          <w:rFonts w:ascii="Times New Roman" w:hAnsi="Times New Roman" w:cs="Times New Roman"/>
          <w:sz w:val="24"/>
          <w:szCs w:val="24"/>
        </w:rPr>
        <w:t xml:space="preserve"> representation</w:t>
      </w:r>
      <w:bookmarkEnd w:id="224"/>
      <w:bookmarkEnd w:id="225"/>
      <w:bookmarkEnd w:id="226"/>
      <w:bookmarkEnd w:id="227"/>
      <w:bookmarkEnd w:id="228"/>
      <w:bookmarkEnd w:id="229"/>
    </w:p>
    <w:p w14:paraId="0106BB61" w14:textId="612BF7CB" w:rsidR="00CF5848" w:rsidRPr="000A54A5" w:rsidRDefault="00FA68B6" w:rsidP="002860D4">
      <w:pPr>
        <w:rPr>
          <w:rFonts w:ascii="Times New Roman" w:hAnsi="Times New Roman" w:cs="Times New Roman"/>
          <w:sz w:val="24"/>
          <w:szCs w:val="24"/>
        </w:rPr>
      </w:pPr>
      <w:r w:rsidRPr="000A54A5">
        <w:rPr>
          <w:rFonts w:ascii="Times New Roman" w:hAnsi="Times New Roman" w:cs="Times New Roman"/>
          <w:noProof/>
          <w:sz w:val="24"/>
          <w:szCs w:val="24"/>
          <w:lang w:val="en-US"/>
        </w:rPr>
        <w:drawing>
          <wp:inline distT="0" distB="0" distL="0" distR="0" wp14:anchorId="02206DD8" wp14:editId="4EB06BFF">
            <wp:extent cx="5041900" cy="32131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1900" cy="3213100"/>
                    </a:xfrm>
                    <a:prstGeom prst="rect">
                      <a:avLst/>
                    </a:prstGeom>
                    <a:noFill/>
                  </pic:spPr>
                </pic:pic>
              </a:graphicData>
            </a:graphic>
          </wp:inline>
        </w:drawing>
      </w:r>
    </w:p>
    <w:p w14:paraId="38632086" w14:textId="03840D04" w:rsidR="00162C7B" w:rsidRPr="000A54A5" w:rsidRDefault="00162C7B" w:rsidP="002860D4">
      <w:pPr>
        <w:rPr>
          <w:rFonts w:ascii="Times New Roman" w:hAnsi="Times New Roman" w:cs="Times New Roman"/>
          <w:sz w:val="24"/>
          <w:szCs w:val="24"/>
        </w:rPr>
      </w:pPr>
      <w:r w:rsidRPr="000A54A5">
        <w:rPr>
          <w:rFonts w:ascii="Times New Roman" w:hAnsi="Times New Roman" w:cs="Times New Roman"/>
          <w:sz w:val="24"/>
          <w:szCs w:val="24"/>
        </w:rPr>
        <w:t>The majority of the respondents preferred to use mechanised methods of farming which is 98% of respondents while the remaining 2% preferred to stick to the traditional method</w:t>
      </w:r>
    </w:p>
    <w:p w14:paraId="0770ED18" w14:textId="77777777" w:rsidR="00195217" w:rsidRDefault="00195217" w:rsidP="00BC7EAE">
      <w:pPr>
        <w:pStyle w:val="Caption"/>
        <w:rPr>
          <w:rFonts w:ascii="Times New Roman" w:hAnsi="Times New Roman" w:cs="Times New Roman"/>
          <w:sz w:val="24"/>
          <w:szCs w:val="24"/>
        </w:rPr>
      </w:pPr>
      <w:bookmarkStart w:id="230" w:name="_Toc109321041"/>
      <w:bookmarkStart w:id="231" w:name="_Toc109321198"/>
      <w:bookmarkStart w:id="232" w:name="_Toc109321243"/>
      <w:bookmarkStart w:id="233" w:name="_Toc109321301"/>
      <w:bookmarkStart w:id="234" w:name="_Toc109321319"/>
    </w:p>
    <w:p w14:paraId="1244772E" w14:textId="77777777" w:rsidR="00195217" w:rsidRDefault="00195217" w:rsidP="00BC7EAE">
      <w:pPr>
        <w:pStyle w:val="Caption"/>
        <w:rPr>
          <w:rFonts w:ascii="Times New Roman" w:hAnsi="Times New Roman" w:cs="Times New Roman"/>
          <w:sz w:val="24"/>
          <w:szCs w:val="24"/>
        </w:rPr>
      </w:pPr>
    </w:p>
    <w:p w14:paraId="679CE1CC" w14:textId="5CFB3D03" w:rsidR="00195217" w:rsidRPr="000A54A5" w:rsidRDefault="00BC7EAE" w:rsidP="00195217">
      <w:pPr>
        <w:pStyle w:val="Caption"/>
        <w:rPr>
          <w:rFonts w:ascii="Times New Roman" w:hAnsi="Times New Roman" w:cs="Times New Roman"/>
          <w:sz w:val="24"/>
          <w:szCs w:val="24"/>
        </w:rPr>
      </w:pPr>
      <w:bookmarkStart w:id="235" w:name="_Toc109376909"/>
      <w:r w:rsidRPr="000A54A5">
        <w:rPr>
          <w:rFonts w:ascii="Times New Roman" w:hAnsi="Times New Roman" w:cs="Times New Roman"/>
          <w:sz w:val="24"/>
          <w:szCs w:val="24"/>
        </w:rPr>
        <w:lastRenderedPageBreak/>
        <w:t xml:space="preserve">Figure </w:t>
      </w:r>
      <w:r w:rsidRPr="000A54A5">
        <w:rPr>
          <w:rFonts w:ascii="Times New Roman" w:hAnsi="Times New Roman" w:cs="Times New Roman"/>
          <w:sz w:val="24"/>
          <w:szCs w:val="24"/>
        </w:rPr>
        <w:fldChar w:fldCharType="begin"/>
      </w:r>
      <w:r w:rsidRPr="000A54A5">
        <w:rPr>
          <w:rFonts w:ascii="Times New Roman" w:hAnsi="Times New Roman" w:cs="Times New Roman"/>
          <w:sz w:val="24"/>
          <w:szCs w:val="24"/>
        </w:rPr>
        <w:instrText xml:space="preserve"> SEQ Figure \* ARABIC </w:instrText>
      </w:r>
      <w:r w:rsidRPr="000A54A5">
        <w:rPr>
          <w:rFonts w:ascii="Times New Roman" w:hAnsi="Times New Roman" w:cs="Times New Roman"/>
          <w:sz w:val="24"/>
          <w:szCs w:val="24"/>
        </w:rPr>
        <w:fldChar w:fldCharType="separate"/>
      </w:r>
      <w:r w:rsidR="00D24509">
        <w:rPr>
          <w:rFonts w:ascii="Times New Roman" w:hAnsi="Times New Roman" w:cs="Times New Roman"/>
          <w:noProof/>
          <w:sz w:val="24"/>
          <w:szCs w:val="24"/>
        </w:rPr>
        <w:t>8</w:t>
      </w:r>
      <w:r w:rsidRPr="000A54A5">
        <w:rPr>
          <w:rFonts w:ascii="Times New Roman" w:hAnsi="Times New Roman" w:cs="Times New Roman"/>
          <w:sz w:val="24"/>
          <w:szCs w:val="24"/>
        </w:rPr>
        <w:fldChar w:fldCharType="end"/>
      </w:r>
      <w:r w:rsidRPr="000A54A5">
        <w:rPr>
          <w:rFonts w:ascii="Times New Roman" w:hAnsi="Times New Roman" w:cs="Times New Roman"/>
          <w:sz w:val="24"/>
          <w:szCs w:val="24"/>
        </w:rPr>
        <w:t xml:space="preserve"> </w:t>
      </w:r>
      <w:del w:id="236" w:author="Pukuta Mwanza" w:date="2022-08-05T17:45:00Z">
        <w:r w:rsidR="004F0138" w:rsidRPr="000A54A5" w:rsidDel="00585B41">
          <w:rPr>
            <w:rFonts w:ascii="Times New Roman" w:hAnsi="Times New Roman" w:cs="Times New Roman"/>
            <w:sz w:val="24"/>
            <w:szCs w:val="24"/>
          </w:rPr>
          <w:delText>Respondents</w:delText>
        </w:r>
      </w:del>
      <w:ins w:id="237" w:author="Pukuta Mwanza" w:date="2022-08-05T17:45:00Z">
        <w:r w:rsidR="00585B41" w:rsidRPr="000A54A5">
          <w:rPr>
            <w:rFonts w:ascii="Times New Roman" w:hAnsi="Times New Roman" w:cs="Times New Roman"/>
            <w:sz w:val="24"/>
            <w:szCs w:val="24"/>
          </w:rPr>
          <w:t>Respondent’s</w:t>
        </w:r>
      </w:ins>
      <w:r w:rsidR="004F0138" w:rsidRPr="000A54A5">
        <w:rPr>
          <w:rFonts w:ascii="Times New Roman" w:hAnsi="Times New Roman" w:cs="Times New Roman"/>
          <w:sz w:val="24"/>
          <w:szCs w:val="24"/>
        </w:rPr>
        <w:t xml:space="preserve"> attitude to new system</w:t>
      </w:r>
      <w:r w:rsidR="006C4ADF" w:rsidRPr="000A54A5">
        <w:rPr>
          <w:rFonts w:ascii="Times New Roman" w:hAnsi="Times New Roman" w:cs="Times New Roman"/>
          <w:sz w:val="24"/>
          <w:szCs w:val="24"/>
        </w:rPr>
        <w:t xml:space="preserve"> representation</w:t>
      </w:r>
      <w:bookmarkEnd w:id="230"/>
      <w:bookmarkEnd w:id="231"/>
      <w:bookmarkEnd w:id="232"/>
      <w:bookmarkEnd w:id="233"/>
      <w:bookmarkEnd w:id="234"/>
      <w:bookmarkEnd w:id="235"/>
    </w:p>
    <w:p w14:paraId="0C226FAF" w14:textId="0D488C52" w:rsidR="002313F3" w:rsidRPr="000A54A5" w:rsidRDefault="002313F3" w:rsidP="002860D4">
      <w:pPr>
        <w:rPr>
          <w:rFonts w:ascii="Times New Roman" w:hAnsi="Times New Roman" w:cs="Times New Roman"/>
          <w:sz w:val="24"/>
          <w:szCs w:val="24"/>
        </w:rPr>
      </w:pPr>
      <w:r w:rsidRPr="000A54A5">
        <w:rPr>
          <w:rFonts w:ascii="Times New Roman" w:hAnsi="Times New Roman" w:cs="Times New Roman"/>
          <w:noProof/>
          <w:sz w:val="24"/>
          <w:szCs w:val="24"/>
          <w:lang w:val="en-US"/>
        </w:rPr>
        <w:drawing>
          <wp:inline distT="0" distB="0" distL="0" distR="0" wp14:anchorId="0A5039AE" wp14:editId="3658A43E">
            <wp:extent cx="5041900" cy="32131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1900" cy="3213100"/>
                    </a:xfrm>
                    <a:prstGeom prst="rect">
                      <a:avLst/>
                    </a:prstGeom>
                    <a:noFill/>
                  </pic:spPr>
                </pic:pic>
              </a:graphicData>
            </a:graphic>
          </wp:inline>
        </w:drawing>
      </w:r>
    </w:p>
    <w:p w14:paraId="333BE8C7" w14:textId="19004048" w:rsidR="00162C7B" w:rsidRPr="000A54A5" w:rsidRDefault="00162C7B" w:rsidP="002860D4">
      <w:pPr>
        <w:rPr>
          <w:rFonts w:ascii="Times New Roman" w:hAnsi="Times New Roman" w:cs="Times New Roman"/>
          <w:sz w:val="24"/>
          <w:szCs w:val="24"/>
        </w:rPr>
      </w:pPr>
      <w:r w:rsidRPr="000A54A5">
        <w:rPr>
          <w:rFonts w:ascii="Times New Roman" w:hAnsi="Times New Roman" w:cs="Times New Roman"/>
          <w:sz w:val="24"/>
          <w:szCs w:val="24"/>
        </w:rPr>
        <w:t>The majority of the respondents preferred to switch to mechanised methods of farming which is 98% of respondents while the remaining 2% preferred to stick to the traditional method</w:t>
      </w:r>
    </w:p>
    <w:p w14:paraId="7E6E270D" w14:textId="77777777" w:rsidR="00BC7EAE" w:rsidRPr="000A54A5" w:rsidRDefault="00BC7EAE" w:rsidP="002860D4">
      <w:pPr>
        <w:rPr>
          <w:rFonts w:ascii="Times New Roman" w:hAnsi="Times New Roman" w:cs="Times New Roman"/>
          <w:sz w:val="24"/>
          <w:szCs w:val="24"/>
        </w:rPr>
      </w:pPr>
    </w:p>
    <w:p w14:paraId="62DD2BA3" w14:textId="371BAC24" w:rsidR="00BC7EAE" w:rsidRPr="000A54A5" w:rsidRDefault="00BC7EAE" w:rsidP="00BC7EAE">
      <w:pPr>
        <w:pStyle w:val="Caption"/>
        <w:rPr>
          <w:rFonts w:ascii="Times New Roman" w:hAnsi="Times New Roman" w:cs="Times New Roman"/>
          <w:sz w:val="24"/>
          <w:szCs w:val="24"/>
        </w:rPr>
      </w:pPr>
      <w:bookmarkStart w:id="238" w:name="_Toc109321042"/>
      <w:bookmarkStart w:id="239" w:name="_Toc109321199"/>
      <w:bookmarkStart w:id="240" w:name="_Toc109321244"/>
      <w:bookmarkStart w:id="241" w:name="_Toc109321302"/>
      <w:bookmarkStart w:id="242" w:name="_Toc109321320"/>
      <w:bookmarkStart w:id="243" w:name="_Toc109376910"/>
      <w:r w:rsidRPr="000A54A5">
        <w:rPr>
          <w:rFonts w:ascii="Times New Roman" w:hAnsi="Times New Roman" w:cs="Times New Roman"/>
          <w:sz w:val="24"/>
          <w:szCs w:val="24"/>
        </w:rPr>
        <w:t xml:space="preserve">Figure </w:t>
      </w:r>
      <w:r w:rsidRPr="000A54A5">
        <w:rPr>
          <w:rFonts w:ascii="Times New Roman" w:hAnsi="Times New Roman" w:cs="Times New Roman"/>
          <w:sz w:val="24"/>
          <w:szCs w:val="24"/>
        </w:rPr>
        <w:fldChar w:fldCharType="begin"/>
      </w:r>
      <w:r w:rsidRPr="000A54A5">
        <w:rPr>
          <w:rFonts w:ascii="Times New Roman" w:hAnsi="Times New Roman" w:cs="Times New Roman"/>
          <w:sz w:val="24"/>
          <w:szCs w:val="24"/>
        </w:rPr>
        <w:instrText xml:space="preserve"> SEQ Figure \* ARABIC </w:instrText>
      </w:r>
      <w:r w:rsidRPr="000A54A5">
        <w:rPr>
          <w:rFonts w:ascii="Times New Roman" w:hAnsi="Times New Roman" w:cs="Times New Roman"/>
          <w:sz w:val="24"/>
          <w:szCs w:val="24"/>
        </w:rPr>
        <w:fldChar w:fldCharType="separate"/>
      </w:r>
      <w:r w:rsidR="00D24509">
        <w:rPr>
          <w:rFonts w:ascii="Times New Roman" w:hAnsi="Times New Roman" w:cs="Times New Roman"/>
          <w:noProof/>
          <w:sz w:val="24"/>
          <w:szCs w:val="24"/>
        </w:rPr>
        <w:t>9</w:t>
      </w:r>
      <w:bookmarkEnd w:id="238"/>
      <w:bookmarkEnd w:id="239"/>
      <w:bookmarkEnd w:id="240"/>
      <w:bookmarkEnd w:id="241"/>
      <w:bookmarkEnd w:id="242"/>
      <w:bookmarkEnd w:id="243"/>
      <w:r w:rsidRPr="000A54A5">
        <w:rPr>
          <w:rFonts w:ascii="Times New Roman" w:hAnsi="Times New Roman" w:cs="Times New Roman"/>
          <w:sz w:val="24"/>
          <w:szCs w:val="24"/>
        </w:rPr>
        <w:fldChar w:fldCharType="end"/>
      </w:r>
    </w:p>
    <w:p w14:paraId="3184E116" w14:textId="77777777" w:rsidR="004F0138" w:rsidRPr="000A54A5" w:rsidRDefault="004F0138" w:rsidP="002860D4">
      <w:pPr>
        <w:rPr>
          <w:rFonts w:ascii="Times New Roman" w:hAnsi="Times New Roman" w:cs="Times New Roman"/>
          <w:sz w:val="24"/>
          <w:szCs w:val="24"/>
        </w:rPr>
      </w:pPr>
    </w:p>
    <w:p w14:paraId="51E1FC9B" w14:textId="42134E01" w:rsidR="002301A2" w:rsidRPr="000A54A5" w:rsidRDefault="002301A2" w:rsidP="002860D4">
      <w:pPr>
        <w:rPr>
          <w:rFonts w:ascii="Times New Roman" w:hAnsi="Times New Roman" w:cs="Times New Roman"/>
          <w:sz w:val="24"/>
          <w:szCs w:val="24"/>
        </w:rPr>
      </w:pPr>
      <w:r w:rsidRPr="000A54A5">
        <w:rPr>
          <w:rFonts w:ascii="Times New Roman" w:hAnsi="Times New Roman" w:cs="Times New Roman"/>
          <w:noProof/>
          <w:sz w:val="24"/>
          <w:szCs w:val="24"/>
          <w:lang w:val="en-US"/>
        </w:rPr>
        <w:drawing>
          <wp:inline distT="0" distB="0" distL="0" distR="0" wp14:anchorId="4E95B937" wp14:editId="1F9213EE">
            <wp:extent cx="5041900" cy="32131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1900" cy="3213100"/>
                    </a:xfrm>
                    <a:prstGeom prst="rect">
                      <a:avLst/>
                    </a:prstGeom>
                    <a:noFill/>
                  </pic:spPr>
                </pic:pic>
              </a:graphicData>
            </a:graphic>
          </wp:inline>
        </w:drawing>
      </w:r>
    </w:p>
    <w:p w14:paraId="65A4985A" w14:textId="36270E67" w:rsidR="002301A2" w:rsidRPr="000A54A5" w:rsidRDefault="00162C7B" w:rsidP="002860D4">
      <w:pPr>
        <w:rPr>
          <w:rFonts w:ascii="Times New Roman" w:hAnsi="Times New Roman" w:cs="Times New Roman"/>
          <w:sz w:val="24"/>
          <w:szCs w:val="24"/>
        </w:rPr>
      </w:pPr>
      <w:r w:rsidRPr="000A54A5">
        <w:rPr>
          <w:rFonts w:ascii="Times New Roman" w:hAnsi="Times New Roman" w:cs="Times New Roman"/>
          <w:sz w:val="24"/>
          <w:szCs w:val="24"/>
        </w:rPr>
        <w:t>98% of respondents are willing to use the system while the remaining 2% preferred not to.</w:t>
      </w:r>
    </w:p>
    <w:p w14:paraId="17885B36" w14:textId="25A31285" w:rsidR="00BD44E2" w:rsidRPr="000A54A5" w:rsidRDefault="00BD44E2" w:rsidP="00BD44E2">
      <w:pPr>
        <w:rPr>
          <w:rFonts w:ascii="Times New Roman" w:hAnsi="Times New Roman" w:cs="Times New Roman"/>
          <w:sz w:val="24"/>
          <w:szCs w:val="24"/>
        </w:rPr>
      </w:pPr>
    </w:p>
    <w:p w14:paraId="4EE4A00F" w14:textId="0DD57D3D" w:rsidR="00BD44E2" w:rsidRPr="000A54A5" w:rsidRDefault="00BD44E2" w:rsidP="00BD44E2">
      <w:pPr>
        <w:rPr>
          <w:rFonts w:ascii="Times New Roman" w:hAnsi="Times New Roman" w:cs="Times New Roman"/>
          <w:sz w:val="24"/>
          <w:szCs w:val="24"/>
        </w:rPr>
      </w:pPr>
    </w:p>
    <w:p w14:paraId="33DD4714" w14:textId="77777777" w:rsidR="00BD44E2" w:rsidRPr="000A54A5" w:rsidRDefault="00BD44E2" w:rsidP="00BD44E2">
      <w:pPr>
        <w:rPr>
          <w:rFonts w:ascii="Times New Roman" w:hAnsi="Times New Roman" w:cs="Times New Roman"/>
          <w:sz w:val="24"/>
          <w:szCs w:val="24"/>
        </w:rPr>
      </w:pPr>
      <w:r w:rsidRPr="000A54A5">
        <w:rPr>
          <w:rFonts w:ascii="Times New Roman" w:hAnsi="Times New Roman" w:cs="Times New Roman"/>
          <w:sz w:val="24"/>
          <w:szCs w:val="24"/>
        </w:rPr>
        <w:tab/>
      </w:r>
    </w:p>
    <w:p w14:paraId="634C3BB1" w14:textId="7E9AEE62" w:rsidR="00D72022" w:rsidRPr="000A54A5" w:rsidRDefault="00D72022" w:rsidP="00D72022">
      <w:pPr>
        <w:rPr>
          <w:rFonts w:ascii="Times New Roman" w:hAnsi="Times New Roman" w:cs="Times New Roman"/>
          <w:sz w:val="24"/>
          <w:szCs w:val="24"/>
        </w:rPr>
      </w:pPr>
    </w:p>
    <w:p w14:paraId="08FACF0F" w14:textId="5EFAE8D5" w:rsidR="00712B38" w:rsidRPr="000A54A5" w:rsidRDefault="0038599B" w:rsidP="0038599B">
      <w:pPr>
        <w:keepNext/>
        <w:keepLines/>
        <w:spacing w:before="240" w:after="0"/>
        <w:outlineLvl w:val="0"/>
        <w:rPr>
          <w:rFonts w:ascii="Times New Roman" w:eastAsiaTheme="majorEastAsia" w:hAnsi="Times New Roman" w:cs="Times New Roman"/>
          <w:b/>
          <w:bCs/>
          <w:color w:val="2F5496" w:themeColor="accent1" w:themeShade="BF"/>
          <w:sz w:val="24"/>
          <w:szCs w:val="24"/>
          <w:lang w:val="en-US"/>
        </w:rPr>
      </w:pPr>
      <w:bookmarkStart w:id="244" w:name="_Toc109380167"/>
      <w:r w:rsidRPr="000A54A5">
        <w:rPr>
          <w:rFonts w:ascii="Times New Roman" w:eastAsiaTheme="majorEastAsia" w:hAnsi="Times New Roman" w:cs="Times New Roman"/>
          <w:b/>
          <w:bCs/>
          <w:color w:val="2F5496" w:themeColor="accent1" w:themeShade="BF"/>
          <w:sz w:val="24"/>
          <w:szCs w:val="24"/>
        </w:rPr>
        <w:t xml:space="preserve">5.2 </w:t>
      </w:r>
      <w:r w:rsidR="005510A5" w:rsidRPr="000A54A5">
        <w:rPr>
          <w:rFonts w:ascii="Times New Roman" w:eastAsiaTheme="majorEastAsia" w:hAnsi="Times New Roman" w:cs="Times New Roman"/>
          <w:b/>
          <w:bCs/>
          <w:color w:val="2F5496" w:themeColor="accent1" w:themeShade="BF"/>
          <w:sz w:val="24"/>
          <w:szCs w:val="24"/>
          <w:lang w:val="en-US"/>
        </w:rPr>
        <w:t>System Platform and Requirements</w:t>
      </w:r>
      <w:bookmarkEnd w:id="244"/>
    </w:p>
    <w:p w14:paraId="5BA834B5" w14:textId="77777777" w:rsidR="005510A5" w:rsidRPr="000A54A5" w:rsidRDefault="005510A5" w:rsidP="0038599B">
      <w:pPr>
        <w:keepNext/>
        <w:keepLines/>
        <w:spacing w:before="240" w:after="0"/>
        <w:outlineLvl w:val="0"/>
        <w:rPr>
          <w:rFonts w:ascii="Times New Roman" w:eastAsiaTheme="majorEastAsia" w:hAnsi="Times New Roman" w:cs="Times New Roman"/>
          <w:b/>
          <w:bCs/>
          <w:color w:val="2F5496" w:themeColor="accent1" w:themeShade="BF"/>
          <w:sz w:val="24"/>
          <w:szCs w:val="24"/>
          <w:lang w:val="en-US"/>
        </w:rPr>
      </w:pPr>
    </w:p>
    <w:p w14:paraId="3315F32A" w14:textId="61314DFB" w:rsidR="00162C7B" w:rsidRPr="000A54A5" w:rsidRDefault="00712B38" w:rsidP="005510A5">
      <w:pPr>
        <w:rPr>
          <w:rFonts w:ascii="Times New Roman" w:hAnsi="Times New Roman" w:cs="Times New Roman"/>
          <w:sz w:val="24"/>
          <w:szCs w:val="24"/>
        </w:rPr>
      </w:pPr>
      <w:r w:rsidRPr="000A54A5">
        <w:rPr>
          <w:rFonts w:ascii="Times New Roman" w:hAnsi="Times New Roman" w:cs="Times New Roman"/>
          <w:sz w:val="24"/>
          <w:szCs w:val="24"/>
        </w:rPr>
        <w:t xml:space="preserve"> A study was carried out to gain an understanding of the farmers and current system and problems experienced in this system through </w:t>
      </w:r>
      <w:r w:rsidR="005510A5" w:rsidRPr="000A54A5">
        <w:rPr>
          <w:rFonts w:ascii="Times New Roman" w:hAnsi="Times New Roman" w:cs="Times New Roman"/>
          <w:sz w:val="24"/>
          <w:szCs w:val="24"/>
        </w:rPr>
        <w:t>observations and questionnaires. The findings obtained will be used</w:t>
      </w:r>
      <w:r w:rsidRPr="000A54A5">
        <w:rPr>
          <w:rFonts w:ascii="Times New Roman" w:hAnsi="Times New Roman" w:cs="Times New Roman"/>
          <w:sz w:val="24"/>
          <w:szCs w:val="24"/>
        </w:rPr>
        <w:t xml:space="preserve"> to determine the viability of the system being proposed in terms of technical</w:t>
      </w:r>
      <w:r w:rsidR="005510A5" w:rsidRPr="000A54A5">
        <w:rPr>
          <w:rFonts w:ascii="Times New Roman" w:hAnsi="Times New Roman" w:cs="Times New Roman"/>
          <w:sz w:val="24"/>
          <w:szCs w:val="24"/>
        </w:rPr>
        <w:t xml:space="preserve"> feasibility.</w:t>
      </w:r>
    </w:p>
    <w:p w14:paraId="4E02F83C" w14:textId="7929B5FF" w:rsidR="0038599B" w:rsidRPr="000A54A5" w:rsidRDefault="00162C7B" w:rsidP="0038599B">
      <w:pPr>
        <w:rPr>
          <w:rFonts w:ascii="Times New Roman" w:hAnsi="Times New Roman" w:cs="Times New Roman"/>
          <w:sz w:val="24"/>
          <w:szCs w:val="24"/>
          <w:lang w:val="en-US"/>
        </w:rPr>
      </w:pPr>
      <w:r w:rsidRPr="000A54A5">
        <w:rPr>
          <w:rFonts w:ascii="Times New Roman" w:hAnsi="Times New Roman" w:cs="Times New Roman"/>
          <w:sz w:val="24"/>
          <w:szCs w:val="24"/>
          <w:lang w:val="en-US"/>
        </w:rPr>
        <w:t>Visual studio code was the ide used to develop the web app and the</w:t>
      </w:r>
      <w:r w:rsidR="0038599B" w:rsidRPr="000A54A5">
        <w:rPr>
          <w:rFonts w:ascii="Times New Roman" w:hAnsi="Times New Roman" w:cs="Times New Roman"/>
          <w:sz w:val="24"/>
          <w:szCs w:val="24"/>
          <w:lang w:val="en-US"/>
        </w:rPr>
        <w:t xml:space="preserve"> programming language that was used</w:t>
      </w:r>
      <w:r w:rsidRPr="000A54A5">
        <w:rPr>
          <w:rFonts w:ascii="Times New Roman" w:hAnsi="Times New Roman" w:cs="Times New Roman"/>
          <w:sz w:val="24"/>
          <w:szCs w:val="24"/>
          <w:lang w:val="en-US"/>
        </w:rPr>
        <w:t xml:space="preserve"> for functions</w:t>
      </w:r>
      <w:r w:rsidR="0038599B" w:rsidRPr="000A54A5">
        <w:rPr>
          <w:rFonts w:ascii="Times New Roman" w:hAnsi="Times New Roman" w:cs="Times New Roman"/>
          <w:sz w:val="24"/>
          <w:szCs w:val="24"/>
          <w:lang w:val="en-US"/>
        </w:rPr>
        <w:t xml:space="preserve"> was </w:t>
      </w:r>
      <w:r w:rsidRPr="000A54A5">
        <w:rPr>
          <w:rFonts w:ascii="Times New Roman" w:hAnsi="Times New Roman" w:cs="Times New Roman"/>
          <w:sz w:val="24"/>
          <w:szCs w:val="24"/>
          <w:lang w:val="en-US"/>
        </w:rPr>
        <w:t>JavaScript. For the user interface elements HTML and a free open-source CSS framework were used for the structure and styling</w:t>
      </w:r>
      <w:r w:rsidRPr="000A54A5">
        <w:rPr>
          <w:rFonts w:ascii="Times New Roman" w:hAnsi="Times New Roman" w:cs="Times New Roman"/>
          <w:sz w:val="24"/>
          <w:szCs w:val="24"/>
        </w:rPr>
        <w:t>, Bootstrap is on board and is concerned with the web app theme a design. Presenting a new ecommerce website project in PHP </w:t>
      </w:r>
      <w:r w:rsidR="0038599B" w:rsidRPr="000A54A5">
        <w:rPr>
          <w:rFonts w:ascii="Times New Roman" w:hAnsi="Times New Roman" w:cs="Times New Roman"/>
          <w:sz w:val="24"/>
          <w:szCs w:val="24"/>
          <w:lang w:val="en-US"/>
        </w:rPr>
        <w:t xml:space="preserve">were used for front-end development. </w:t>
      </w:r>
    </w:p>
    <w:p w14:paraId="62FA02AA" w14:textId="46FAA3F7" w:rsidR="0038599B" w:rsidRPr="000A54A5" w:rsidRDefault="0038599B" w:rsidP="0038599B">
      <w:pPr>
        <w:rPr>
          <w:rFonts w:ascii="Times New Roman" w:hAnsi="Times New Roman" w:cs="Times New Roman"/>
          <w:sz w:val="24"/>
          <w:szCs w:val="24"/>
        </w:rPr>
      </w:pPr>
      <w:r w:rsidRPr="000A54A5">
        <w:rPr>
          <w:rFonts w:ascii="Times New Roman" w:hAnsi="Times New Roman" w:cs="Times New Roman"/>
          <w:sz w:val="24"/>
          <w:szCs w:val="24"/>
          <w:lang w:val="en-US"/>
        </w:rPr>
        <w:t>MySQL</w:t>
      </w:r>
      <w:r w:rsidR="00162C7B" w:rsidRPr="000A54A5">
        <w:rPr>
          <w:rFonts w:ascii="Times New Roman" w:hAnsi="Times New Roman" w:cs="Times New Roman"/>
          <w:sz w:val="24"/>
          <w:szCs w:val="24"/>
          <w:lang w:val="en-US"/>
        </w:rPr>
        <w:t xml:space="preserve"> manages the web apps database along with XAMPP. </w:t>
      </w:r>
      <w:r w:rsidR="00162C7B" w:rsidRPr="000A54A5">
        <w:rPr>
          <w:rFonts w:ascii="Times New Roman" w:hAnsi="Times New Roman" w:cs="Times New Roman"/>
          <w:sz w:val="24"/>
          <w:szCs w:val="24"/>
        </w:rPr>
        <w:t xml:space="preserve">MySQL is an </w:t>
      </w:r>
      <w:del w:id="245" w:author="Pukuta Mwanza" w:date="2022-08-05T17:45:00Z">
        <w:r w:rsidR="00162C7B" w:rsidRPr="000A54A5" w:rsidDel="00585B41">
          <w:rPr>
            <w:rFonts w:ascii="Times New Roman" w:hAnsi="Times New Roman" w:cs="Times New Roman"/>
            <w:sz w:val="24"/>
            <w:szCs w:val="24"/>
          </w:rPr>
          <w:delText>open source</w:delText>
        </w:r>
      </w:del>
      <w:ins w:id="246" w:author="Pukuta Mwanza" w:date="2022-08-05T17:45:00Z">
        <w:r w:rsidR="00585B41" w:rsidRPr="000A54A5">
          <w:rPr>
            <w:rFonts w:ascii="Times New Roman" w:hAnsi="Times New Roman" w:cs="Times New Roman"/>
            <w:sz w:val="24"/>
            <w:szCs w:val="24"/>
          </w:rPr>
          <w:t>open-source</w:t>
        </w:r>
      </w:ins>
      <w:r w:rsidR="00162C7B" w:rsidRPr="000A54A5">
        <w:rPr>
          <w:rFonts w:ascii="Times New Roman" w:hAnsi="Times New Roman" w:cs="Times New Roman"/>
          <w:sz w:val="24"/>
          <w:szCs w:val="24"/>
        </w:rPr>
        <w:t xml:space="preserve"> relational database management system (RDBMS) that relies on SQL (structured query language). Web-based applications use Relational Data Base Management Systems for its development. MySQL helps you structure your data, present the information in an organized manner, edit, delete, update, or retrieve data whenever required.</w:t>
      </w:r>
    </w:p>
    <w:p w14:paraId="01743A33" w14:textId="57F15FC8" w:rsidR="00162C7B" w:rsidRPr="000A54A5" w:rsidRDefault="00162C7B" w:rsidP="0038599B">
      <w:pPr>
        <w:rPr>
          <w:rFonts w:ascii="Times New Roman" w:hAnsi="Times New Roman" w:cs="Times New Roman"/>
          <w:sz w:val="24"/>
          <w:szCs w:val="24"/>
        </w:rPr>
      </w:pPr>
      <w:r w:rsidRPr="000A54A5">
        <w:rPr>
          <w:rFonts w:ascii="Times New Roman" w:hAnsi="Times New Roman" w:cs="Times New Roman"/>
          <w:sz w:val="24"/>
          <w:szCs w:val="24"/>
        </w:rPr>
        <w:t xml:space="preserve">XAMPP is a cross-platform compatible Apache distribution. MySQL also works on multiple operating systems and it can easily integrate with PHP. On XAMPP MySQL works as a database component which is required to run a database-enabled website and servers. On the control panel of XAMPP MySQL and Apache need to be started first in order to run the website on the local server. As shown in the see </w:t>
      </w:r>
      <w:r w:rsidR="00CC511D" w:rsidRPr="000A54A5">
        <w:rPr>
          <w:rFonts w:ascii="Times New Roman" w:hAnsi="Times New Roman" w:cs="Times New Roman"/>
          <w:sz w:val="24"/>
          <w:szCs w:val="24"/>
        </w:rPr>
        <w:t>the figure</w:t>
      </w:r>
      <w:r w:rsidRPr="000A54A5">
        <w:rPr>
          <w:rFonts w:ascii="Times New Roman" w:hAnsi="Times New Roman" w:cs="Times New Roman"/>
          <w:sz w:val="24"/>
          <w:szCs w:val="24"/>
        </w:rPr>
        <w:t xml:space="preserve"> below. And when you see their status turned into green that means it has been started correctly.</w:t>
      </w:r>
    </w:p>
    <w:p w14:paraId="4D9CF263" w14:textId="77777777" w:rsidR="00F12AFF" w:rsidRPr="000A54A5" w:rsidRDefault="00F12AFF" w:rsidP="0038599B">
      <w:pPr>
        <w:rPr>
          <w:rFonts w:ascii="Times New Roman" w:hAnsi="Times New Roman" w:cs="Times New Roman"/>
          <w:sz w:val="24"/>
          <w:szCs w:val="24"/>
        </w:rPr>
      </w:pPr>
    </w:p>
    <w:p w14:paraId="7853763D" w14:textId="77777777" w:rsidR="00195217" w:rsidRDefault="00195217" w:rsidP="00B51956">
      <w:pPr>
        <w:pStyle w:val="Caption"/>
        <w:rPr>
          <w:rFonts w:ascii="Times New Roman" w:hAnsi="Times New Roman" w:cs="Times New Roman"/>
          <w:sz w:val="24"/>
          <w:szCs w:val="24"/>
        </w:rPr>
      </w:pPr>
      <w:bookmarkStart w:id="247" w:name="_Toc109321043"/>
      <w:bookmarkStart w:id="248" w:name="_Toc109321200"/>
      <w:bookmarkStart w:id="249" w:name="_Toc109321245"/>
      <w:bookmarkStart w:id="250" w:name="_Toc109321303"/>
      <w:bookmarkStart w:id="251" w:name="_Toc109321321"/>
    </w:p>
    <w:p w14:paraId="34EBF314" w14:textId="77777777" w:rsidR="00195217" w:rsidRDefault="00195217" w:rsidP="00B51956">
      <w:pPr>
        <w:pStyle w:val="Caption"/>
        <w:rPr>
          <w:rFonts w:ascii="Times New Roman" w:hAnsi="Times New Roman" w:cs="Times New Roman"/>
          <w:sz w:val="24"/>
          <w:szCs w:val="24"/>
        </w:rPr>
      </w:pPr>
    </w:p>
    <w:p w14:paraId="5AD915EA" w14:textId="77777777" w:rsidR="00195217" w:rsidRDefault="00195217" w:rsidP="00B51956">
      <w:pPr>
        <w:pStyle w:val="Caption"/>
        <w:rPr>
          <w:rFonts w:ascii="Times New Roman" w:hAnsi="Times New Roman" w:cs="Times New Roman"/>
          <w:sz w:val="24"/>
          <w:szCs w:val="24"/>
        </w:rPr>
      </w:pPr>
    </w:p>
    <w:p w14:paraId="552A8F11" w14:textId="77777777" w:rsidR="00195217" w:rsidRDefault="00195217" w:rsidP="00B51956">
      <w:pPr>
        <w:pStyle w:val="Caption"/>
        <w:rPr>
          <w:rFonts w:ascii="Times New Roman" w:hAnsi="Times New Roman" w:cs="Times New Roman"/>
          <w:sz w:val="24"/>
          <w:szCs w:val="24"/>
        </w:rPr>
      </w:pPr>
    </w:p>
    <w:p w14:paraId="5CBF6FF1" w14:textId="77777777" w:rsidR="00195217" w:rsidRDefault="00195217" w:rsidP="00B51956">
      <w:pPr>
        <w:pStyle w:val="Caption"/>
        <w:rPr>
          <w:rFonts w:ascii="Times New Roman" w:hAnsi="Times New Roman" w:cs="Times New Roman"/>
          <w:sz w:val="24"/>
          <w:szCs w:val="24"/>
        </w:rPr>
      </w:pPr>
    </w:p>
    <w:p w14:paraId="3736588D" w14:textId="77777777" w:rsidR="00195217" w:rsidRDefault="00195217" w:rsidP="00B51956">
      <w:pPr>
        <w:pStyle w:val="Caption"/>
        <w:rPr>
          <w:rFonts w:ascii="Times New Roman" w:hAnsi="Times New Roman" w:cs="Times New Roman"/>
          <w:sz w:val="24"/>
          <w:szCs w:val="24"/>
        </w:rPr>
      </w:pPr>
    </w:p>
    <w:p w14:paraId="3AEFF78F" w14:textId="77777777" w:rsidR="00195217" w:rsidRDefault="00195217" w:rsidP="00B51956">
      <w:pPr>
        <w:pStyle w:val="Caption"/>
        <w:rPr>
          <w:rFonts w:ascii="Times New Roman" w:hAnsi="Times New Roman" w:cs="Times New Roman"/>
          <w:sz w:val="24"/>
          <w:szCs w:val="24"/>
        </w:rPr>
      </w:pPr>
    </w:p>
    <w:p w14:paraId="22F8F6BA" w14:textId="77777777" w:rsidR="00195217" w:rsidRDefault="00195217" w:rsidP="00B51956">
      <w:pPr>
        <w:pStyle w:val="Caption"/>
        <w:rPr>
          <w:rFonts w:ascii="Times New Roman" w:hAnsi="Times New Roman" w:cs="Times New Roman"/>
          <w:sz w:val="24"/>
          <w:szCs w:val="24"/>
        </w:rPr>
      </w:pPr>
    </w:p>
    <w:p w14:paraId="441E05E0" w14:textId="77777777" w:rsidR="00195217" w:rsidRDefault="00195217" w:rsidP="00B51956">
      <w:pPr>
        <w:pStyle w:val="Caption"/>
        <w:rPr>
          <w:rFonts w:ascii="Times New Roman" w:hAnsi="Times New Roman" w:cs="Times New Roman"/>
          <w:sz w:val="24"/>
          <w:szCs w:val="24"/>
        </w:rPr>
      </w:pPr>
    </w:p>
    <w:p w14:paraId="4ED44714" w14:textId="77777777" w:rsidR="00195217" w:rsidRDefault="00195217" w:rsidP="00B51956">
      <w:pPr>
        <w:pStyle w:val="Caption"/>
        <w:rPr>
          <w:rFonts w:ascii="Times New Roman" w:hAnsi="Times New Roman" w:cs="Times New Roman"/>
          <w:sz w:val="24"/>
          <w:szCs w:val="24"/>
        </w:rPr>
      </w:pPr>
    </w:p>
    <w:p w14:paraId="654A1A3C" w14:textId="0F1A91A9" w:rsidR="004F0138" w:rsidRPr="000A54A5" w:rsidRDefault="00B51956" w:rsidP="00B51956">
      <w:pPr>
        <w:pStyle w:val="Caption"/>
        <w:rPr>
          <w:rFonts w:ascii="Times New Roman" w:hAnsi="Times New Roman" w:cs="Times New Roman"/>
          <w:sz w:val="24"/>
          <w:szCs w:val="24"/>
        </w:rPr>
      </w:pPr>
      <w:bookmarkStart w:id="252" w:name="_Toc109376911"/>
      <w:r w:rsidRPr="000A54A5">
        <w:rPr>
          <w:rFonts w:ascii="Times New Roman" w:hAnsi="Times New Roman" w:cs="Times New Roman"/>
          <w:sz w:val="24"/>
          <w:szCs w:val="24"/>
        </w:rPr>
        <w:lastRenderedPageBreak/>
        <w:t xml:space="preserve">Figure </w:t>
      </w:r>
      <w:r w:rsidRPr="000A54A5">
        <w:rPr>
          <w:rFonts w:ascii="Times New Roman" w:hAnsi="Times New Roman" w:cs="Times New Roman"/>
          <w:sz w:val="24"/>
          <w:szCs w:val="24"/>
        </w:rPr>
        <w:fldChar w:fldCharType="begin"/>
      </w:r>
      <w:r w:rsidRPr="000A54A5">
        <w:rPr>
          <w:rFonts w:ascii="Times New Roman" w:hAnsi="Times New Roman" w:cs="Times New Roman"/>
          <w:sz w:val="24"/>
          <w:szCs w:val="24"/>
        </w:rPr>
        <w:instrText xml:space="preserve"> SEQ Figure \* ARABIC </w:instrText>
      </w:r>
      <w:r w:rsidRPr="000A54A5">
        <w:rPr>
          <w:rFonts w:ascii="Times New Roman" w:hAnsi="Times New Roman" w:cs="Times New Roman"/>
          <w:sz w:val="24"/>
          <w:szCs w:val="24"/>
        </w:rPr>
        <w:fldChar w:fldCharType="separate"/>
      </w:r>
      <w:r w:rsidR="00D24509">
        <w:rPr>
          <w:rFonts w:ascii="Times New Roman" w:hAnsi="Times New Roman" w:cs="Times New Roman"/>
          <w:noProof/>
          <w:sz w:val="24"/>
          <w:szCs w:val="24"/>
        </w:rPr>
        <w:t>10</w:t>
      </w:r>
      <w:r w:rsidRPr="000A54A5">
        <w:rPr>
          <w:rFonts w:ascii="Times New Roman" w:hAnsi="Times New Roman" w:cs="Times New Roman"/>
          <w:sz w:val="24"/>
          <w:szCs w:val="24"/>
        </w:rPr>
        <w:fldChar w:fldCharType="end"/>
      </w:r>
      <w:r w:rsidRPr="000A54A5">
        <w:rPr>
          <w:rFonts w:ascii="Times New Roman" w:hAnsi="Times New Roman" w:cs="Times New Roman"/>
          <w:sz w:val="24"/>
          <w:szCs w:val="24"/>
        </w:rPr>
        <w:t xml:space="preserve"> </w:t>
      </w:r>
      <w:r w:rsidR="00F12AFF" w:rsidRPr="000A54A5">
        <w:rPr>
          <w:rFonts w:ascii="Times New Roman" w:hAnsi="Times New Roman" w:cs="Times New Roman"/>
          <w:sz w:val="24"/>
          <w:szCs w:val="24"/>
        </w:rPr>
        <w:t>xampp screenshot</w:t>
      </w:r>
      <w:bookmarkEnd w:id="247"/>
      <w:bookmarkEnd w:id="248"/>
      <w:bookmarkEnd w:id="249"/>
      <w:bookmarkEnd w:id="250"/>
      <w:bookmarkEnd w:id="251"/>
      <w:bookmarkEnd w:id="252"/>
    </w:p>
    <w:p w14:paraId="71674D56" w14:textId="28070B65" w:rsidR="00162C7B" w:rsidRPr="000A54A5" w:rsidRDefault="00162C7B" w:rsidP="0038599B">
      <w:pPr>
        <w:keepNext/>
        <w:keepLines/>
        <w:spacing w:before="240" w:after="0"/>
        <w:outlineLvl w:val="0"/>
        <w:rPr>
          <w:rFonts w:ascii="Times New Roman" w:eastAsiaTheme="majorEastAsia" w:hAnsi="Times New Roman" w:cs="Times New Roman"/>
          <w:b/>
          <w:bCs/>
          <w:color w:val="2F5496" w:themeColor="accent1" w:themeShade="BF"/>
          <w:sz w:val="24"/>
          <w:szCs w:val="24"/>
        </w:rPr>
      </w:pPr>
      <w:bookmarkStart w:id="253" w:name="_Toc109366961"/>
      <w:bookmarkStart w:id="254" w:name="_Toc109376975"/>
      <w:bookmarkStart w:id="255" w:name="_Toc109380168"/>
      <w:r w:rsidRPr="000A54A5">
        <w:rPr>
          <w:rFonts w:ascii="Times New Roman" w:eastAsiaTheme="majorEastAsia" w:hAnsi="Times New Roman" w:cs="Times New Roman"/>
          <w:b/>
          <w:bCs/>
          <w:noProof/>
          <w:color w:val="2F5496" w:themeColor="accent1" w:themeShade="BF"/>
          <w:sz w:val="24"/>
          <w:szCs w:val="24"/>
          <w:lang w:val="en-US"/>
        </w:rPr>
        <w:drawing>
          <wp:inline distT="0" distB="0" distL="0" distR="0" wp14:anchorId="38AF6098" wp14:editId="3B95AFCD">
            <wp:extent cx="5731510" cy="3178610"/>
            <wp:effectExtent l="0" t="0" r="2540" b="3175"/>
            <wp:docPr id="260" name="Picture 260" descr="C:\Users\HP\Pictures\Screenshots\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7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78610"/>
                    </a:xfrm>
                    <a:prstGeom prst="rect">
                      <a:avLst/>
                    </a:prstGeom>
                    <a:noFill/>
                    <a:ln>
                      <a:noFill/>
                    </a:ln>
                  </pic:spPr>
                </pic:pic>
              </a:graphicData>
            </a:graphic>
          </wp:inline>
        </w:drawing>
      </w:r>
      <w:bookmarkEnd w:id="253"/>
      <w:bookmarkEnd w:id="254"/>
      <w:bookmarkEnd w:id="255"/>
    </w:p>
    <w:p w14:paraId="230EE331" w14:textId="77777777" w:rsidR="00162C7B" w:rsidRPr="000A54A5" w:rsidRDefault="00162C7B" w:rsidP="0038599B">
      <w:pPr>
        <w:keepNext/>
        <w:keepLines/>
        <w:spacing w:before="240" w:after="0"/>
        <w:outlineLvl w:val="0"/>
        <w:rPr>
          <w:rFonts w:ascii="Times New Roman" w:eastAsiaTheme="majorEastAsia" w:hAnsi="Times New Roman" w:cs="Times New Roman"/>
          <w:b/>
          <w:bCs/>
          <w:color w:val="2F5496" w:themeColor="accent1" w:themeShade="BF"/>
          <w:sz w:val="24"/>
          <w:szCs w:val="24"/>
        </w:rPr>
      </w:pPr>
    </w:p>
    <w:p w14:paraId="2C4971A6" w14:textId="4782EC06" w:rsidR="0038599B" w:rsidRPr="000A54A5" w:rsidRDefault="0038599B" w:rsidP="0038599B">
      <w:pPr>
        <w:keepNext/>
        <w:keepLines/>
        <w:spacing w:before="240" w:after="0"/>
        <w:outlineLvl w:val="0"/>
        <w:rPr>
          <w:rFonts w:ascii="Times New Roman" w:eastAsiaTheme="majorEastAsia" w:hAnsi="Times New Roman" w:cs="Times New Roman"/>
          <w:b/>
          <w:bCs/>
          <w:color w:val="2F5496" w:themeColor="accent1" w:themeShade="BF"/>
          <w:sz w:val="24"/>
          <w:szCs w:val="24"/>
        </w:rPr>
      </w:pPr>
      <w:bookmarkStart w:id="256" w:name="_Toc109380169"/>
      <w:r w:rsidRPr="000A54A5">
        <w:rPr>
          <w:rFonts w:ascii="Times New Roman" w:eastAsiaTheme="majorEastAsia" w:hAnsi="Times New Roman" w:cs="Times New Roman"/>
          <w:b/>
          <w:bCs/>
          <w:color w:val="2F5496" w:themeColor="accent1" w:themeShade="BF"/>
          <w:sz w:val="24"/>
          <w:szCs w:val="24"/>
        </w:rPr>
        <w:t>5.2</w:t>
      </w:r>
      <w:r w:rsidRPr="000A54A5">
        <w:rPr>
          <w:rFonts w:ascii="Times New Roman" w:eastAsiaTheme="majorEastAsia" w:hAnsi="Times New Roman" w:cs="Times New Roman"/>
          <w:b/>
          <w:bCs/>
          <w:color w:val="2F5496" w:themeColor="accent1" w:themeShade="BF"/>
          <w:sz w:val="24"/>
          <w:szCs w:val="24"/>
          <w:lang w:val="en-US"/>
        </w:rPr>
        <w:t>.1</w:t>
      </w:r>
      <w:r w:rsidRPr="000A54A5">
        <w:rPr>
          <w:rFonts w:ascii="Times New Roman" w:hAnsi="Times New Roman" w:cs="Times New Roman"/>
          <w:b/>
          <w:bCs/>
          <w:sz w:val="24"/>
          <w:szCs w:val="24"/>
        </w:rPr>
        <w:t xml:space="preserve"> </w:t>
      </w:r>
      <w:r w:rsidRPr="000A54A5">
        <w:rPr>
          <w:rFonts w:ascii="Times New Roman" w:eastAsiaTheme="majorEastAsia" w:hAnsi="Times New Roman" w:cs="Times New Roman"/>
          <w:b/>
          <w:bCs/>
          <w:color w:val="2F5496" w:themeColor="accent1" w:themeShade="BF"/>
          <w:sz w:val="24"/>
          <w:szCs w:val="24"/>
        </w:rPr>
        <w:t>Functional Requirements</w:t>
      </w:r>
      <w:bookmarkEnd w:id="256"/>
      <w:r w:rsidRPr="000A54A5">
        <w:rPr>
          <w:rFonts w:ascii="Times New Roman" w:eastAsiaTheme="majorEastAsia" w:hAnsi="Times New Roman" w:cs="Times New Roman"/>
          <w:b/>
          <w:bCs/>
          <w:color w:val="2F5496" w:themeColor="accent1" w:themeShade="BF"/>
          <w:sz w:val="24"/>
          <w:szCs w:val="24"/>
        </w:rPr>
        <w:t xml:space="preserve">  </w:t>
      </w:r>
    </w:p>
    <w:p w14:paraId="5CA79112" w14:textId="28B4A341" w:rsidR="0038599B" w:rsidRPr="000A54A5" w:rsidRDefault="00831969" w:rsidP="0038599B">
      <w:pPr>
        <w:keepNext/>
        <w:keepLines/>
        <w:spacing w:before="240" w:after="0"/>
        <w:outlineLvl w:val="0"/>
        <w:rPr>
          <w:rFonts w:ascii="Times New Roman" w:hAnsi="Times New Roman" w:cs="Times New Roman"/>
          <w:sz w:val="24"/>
          <w:szCs w:val="24"/>
        </w:rPr>
      </w:pPr>
      <w:bookmarkStart w:id="257" w:name="_Toc109366963"/>
      <w:bookmarkStart w:id="258" w:name="_Toc109376977"/>
      <w:bookmarkStart w:id="259" w:name="_Toc109380170"/>
      <w:r w:rsidRPr="000A54A5">
        <w:rPr>
          <w:rFonts w:ascii="Times New Roman" w:hAnsi="Times New Roman" w:cs="Times New Roman"/>
          <w:sz w:val="24"/>
          <w:szCs w:val="24"/>
        </w:rPr>
        <w:t>At this stage, user r</w:t>
      </w:r>
      <w:r w:rsidR="00114E4F" w:rsidRPr="000A54A5">
        <w:rPr>
          <w:rFonts w:ascii="Times New Roman" w:hAnsi="Times New Roman" w:cs="Times New Roman"/>
          <w:sz w:val="24"/>
          <w:szCs w:val="24"/>
        </w:rPr>
        <w:t>equirements and system specifications were gathered</w:t>
      </w:r>
      <w:r w:rsidRPr="000A54A5">
        <w:rPr>
          <w:rFonts w:ascii="Times New Roman" w:eastAsia="Times New Roman" w:hAnsi="Times New Roman" w:cs="Times New Roman"/>
          <w:sz w:val="24"/>
          <w:szCs w:val="24"/>
        </w:rPr>
        <w:t xml:space="preserve">. </w:t>
      </w:r>
      <w:r w:rsidR="00CF5622" w:rsidRPr="000A54A5">
        <w:rPr>
          <w:rFonts w:ascii="Times New Roman" w:eastAsia="Times New Roman" w:hAnsi="Times New Roman" w:cs="Times New Roman"/>
          <w:sz w:val="24"/>
          <w:szCs w:val="24"/>
        </w:rPr>
        <w:t>Which led to functional and non-functional requirements</w:t>
      </w:r>
      <w:r w:rsidR="00634947" w:rsidRPr="000A54A5">
        <w:rPr>
          <w:rFonts w:ascii="Times New Roman" w:hAnsi="Times New Roman" w:cs="Times New Roman"/>
          <w:sz w:val="24"/>
          <w:szCs w:val="24"/>
        </w:rPr>
        <w:t>, programming</w:t>
      </w:r>
      <w:r w:rsidRPr="000A54A5">
        <w:rPr>
          <w:rFonts w:ascii="Times New Roman" w:hAnsi="Times New Roman" w:cs="Times New Roman"/>
          <w:sz w:val="24"/>
          <w:szCs w:val="24"/>
        </w:rPr>
        <w:t xml:space="preserve"> language to use, database model and hardware</w:t>
      </w:r>
      <w:r w:rsidR="00CF5622" w:rsidRPr="000A54A5">
        <w:rPr>
          <w:rFonts w:ascii="Times New Roman" w:hAnsi="Times New Roman" w:cs="Times New Roman"/>
          <w:sz w:val="24"/>
          <w:szCs w:val="24"/>
        </w:rPr>
        <w:t xml:space="preserve"> specifications</w:t>
      </w:r>
      <w:bookmarkEnd w:id="257"/>
      <w:bookmarkEnd w:id="258"/>
      <w:bookmarkEnd w:id="259"/>
    </w:p>
    <w:p w14:paraId="312CE5A9" w14:textId="77777777" w:rsidR="00CF5622" w:rsidRPr="000A54A5" w:rsidRDefault="00CF5622" w:rsidP="0038599B">
      <w:pPr>
        <w:keepNext/>
        <w:keepLines/>
        <w:spacing w:before="240" w:after="0"/>
        <w:outlineLvl w:val="0"/>
        <w:rPr>
          <w:rFonts w:ascii="Times New Roman" w:eastAsiaTheme="majorEastAsia" w:hAnsi="Times New Roman" w:cs="Times New Roman"/>
          <w:b/>
          <w:bCs/>
          <w:color w:val="2F5496" w:themeColor="accent1" w:themeShade="BF"/>
          <w:sz w:val="24"/>
          <w:szCs w:val="24"/>
        </w:rPr>
      </w:pPr>
    </w:p>
    <w:p w14:paraId="69BED78B" w14:textId="77777777" w:rsidR="0038599B" w:rsidRPr="000A54A5" w:rsidRDefault="0038599B" w:rsidP="0038599B">
      <w:pPr>
        <w:rPr>
          <w:rFonts w:ascii="Times New Roman" w:hAnsi="Times New Roman" w:cs="Times New Roman"/>
          <w:b/>
          <w:sz w:val="24"/>
          <w:szCs w:val="24"/>
          <w:lang w:val="en-US"/>
        </w:rPr>
      </w:pPr>
      <w:r w:rsidRPr="000A54A5">
        <w:rPr>
          <w:rFonts w:ascii="Times New Roman" w:hAnsi="Times New Roman" w:cs="Times New Roman"/>
          <w:b/>
          <w:sz w:val="24"/>
          <w:szCs w:val="24"/>
          <w:lang w:val="en-US"/>
        </w:rPr>
        <w:t>Customer Login/Register</w:t>
      </w:r>
    </w:p>
    <w:p w14:paraId="595FDE3D" w14:textId="070A07EF" w:rsidR="0038599B" w:rsidRPr="000A54A5" w:rsidRDefault="0038599B" w:rsidP="0038599B">
      <w:pPr>
        <w:rPr>
          <w:rFonts w:ascii="Times New Roman" w:hAnsi="Times New Roman" w:cs="Times New Roman"/>
          <w:sz w:val="24"/>
          <w:szCs w:val="24"/>
          <w:lang w:val="en-US"/>
        </w:rPr>
      </w:pPr>
      <w:r w:rsidRPr="000A54A5">
        <w:rPr>
          <w:rFonts w:ascii="Times New Roman" w:hAnsi="Times New Roman" w:cs="Times New Roman"/>
          <w:sz w:val="24"/>
          <w:szCs w:val="24"/>
          <w:lang w:val="en-US"/>
        </w:rPr>
        <w:t>This module allows a user to register as a new customer and allows a user to login if they already have an account.</w:t>
      </w:r>
      <w:r w:rsidRPr="000A54A5">
        <w:rPr>
          <w:rFonts w:ascii="Times New Roman" w:hAnsi="Times New Roman" w:cs="Times New Roman"/>
          <w:sz w:val="24"/>
          <w:szCs w:val="24"/>
        </w:rPr>
        <w:t xml:space="preserve"> </w:t>
      </w:r>
      <w:r w:rsidRPr="000A54A5">
        <w:rPr>
          <w:rFonts w:ascii="Times New Roman" w:hAnsi="Times New Roman" w:cs="Times New Roman"/>
          <w:sz w:val="24"/>
          <w:szCs w:val="24"/>
          <w:lang w:val="en-US"/>
        </w:rPr>
        <w:t xml:space="preserve">After a </w:t>
      </w:r>
      <w:proofErr w:type="gramStart"/>
      <w:r w:rsidRPr="000A54A5">
        <w:rPr>
          <w:rFonts w:ascii="Times New Roman" w:hAnsi="Times New Roman" w:cs="Times New Roman"/>
          <w:sz w:val="24"/>
          <w:szCs w:val="24"/>
          <w:lang w:val="en-US"/>
        </w:rPr>
        <w:t>customer logs</w:t>
      </w:r>
      <w:proofErr w:type="gramEnd"/>
      <w:r w:rsidRPr="000A54A5">
        <w:rPr>
          <w:rFonts w:ascii="Times New Roman" w:hAnsi="Times New Roman" w:cs="Times New Roman"/>
          <w:sz w:val="24"/>
          <w:szCs w:val="24"/>
          <w:lang w:val="en-US"/>
        </w:rPr>
        <w:t xml:space="preserve"> in or registers their accounts. He/she can view available products and add products to their cart with a certain quantity.</w:t>
      </w:r>
    </w:p>
    <w:p w14:paraId="4DDDB5D5" w14:textId="77777777" w:rsidR="0038599B" w:rsidRPr="000A54A5" w:rsidRDefault="0038599B" w:rsidP="0038599B">
      <w:pPr>
        <w:rPr>
          <w:rFonts w:ascii="Times New Roman" w:hAnsi="Times New Roman" w:cs="Times New Roman"/>
          <w:b/>
          <w:sz w:val="24"/>
          <w:szCs w:val="24"/>
          <w:lang w:val="en-US"/>
        </w:rPr>
      </w:pPr>
      <w:r w:rsidRPr="000A54A5">
        <w:rPr>
          <w:rFonts w:ascii="Times New Roman" w:hAnsi="Times New Roman" w:cs="Times New Roman"/>
          <w:b/>
          <w:sz w:val="24"/>
          <w:szCs w:val="24"/>
          <w:lang w:val="en-US"/>
        </w:rPr>
        <w:t>Admin Panel</w:t>
      </w:r>
    </w:p>
    <w:p w14:paraId="7404A985" w14:textId="338D6DA3" w:rsidR="0038599B" w:rsidRPr="000A54A5" w:rsidRDefault="0038599B" w:rsidP="0038599B">
      <w:pPr>
        <w:rPr>
          <w:rFonts w:ascii="Times New Roman" w:hAnsi="Times New Roman" w:cs="Times New Roman"/>
          <w:sz w:val="24"/>
          <w:szCs w:val="24"/>
          <w:lang w:val="en-US"/>
        </w:rPr>
      </w:pPr>
      <w:r w:rsidRPr="000A54A5">
        <w:rPr>
          <w:rFonts w:ascii="Times New Roman" w:hAnsi="Times New Roman" w:cs="Times New Roman"/>
          <w:sz w:val="24"/>
          <w:szCs w:val="24"/>
          <w:lang w:val="en-US"/>
        </w:rPr>
        <w:t>Allows the administrator to view all orders, manage product lists, their categories and view total customers with their details.</w:t>
      </w:r>
    </w:p>
    <w:p w14:paraId="7A23CE3E" w14:textId="77777777" w:rsidR="0038599B" w:rsidRPr="000A54A5" w:rsidRDefault="0038599B" w:rsidP="0038599B">
      <w:pPr>
        <w:rPr>
          <w:rFonts w:ascii="Times New Roman" w:hAnsi="Times New Roman" w:cs="Times New Roman"/>
          <w:sz w:val="24"/>
          <w:szCs w:val="24"/>
          <w:lang w:val="en-US"/>
        </w:rPr>
      </w:pPr>
      <w:r w:rsidRPr="000A54A5">
        <w:rPr>
          <w:rFonts w:ascii="Times New Roman" w:hAnsi="Times New Roman" w:cs="Times New Roman"/>
          <w:sz w:val="24"/>
          <w:szCs w:val="24"/>
          <w:lang w:val="en-US"/>
        </w:rPr>
        <w:t xml:space="preserve">It also allows the administrator add a product, he/she must provide a suitable product name by selecting a name, category and should enter a description, quantity, amount, and product image too. </w:t>
      </w:r>
    </w:p>
    <w:p w14:paraId="79FBA3B9" w14:textId="7D35623A" w:rsidR="0038599B" w:rsidRPr="000A54A5" w:rsidRDefault="0038599B" w:rsidP="0038599B">
      <w:pPr>
        <w:rPr>
          <w:rFonts w:ascii="Times New Roman" w:hAnsi="Times New Roman" w:cs="Times New Roman"/>
          <w:b/>
          <w:sz w:val="24"/>
          <w:szCs w:val="24"/>
          <w:lang w:val="en-US"/>
        </w:rPr>
      </w:pPr>
      <w:r w:rsidRPr="000A54A5">
        <w:rPr>
          <w:rFonts w:ascii="Times New Roman" w:hAnsi="Times New Roman" w:cs="Times New Roman"/>
          <w:sz w:val="24"/>
          <w:szCs w:val="24"/>
          <w:lang w:val="en-US"/>
        </w:rPr>
        <w:t>It allows the administrator to check the order status of the customer with their respective product names.</w:t>
      </w:r>
    </w:p>
    <w:p w14:paraId="582AC9D1" w14:textId="77777777" w:rsidR="0038599B" w:rsidRPr="000A54A5" w:rsidRDefault="0038599B" w:rsidP="0038599B">
      <w:pPr>
        <w:rPr>
          <w:rFonts w:ascii="Times New Roman" w:hAnsi="Times New Roman" w:cs="Times New Roman"/>
          <w:b/>
          <w:sz w:val="24"/>
          <w:szCs w:val="24"/>
          <w:lang w:val="en-US"/>
        </w:rPr>
      </w:pPr>
      <w:r w:rsidRPr="000A54A5">
        <w:rPr>
          <w:rFonts w:ascii="Times New Roman" w:hAnsi="Times New Roman" w:cs="Times New Roman"/>
          <w:b/>
          <w:sz w:val="24"/>
          <w:szCs w:val="24"/>
          <w:lang w:val="en-US"/>
        </w:rPr>
        <w:t>Add-To-Cart module</w:t>
      </w:r>
    </w:p>
    <w:p w14:paraId="26DF1944" w14:textId="7C8D4584" w:rsidR="0038599B" w:rsidRPr="000A54A5" w:rsidRDefault="0038599B" w:rsidP="0038599B">
      <w:pPr>
        <w:rPr>
          <w:rFonts w:ascii="Times New Roman" w:hAnsi="Times New Roman" w:cs="Times New Roman"/>
          <w:b/>
          <w:sz w:val="24"/>
          <w:szCs w:val="24"/>
          <w:lang w:val="en-US"/>
        </w:rPr>
      </w:pPr>
      <w:r w:rsidRPr="000A54A5">
        <w:rPr>
          <w:rFonts w:ascii="Times New Roman" w:hAnsi="Times New Roman" w:cs="Times New Roman"/>
          <w:sz w:val="24"/>
          <w:szCs w:val="24"/>
          <w:lang w:val="en-US"/>
        </w:rPr>
        <w:t>Allows the users to add items into their cart for hire</w:t>
      </w:r>
    </w:p>
    <w:p w14:paraId="52B0DD0D" w14:textId="77777777" w:rsidR="0038599B" w:rsidRPr="000A54A5" w:rsidRDefault="0038599B" w:rsidP="0038599B">
      <w:pPr>
        <w:rPr>
          <w:rFonts w:ascii="Times New Roman" w:hAnsi="Times New Roman" w:cs="Times New Roman"/>
          <w:b/>
          <w:sz w:val="24"/>
          <w:szCs w:val="24"/>
          <w:lang w:val="en-US"/>
        </w:rPr>
      </w:pPr>
      <w:r w:rsidRPr="000A54A5">
        <w:rPr>
          <w:rFonts w:ascii="Times New Roman" w:hAnsi="Times New Roman" w:cs="Times New Roman"/>
          <w:b/>
          <w:sz w:val="24"/>
          <w:szCs w:val="24"/>
          <w:lang w:val="en-US"/>
        </w:rPr>
        <w:lastRenderedPageBreak/>
        <w:t>Product categories</w:t>
      </w:r>
    </w:p>
    <w:p w14:paraId="4B995B12" w14:textId="1F0CBFBF" w:rsidR="0038599B" w:rsidRPr="000A54A5" w:rsidRDefault="0038599B" w:rsidP="0038599B">
      <w:pPr>
        <w:rPr>
          <w:rFonts w:ascii="Times New Roman" w:hAnsi="Times New Roman" w:cs="Times New Roman"/>
          <w:b/>
          <w:sz w:val="24"/>
          <w:szCs w:val="24"/>
          <w:lang w:val="en-US"/>
        </w:rPr>
      </w:pPr>
      <w:r w:rsidRPr="000A54A5">
        <w:rPr>
          <w:rFonts w:ascii="Times New Roman" w:hAnsi="Times New Roman" w:cs="Times New Roman"/>
          <w:sz w:val="24"/>
          <w:szCs w:val="24"/>
          <w:lang w:val="en-US"/>
        </w:rPr>
        <w:t xml:space="preserve">Enables the system to display the different categories of farming equipment available for hire </w:t>
      </w:r>
    </w:p>
    <w:p w14:paraId="4093FFDC" w14:textId="77777777" w:rsidR="0038599B" w:rsidRPr="000A54A5" w:rsidRDefault="0038599B" w:rsidP="0038599B">
      <w:pPr>
        <w:rPr>
          <w:rFonts w:ascii="Times New Roman" w:hAnsi="Times New Roman" w:cs="Times New Roman"/>
          <w:b/>
          <w:sz w:val="24"/>
          <w:szCs w:val="24"/>
          <w:lang w:val="en-US"/>
        </w:rPr>
      </w:pPr>
      <w:r w:rsidRPr="000A54A5">
        <w:rPr>
          <w:rFonts w:ascii="Times New Roman" w:hAnsi="Times New Roman" w:cs="Times New Roman"/>
          <w:b/>
          <w:sz w:val="24"/>
          <w:szCs w:val="24"/>
          <w:lang w:val="en-US"/>
        </w:rPr>
        <w:t>Payment module</w:t>
      </w:r>
    </w:p>
    <w:p w14:paraId="4724CD8A" w14:textId="4757350A" w:rsidR="0038599B" w:rsidRPr="000A54A5" w:rsidRDefault="0038599B" w:rsidP="0038599B">
      <w:pPr>
        <w:rPr>
          <w:rFonts w:ascii="Times New Roman" w:hAnsi="Times New Roman" w:cs="Times New Roman"/>
          <w:sz w:val="24"/>
          <w:szCs w:val="24"/>
          <w:lang w:val="en-US"/>
        </w:rPr>
      </w:pPr>
      <w:r w:rsidRPr="000A54A5">
        <w:rPr>
          <w:rFonts w:ascii="Times New Roman" w:hAnsi="Times New Roman" w:cs="Times New Roman"/>
          <w:sz w:val="24"/>
          <w:szCs w:val="24"/>
          <w:lang w:val="en-US"/>
        </w:rPr>
        <w:t>Allows the farmer to make payments for the equipment he/she wishes to hire</w:t>
      </w:r>
    </w:p>
    <w:p w14:paraId="7F14BC7A" w14:textId="77777777" w:rsidR="0038599B" w:rsidRPr="000A54A5" w:rsidRDefault="0038599B" w:rsidP="0038599B">
      <w:pPr>
        <w:rPr>
          <w:rFonts w:ascii="Times New Roman" w:hAnsi="Times New Roman" w:cs="Times New Roman"/>
          <w:b/>
          <w:sz w:val="24"/>
          <w:szCs w:val="24"/>
          <w:lang w:val="en-US"/>
        </w:rPr>
      </w:pPr>
      <w:r w:rsidRPr="000A54A5">
        <w:rPr>
          <w:rFonts w:ascii="Times New Roman" w:hAnsi="Times New Roman" w:cs="Times New Roman"/>
          <w:b/>
          <w:sz w:val="24"/>
          <w:szCs w:val="24"/>
          <w:lang w:val="en-US"/>
        </w:rPr>
        <w:t>View customer’s order details</w:t>
      </w:r>
    </w:p>
    <w:p w14:paraId="779A8BA2" w14:textId="758B1FAE" w:rsidR="0038599B" w:rsidRPr="000A54A5" w:rsidRDefault="0038599B" w:rsidP="0038599B">
      <w:pPr>
        <w:rPr>
          <w:rFonts w:ascii="Times New Roman" w:hAnsi="Times New Roman" w:cs="Times New Roman"/>
          <w:sz w:val="24"/>
          <w:szCs w:val="24"/>
          <w:lang w:val="en-US"/>
        </w:rPr>
      </w:pPr>
      <w:r w:rsidRPr="000A54A5">
        <w:rPr>
          <w:rFonts w:ascii="Times New Roman" w:hAnsi="Times New Roman" w:cs="Times New Roman"/>
          <w:sz w:val="24"/>
          <w:szCs w:val="24"/>
          <w:lang w:val="en-US"/>
        </w:rPr>
        <w:t>Allows the admin to view the orders the farmers have made</w:t>
      </w:r>
    </w:p>
    <w:p w14:paraId="598F84C9" w14:textId="77777777" w:rsidR="0038599B" w:rsidRPr="000A54A5" w:rsidRDefault="0038599B" w:rsidP="0038599B">
      <w:pPr>
        <w:rPr>
          <w:rFonts w:ascii="Times New Roman" w:hAnsi="Times New Roman" w:cs="Times New Roman"/>
          <w:b/>
          <w:sz w:val="24"/>
          <w:szCs w:val="24"/>
          <w:lang w:val="en-US"/>
        </w:rPr>
      </w:pPr>
      <w:r w:rsidRPr="000A54A5">
        <w:rPr>
          <w:rFonts w:ascii="Times New Roman" w:hAnsi="Times New Roman" w:cs="Times New Roman"/>
          <w:b/>
          <w:sz w:val="24"/>
          <w:szCs w:val="24"/>
          <w:lang w:val="en-US"/>
        </w:rPr>
        <w:t>Product management module</w:t>
      </w:r>
    </w:p>
    <w:p w14:paraId="754B48EC" w14:textId="643E6700" w:rsidR="0038599B" w:rsidRPr="000A54A5" w:rsidRDefault="0038599B" w:rsidP="0038599B">
      <w:pPr>
        <w:rPr>
          <w:rFonts w:ascii="Times New Roman" w:hAnsi="Times New Roman" w:cs="Times New Roman"/>
          <w:sz w:val="24"/>
          <w:szCs w:val="24"/>
          <w:lang w:val="en-US"/>
        </w:rPr>
      </w:pPr>
      <w:r w:rsidRPr="000A54A5">
        <w:rPr>
          <w:rFonts w:ascii="Times New Roman" w:hAnsi="Times New Roman" w:cs="Times New Roman"/>
          <w:sz w:val="24"/>
          <w:szCs w:val="24"/>
          <w:lang w:val="en-US"/>
        </w:rPr>
        <w:t>Allows the administrator to add, edit and delete a product from the system</w:t>
      </w:r>
    </w:p>
    <w:p w14:paraId="32E1FBF1" w14:textId="60BD3325" w:rsidR="0038599B" w:rsidRPr="000A54A5" w:rsidRDefault="0038599B" w:rsidP="0038599B">
      <w:pPr>
        <w:keepNext/>
        <w:keepLines/>
        <w:spacing w:before="240" w:after="0"/>
        <w:outlineLvl w:val="0"/>
        <w:rPr>
          <w:rFonts w:ascii="Times New Roman" w:eastAsiaTheme="majorEastAsia" w:hAnsi="Times New Roman" w:cs="Times New Roman"/>
          <w:b/>
          <w:bCs/>
          <w:color w:val="2F5496" w:themeColor="accent1" w:themeShade="BF"/>
          <w:sz w:val="24"/>
          <w:szCs w:val="24"/>
        </w:rPr>
      </w:pPr>
      <w:bookmarkStart w:id="260" w:name="_Toc109380171"/>
      <w:r w:rsidRPr="000A54A5">
        <w:rPr>
          <w:rFonts w:ascii="Times New Roman" w:eastAsiaTheme="majorEastAsia" w:hAnsi="Times New Roman" w:cs="Times New Roman"/>
          <w:b/>
          <w:bCs/>
          <w:color w:val="2F5496" w:themeColor="accent1" w:themeShade="BF"/>
          <w:sz w:val="24"/>
          <w:szCs w:val="24"/>
        </w:rPr>
        <w:t>5.2</w:t>
      </w:r>
      <w:r w:rsidR="00162C7B" w:rsidRPr="000A54A5">
        <w:rPr>
          <w:rFonts w:ascii="Times New Roman" w:eastAsiaTheme="majorEastAsia" w:hAnsi="Times New Roman" w:cs="Times New Roman"/>
          <w:b/>
          <w:bCs/>
          <w:color w:val="2F5496" w:themeColor="accent1" w:themeShade="BF"/>
          <w:sz w:val="24"/>
          <w:szCs w:val="24"/>
          <w:lang w:val="en-US"/>
        </w:rPr>
        <w:t xml:space="preserve">.2 </w:t>
      </w:r>
      <w:r w:rsidRPr="000A54A5">
        <w:rPr>
          <w:rFonts w:ascii="Times New Roman" w:eastAsiaTheme="majorEastAsia" w:hAnsi="Times New Roman" w:cs="Times New Roman"/>
          <w:b/>
          <w:bCs/>
          <w:color w:val="2F5496" w:themeColor="accent1" w:themeShade="BF"/>
          <w:sz w:val="24"/>
          <w:szCs w:val="24"/>
        </w:rPr>
        <w:t>Non-functional Requirements</w:t>
      </w:r>
      <w:bookmarkEnd w:id="260"/>
      <w:r w:rsidRPr="000A54A5">
        <w:rPr>
          <w:rFonts w:ascii="Times New Roman" w:eastAsiaTheme="majorEastAsia" w:hAnsi="Times New Roman" w:cs="Times New Roman"/>
          <w:b/>
          <w:bCs/>
          <w:color w:val="2F5496" w:themeColor="accent1" w:themeShade="BF"/>
          <w:sz w:val="24"/>
          <w:szCs w:val="24"/>
        </w:rPr>
        <w:t xml:space="preserve">  </w:t>
      </w:r>
    </w:p>
    <w:p w14:paraId="71E60595" w14:textId="77777777" w:rsidR="0038599B" w:rsidRPr="000A54A5" w:rsidRDefault="0038599B" w:rsidP="0038599B">
      <w:pPr>
        <w:rPr>
          <w:rFonts w:ascii="Times New Roman" w:hAnsi="Times New Roman" w:cs="Times New Roman"/>
          <w:sz w:val="24"/>
          <w:szCs w:val="24"/>
        </w:rPr>
      </w:pPr>
    </w:p>
    <w:p w14:paraId="2E227187" w14:textId="63BEA708" w:rsidR="0038599B" w:rsidRPr="000A54A5" w:rsidRDefault="0038599B" w:rsidP="00CB4EC4">
      <w:pPr>
        <w:numPr>
          <w:ilvl w:val="0"/>
          <w:numId w:val="1"/>
        </w:numPr>
        <w:rPr>
          <w:rFonts w:ascii="Times New Roman" w:hAnsi="Times New Roman" w:cs="Times New Roman"/>
          <w:sz w:val="24"/>
          <w:szCs w:val="24"/>
        </w:rPr>
      </w:pPr>
      <w:r w:rsidRPr="000A54A5">
        <w:rPr>
          <w:rFonts w:ascii="Times New Roman" w:hAnsi="Times New Roman" w:cs="Times New Roman"/>
          <w:sz w:val="24"/>
          <w:szCs w:val="24"/>
        </w:rPr>
        <w:t>Security- the system provides privacy and will not share any information with any third parties without their consent.</w:t>
      </w:r>
    </w:p>
    <w:p w14:paraId="7A6A1ECF" w14:textId="0738B539" w:rsidR="0038599B" w:rsidRPr="000A54A5" w:rsidRDefault="0038599B" w:rsidP="00CB4EC4">
      <w:pPr>
        <w:numPr>
          <w:ilvl w:val="0"/>
          <w:numId w:val="1"/>
        </w:numPr>
        <w:rPr>
          <w:rFonts w:ascii="Times New Roman" w:hAnsi="Times New Roman" w:cs="Times New Roman"/>
          <w:sz w:val="24"/>
          <w:szCs w:val="24"/>
        </w:rPr>
      </w:pPr>
      <w:r w:rsidRPr="000A54A5">
        <w:rPr>
          <w:rFonts w:ascii="Times New Roman" w:hAnsi="Times New Roman" w:cs="Times New Roman"/>
          <w:sz w:val="24"/>
          <w:szCs w:val="24"/>
        </w:rPr>
        <w:t xml:space="preserve">Usability- the application is user friendly, readable texts and </w:t>
      </w:r>
      <w:del w:id="261" w:author="Pukuta Mwanza" w:date="2022-08-05T17:46:00Z">
        <w:r w:rsidRPr="000A54A5" w:rsidDel="00170062">
          <w:rPr>
            <w:rFonts w:ascii="Times New Roman" w:hAnsi="Times New Roman" w:cs="Times New Roman"/>
            <w:sz w:val="24"/>
            <w:szCs w:val="24"/>
          </w:rPr>
          <w:delText>labelsand</w:delText>
        </w:r>
      </w:del>
      <w:ins w:id="262" w:author="Pukuta Mwanza" w:date="2022-08-05T17:46:00Z">
        <w:r w:rsidR="00170062" w:rsidRPr="000A54A5">
          <w:rPr>
            <w:rFonts w:ascii="Times New Roman" w:hAnsi="Times New Roman" w:cs="Times New Roman"/>
            <w:sz w:val="24"/>
            <w:szCs w:val="24"/>
          </w:rPr>
          <w:t>labels and</w:t>
        </w:r>
      </w:ins>
      <w:r w:rsidRPr="000A54A5">
        <w:rPr>
          <w:rFonts w:ascii="Times New Roman" w:hAnsi="Times New Roman" w:cs="Times New Roman"/>
          <w:sz w:val="24"/>
          <w:szCs w:val="24"/>
        </w:rPr>
        <w:t xml:space="preserve"> easy to use navigation system.</w:t>
      </w:r>
    </w:p>
    <w:p w14:paraId="542CD213" w14:textId="3F05B132" w:rsidR="0038599B" w:rsidRPr="000A54A5" w:rsidRDefault="0038599B" w:rsidP="00CB4EC4">
      <w:pPr>
        <w:numPr>
          <w:ilvl w:val="0"/>
          <w:numId w:val="1"/>
        </w:numPr>
        <w:rPr>
          <w:rFonts w:ascii="Times New Roman" w:hAnsi="Times New Roman" w:cs="Times New Roman"/>
          <w:sz w:val="24"/>
          <w:szCs w:val="24"/>
        </w:rPr>
      </w:pPr>
      <w:r w:rsidRPr="000A54A5">
        <w:rPr>
          <w:rFonts w:ascii="Times New Roman" w:hAnsi="Times New Roman" w:cs="Times New Roman"/>
          <w:sz w:val="24"/>
          <w:szCs w:val="24"/>
        </w:rPr>
        <w:t xml:space="preserve">Scalability- the system has enough room for growth, extensions or features and updates </w:t>
      </w:r>
    </w:p>
    <w:p w14:paraId="56840BE0" w14:textId="2AF0393A" w:rsidR="0038599B" w:rsidRPr="000A54A5" w:rsidRDefault="0038599B" w:rsidP="00CB4EC4">
      <w:pPr>
        <w:numPr>
          <w:ilvl w:val="0"/>
          <w:numId w:val="1"/>
        </w:numPr>
        <w:rPr>
          <w:rFonts w:ascii="Times New Roman" w:hAnsi="Times New Roman" w:cs="Times New Roman"/>
          <w:sz w:val="24"/>
          <w:szCs w:val="24"/>
        </w:rPr>
      </w:pPr>
      <w:r w:rsidRPr="000A54A5">
        <w:rPr>
          <w:rFonts w:ascii="Times New Roman" w:hAnsi="Times New Roman" w:cs="Times New Roman"/>
          <w:sz w:val="24"/>
          <w:szCs w:val="24"/>
        </w:rPr>
        <w:t xml:space="preserve">Reliability- the system will be up and running </w:t>
      </w:r>
      <w:del w:id="263" w:author="Pukuta Mwanza" w:date="2022-08-05T17:46:00Z">
        <w:r w:rsidRPr="000A54A5" w:rsidDel="00170062">
          <w:rPr>
            <w:rFonts w:ascii="Times New Roman" w:hAnsi="Times New Roman" w:cs="Times New Roman"/>
            <w:sz w:val="24"/>
            <w:szCs w:val="24"/>
          </w:rPr>
          <w:delText>twenty four</w:delText>
        </w:r>
      </w:del>
      <w:ins w:id="264" w:author="Pukuta Mwanza" w:date="2022-08-05T17:46:00Z">
        <w:r w:rsidR="00170062" w:rsidRPr="000A54A5">
          <w:rPr>
            <w:rFonts w:ascii="Times New Roman" w:hAnsi="Times New Roman" w:cs="Times New Roman"/>
            <w:sz w:val="24"/>
            <w:szCs w:val="24"/>
          </w:rPr>
          <w:t>twenty-four</w:t>
        </w:r>
      </w:ins>
      <w:r w:rsidRPr="000A54A5">
        <w:rPr>
          <w:rFonts w:ascii="Times New Roman" w:hAnsi="Times New Roman" w:cs="Times New Roman"/>
          <w:sz w:val="24"/>
          <w:szCs w:val="24"/>
        </w:rPr>
        <w:t xml:space="preserve"> hours a day seven days a week </w:t>
      </w:r>
    </w:p>
    <w:p w14:paraId="376399B3" w14:textId="068ECDBB" w:rsidR="0038599B" w:rsidRPr="000A54A5" w:rsidRDefault="0038599B" w:rsidP="0038599B">
      <w:pPr>
        <w:pStyle w:val="Heading1"/>
        <w:spacing w:line="276" w:lineRule="auto"/>
        <w:rPr>
          <w:rFonts w:ascii="Times New Roman" w:hAnsi="Times New Roman" w:cs="Times New Roman"/>
          <w:b/>
          <w:bCs/>
          <w:sz w:val="24"/>
          <w:szCs w:val="24"/>
        </w:rPr>
      </w:pPr>
      <w:bookmarkStart w:id="265" w:name="_Toc109380172"/>
      <w:r w:rsidRPr="000A54A5">
        <w:rPr>
          <w:rFonts w:ascii="Times New Roman" w:hAnsi="Times New Roman" w:cs="Times New Roman"/>
          <w:b/>
          <w:bCs/>
          <w:sz w:val="24"/>
          <w:szCs w:val="24"/>
        </w:rPr>
        <w:t>5.2.3 Hardware Requirements</w:t>
      </w:r>
      <w:bookmarkEnd w:id="265"/>
      <w:r w:rsidRPr="000A54A5">
        <w:rPr>
          <w:rFonts w:ascii="Times New Roman" w:hAnsi="Times New Roman" w:cs="Times New Roman"/>
          <w:b/>
          <w:bCs/>
          <w:sz w:val="24"/>
          <w:szCs w:val="24"/>
        </w:rPr>
        <w:t xml:space="preserve"> </w:t>
      </w:r>
    </w:p>
    <w:p w14:paraId="0F977F83" w14:textId="77777777" w:rsidR="0038599B" w:rsidRPr="000A54A5" w:rsidRDefault="0038599B" w:rsidP="0038599B">
      <w:pPr>
        <w:ind w:left="720"/>
        <w:rPr>
          <w:rFonts w:ascii="Times New Roman" w:hAnsi="Times New Roman" w:cs="Times New Roman"/>
          <w:sz w:val="24"/>
          <w:szCs w:val="24"/>
        </w:rPr>
      </w:pPr>
    </w:p>
    <w:p w14:paraId="456AC0A2" w14:textId="7FCF6EBA" w:rsidR="00162C7B" w:rsidRPr="000A54A5" w:rsidRDefault="0038599B" w:rsidP="00162C7B">
      <w:pPr>
        <w:numPr>
          <w:ilvl w:val="0"/>
          <w:numId w:val="18"/>
        </w:numPr>
        <w:rPr>
          <w:rFonts w:ascii="Times New Roman" w:hAnsi="Times New Roman" w:cs="Times New Roman"/>
          <w:sz w:val="24"/>
          <w:szCs w:val="24"/>
          <w:lang w:val="en-US"/>
        </w:rPr>
      </w:pPr>
      <w:del w:id="266" w:author="Pukuta Mwanza" w:date="2022-08-05T17:46:00Z">
        <w:r w:rsidRPr="000A54A5" w:rsidDel="00170062">
          <w:rPr>
            <w:rFonts w:ascii="Times New Roman" w:hAnsi="Times New Roman" w:cs="Times New Roman"/>
            <w:sz w:val="24"/>
            <w:szCs w:val="24"/>
            <w:lang w:val="en-US"/>
          </w:rPr>
          <w:delText>Processor</w:delText>
        </w:r>
        <w:r w:rsidR="00162C7B" w:rsidRPr="000A54A5" w:rsidDel="00170062">
          <w:rPr>
            <w:rFonts w:ascii="Times New Roman" w:hAnsi="Times New Roman" w:cs="Times New Roman"/>
            <w:sz w:val="24"/>
            <w:szCs w:val="24"/>
            <w:lang w:val="en-US"/>
          </w:rPr>
          <w:delText xml:space="preserve"> </w:delText>
        </w:r>
        <w:r w:rsidR="00162C7B" w:rsidRPr="000A54A5" w:rsidDel="00170062">
          <w:rPr>
            <w:rFonts w:ascii="Times New Roman" w:hAnsi="Times New Roman" w:cs="Times New Roman"/>
            <w:b/>
            <w:sz w:val="24"/>
            <w:szCs w:val="24"/>
            <w:lang w:val="en-US"/>
          </w:rPr>
          <w:delText>:</w:delText>
        </w:r>
      </w:del>
      <w:ins w:id="267" w:author="Pukuta Mwanza" w:date="2022-08-05T17:46:00Z">
        <w:r w:rsidR="00170062" w:rsidRPr="000A54A5">
          <w:rPr>
            <w:rFonts w:ascii="Times New Roman" w:hAnsi="Times New Roman" w:cs="Times New Roman"/>
            <w:sz w:val="24"/>
            <w:szCs w:val="24"/>
            <w:lang w:val="en-US"/>
          </w:rPr>
          <w:t>Processor:</w:t>
        </w:r>
      </w:ins>
      <w:r w:rsidRPr="000A54A5">
        <w:rPr>
          <w:rFonts w:ascii="Times New Roman" w:hAnsi="Times New Roman" w:cs="Times New Roman"/>
          <w:sz w:val="24"/>
          <w:szCs w:val="24"/>
          <w:lang w:val="en-US"/>
        </w:rPr>
        <w:tab/>
      </w:r>
      <w:r w:rsidR="00162C7B" w:rsidRPr="000A54A5">
        <w:rPr>
          <w:rFonts w:ascii="Times New Roman" w:hAnsi="Times New Roman" w:cs="Times New Roman"/>
          <w:bCs/>
          <w:sz w:val="24"/>
          <w:szCs w:val="24"/>
          <w:lang w:val="en-US"/>
        </w:rPr>
        <w:t>AMD,</w:t>
      </w:r>
      <w:r w:rsidR="00162C7B" w:rsidRPr="000A54A5">
        <w:rPr>
          <w:rFonts w:ascii="Times New Roman" w:hAnsi="Times New Roman" w:cs="Times New Roman"/>
          <w:sz w:val="24"/>
          <w:szCs w:val="24"/>
          <w:lang w:val="en-US"/>
        </w:rPr>
        <w:t xml:space="preserve"> </w:t>
      </w:r>
      <w:r w:rsidR="00162C7B" w:rsidRPr="000A54A5">
        <w:rPr>
          <w:rFonts w:ascii="Times New Roman" w:hAnsi="Times New Roman" w:cs="Times New Roman"/>
          <w:bCs/>
          <w:sz w:val="24"/>
          <w:szCs w:val="24"/>
          <w:lang w:val="en-US"/>
        </w:rPr>
        <w:t>Apple, ARM, Centaur Technology,</w:t>
      </w:r>
      <w:r w:rsidR="00162C7B" w:rsidRPr="000A54A5">
        <w:rPr>
          <w:rFonts w:ascii="Times New Roman" w:hAnsi="Times New Roman" w:cs="Times New Roman"/>
          <w:sz w:val="24"/>
          <w:szCs w:val="24"/>
          <w:lang w:val="en-US"/>
        </w:rPr>
        <w:t xml:space="preserve"> </w:t>
      </w:r>
      <w:r w:rsidR="00162C7B" w:rsidRPr="000A54A5">
        <w:rPr>
          <w:rFonts w:ascii="Times New Roman" w:hAnsi="Times New Roman" w:cs="Times New Roman"/>
          <w:bCs/>
          <w:sz w:val="24"/>
          <w:szCs w:val="24"/>
          <w:lang w:val="en-US"/>
        </w:rPr>
        <w:t>Integrated Device Technology (IDT</w:t>
      </w:r>
      <w:del w:id="268" w:author="Pukuta Mwanza" w:date="2022-08-05T17:46:00Z">
        <w:r w:rsidR="00162C7B" w:rsidRPr="000A54A5" w:rsidDel="00170062">
          <w:rPr>
            <w:rFonts w:ascii="Times New Roman" w:hAnsi="Times New Roman" w:cs="Times New Roman"/>
            <w:bCs/>
            <w:sz w:val="24"/>
            <w:szCs w:val="24"/>
            <w:lang w:val="en-US"/>
          </w:rPr>
          <w:delText>)</w:delText>
        </w:r>
        <w:r w:rsidR="00162C7B" w:rsidRPr="000A54A5" w:rsidDel="00170062">
          <w:rPr>
            <w:rFonts w:ascii="Times New Roman" w:hAnsi="Times New Roman" w:cs="Times New Roman"/>
            <w:sz w:val="24"/>
            <w:szCs w:val="24"/>
            <w:lang w:val="en-US"/>
          </w:rPr>
          <w:delText xml:space="preserve"> ,</w:delText>
        </w:r>
      </w:del>
      <w:ins w:id="269" w:author="Pukuta Mwanza" w:date="2022-08-05T17:46:00Z">
        <w:r w:rsidR="00170062" w:rsidRPr="000A54A5">
          <w:rPr>
            <w:rFonts w:ascii="Times New Roman" w:hAnsi="Times New Roman" w:cs="Times New Roman"/>
            <w:bCs/>
            <w:sz w:val="24"/>
            <w:szCs w:val="24"/>
            <w:lang w:val="en-US"/>
          </w:rPr>
          <w:t>)</w:t>
        </w:r>
        <w:r w:rsidR="00170062" w:rsidRPr="000A54A5">
          <w:rPr>
            <w:rFonts w:ascii="Times New Roman" w:hAnsi="Times New Roman" w:cs="Times New Roman"/>
            <w:sz w:val="24"/>
            <w:szCs w:val="24"/>
            <w:lang w:val="en-US"/>
          </w:rPr>
          <w:t>,</w:t>
        </w:r>
      </w:ins>
      <w:r w:rsidR="00162C7B" w:rsidRPr="000A54A5">
        <w:rPr>
          <w:rFonts w:ascii="Times New Roman" w:hAnsi="Times New Roman" w:cs="Times New Roman"/>
          <w:sz w:val="24"/>
          <w:szCs w:val="24"/>
          <w:lang w:val="en-US"/>
        </w:rPr>
        <w:t xml:space="preserve"> </w:t>
      </w:r>
      <w:r w:rsidR="00162C7B" w:rsidRPr="000A54A5">
        <w:rPr>
          <w:rFonts w:ascii="Times New Roman" w:hAnsi="Times New Roman" w:cs="Times New Roman"/>
          <w:bCs/>
          <w:sz w:val="24"/>
          <w:szCs w:val="24"/>
          <w:lang w:val="en-US"/>
        </w:rPr>
        <w:t xml:space="preserve">Intel, </w:t>
      </w:r>
      <w:del w:id="270" w:author="Pukuta Mwanza" w:date="2022-08-05T17:46:00Z">
        <w:r w:rsidR="00162C7B" w:rsidRPr="000A54A5" w:rsidDel="00170062">
          <w:rPr>
            <w:rFonts w:ascii="Times New Roman" w:hAnsi="Times New Roman" w:cs="Times New Roman"/>
            <w:bCs/>
            <w:sz w:val="24"/>
            <w:szCs w:val="24"/>
            <w:lang w:val="en-US"/>
          </w:rPr>
          <w:delText>Samsung ,</w:delText>
        </w:r>
      </w:del>
      <w:ins w:id="271" w:author="Pukuta Mwanza" w:date="2022-08-05T17:46:00Z">
        <w:r w:rsidR="00170062" w:rsidRPr="000A54A5">
          <w:rPr>
            <w:rFonts w:ascii="Times New Roman" w:hAnsi="Times New Roman" w:cs="Times New Roman"/>
            <w:bCs/>
            <w:sz w:val="24"/>
            <w:szCs w:val="24"/>
            <w:lang w:val="en-US"/>
          </w:rPr>
          <w:t>Samsung,</w:t>
        </w:r>
      </w:ins>
      <w:r w:rsidR="00162C7B" w:rsidRPr="000A54A5">
        <w:rPr>
          <w:rFonts w:ascii="Times New Roman" w:hAnsi="Times New Roman" w:cs="Times New Roman"/>
          <w:sz w:val="24"/>
          <w:szCs w:val="24"/>
          <w:lang w:val="en-US"/>
        </w:rPr>
        <w:t xml:space="preserve"> </w:t>
      </w:r>
      <w:r w:rsidR="00162C7B" w:rsidRPr="000A54A5">
        <w:rPr>
          <w:rFonts w:ascii="Times New Roman" w:hAnsi="Times New Roman" w:cs="Times New Roman"/>
          <w:bCs/>
          <w:sz w:val="24"/>
          <w:szCs w:val="24"/>
          <w:lang w:val="en-US"/>
        </w:rPr>
        <w:t>Acer</w:t>
      </w:r>
    </w:p>
    <w:p w14:paraId="7E589FFD" w14:textId="71230D70" w:rsidR="0038599B" w:rsidRPr="000A54A5" w:rsidRDefault="0038599B" w:rsidP="00CB4EC4">
      <w:pPr>
        <w:numPr>
          <w:ilvl w:val="0"/>
          <w:numId w:val="18"/>
        </w:numPr>
        <w:rPr>
          <w:rFonts w:ascii="Times New Roman" w:hAnsi="Times New Roman" w:cs="Times New Roman"/>
          <w:sz w:val="24"/>
          <w:szCs w:val="24"/>
          <w:lang w:val="en-US"/>
        </w:rPr>
      </w:pPr>
      <w:r w:rsidRPr="000A54A5">
        <w:rPr>
          <w:rFonts w:ascii="Times New Roman" w:hAnsi="Times New Roman" w:cs="Times New Roman"/>
          <w:sz w:val="24"/>
          <w:szCs w:val="24"/>
          <w:lang w:val="en-US"/>
        </w:rPr>
        <w:t>Minimum       RAM 4 GB</w:t>
      </w:r>
    </w:p>
    <w:p w14:paraId="0E4A383B" w14:textId="06FD9200" w:rsidR="0038599B" w:rsidRPr="000A54A5" w:rsidRDefault="0038599B" w:rsidP="00162C7B">
      <w:pPr>
        <w:numPr>
          <w:ilvl w:val="0"/>
          <w:numId w:val="18"/>
        </w:numPr>
        <w:rPr>
          <w:rFonts w:ascii="Times New Roman" w:hAnsi="Times New Roman" w:cs="Times New Roman"/>
          <w:sz w:val="24"/>
          <w:szCs w:val="24"/>
          <w:lang w:val="en-US"/>
        </w:rPr>
      </w:pPr>
      <w:r w:rsidRPr="000A54A5">
        <w:rPr>
          <w:rFonts w:ascii="Times New Roman" w:hAnsi="Times New Roman" w:cs="Times New Roman"/>
          <w:sz w:val="24"/>
          <w:szCs w:val="24"/>
          <w:lang w:val="en-US"/>
        </w:rPr>
        <w:t xml:space="preserve">System </w:t>
      </w:r>
      <w:del w:id="272" w:author="Pukuta Mwanza" w:date="2022-08-05T17:46:00Z">
        <w:r w:rsidRPr="000A54A5" w:rsidDel="00170062">
          <w:rPr>
            <w:rFonts w:ascii="Times New Roman" w:hAnsi="Times New Roman" w:cs="Times New Roman"/>
            <w:sz w:val="24"/>
            <w:szCs w:val="24"/>
            <w:lang w:val="en-US"/>
          </w:rPr>
          <w:delText>type</w:delText>
        </w:r>
        <w:r w:rsidR="00162C7B" w:rsidRPr="000A54A5" w:rsidDel="00170062">
          <w:rPr>
            <w:rFonts w:ascii="Times New Roman" w:hAnsi="Times New Roman" w:cs="Times New Roman"/>
            <w:sz w:val="24"/>
            <w:szCs w:val="24"/>
            <w:lang w:val="en-US"/>
          </w:rPr>
          <w:delText xml:space="preserve"> </w:delText>
        </w:r>
        <w:r w:rsidRPr="000A54A5" w:rsidDel="00170062">
          <w:rPr>
            <w:rFonts w:ascii="Times New Roman" w:hAnsi="Times New Roman" w:cs="Times New Roman"/>
            <w:sz w:val="24"/>
            <w:szCs w:val="24"/>
            <w:lang w:val="en-US"/>
          </w:rPr>
          <w:delText xml:space="preserve"> </w:delText>
        </w:r>
        <w:r w:rsidR="00162C7B" w:rsidRPr="000A54A5" w:rsidDel="00170062">
          <w:rPr>
            <w:rFonts w:ascii="Times New Roman" w:hAnsi="Times New Roman" w:cs="Times New Roman"/>
            <w:sz w:val="24"/>
            <w:szCs w:val="24"/>
            <w:lang w:val="en-US"/>
          </w:rPr>
          <w:delText>64</w:delText>
        </w:r>
      </w:del>
      <w:ins w:id="273" w:author="Pukuta Mwanza" w:date="2022-08-05T17:46:00Z">
        <w:r w:rsidR="00170062" w:rsidRPr="000A54A5">
          <w:rPr>
            <w:rFonts w:ascii="Times New Roman" w:hAnsi="Times New Roman" w:cs="Times New Roman"/>
            <w:sz w:val="24"/>
            <w:szCs w:val="24"/>
            <w:lang w:val="en-US"/>
          </w:rPr>
          <w:t>type 64</w:t>
        </w:r>
      </w:ins>
      <w:r w:rsidR="00162C7B" w:rsidRPr="000A54A5">
        <w:rPr>
          <w:rFonts w:ascii="Times New Roman" w:hAnsi="Times New Roman" w:cs="Times New Roman"/>
          <w:sz w:val="24"/>
          <w:szCs w:val="24"/>
          <w:lang w:val="en-US"/>
        </w:rPr>
        <w:t>-bit operating system, x64-based processor</w:t>
      </w:r>
    </w:p>
    <w:p w14:paraId="73C02C69" w14:textId="7A9C023A" w:rsidR="0038599B" w:rsidRPr="000A54A5" w:rsidRDefault="00162C7B" w:rsidP="00CB4EC4">
      <w:pPr>
        <w:numPr>
          <w:ilvl w:val="0"/>
          <w:numId w:val="18"/>
        </w:numPr>
        <w:rPr>
          <w:rFonts w:ascii="Times New Roman" w:hAnsi="Times New Roman" w:cs="Times New Roman"/>
          <w:sz w:val="24"/>
          <w:szCs w:val="24"/>
          <w:lang w:val="en-US"/>
        </w:rPr>
      </w:pPr>
      <w:r w:rsidRPr="000A54A5">
        <w:rPr>
          <w:rFonts w:ascii="Times New Roman" w:hAnsi="Times New Roman" w:cs="Times New Roman"/>
          <w:sz w:val="24"/>
          <w:szCs w:val="24"/>
          <w:lang w:val="en-US"/>
        </w:rPr>
        <w:t>Minimum Storage 20</w:t>
      </w:r>
      <w:r w:rsidR="0038599B" w:rsidRPr="000A54A5">
        <w:rPr>
          <w:rFonts w:ascii="Times New Roman" w:hAnsi="Times New Roman" w:cs="Times New Roman"/>
          <w:sz w:val="24"/>
          <w:szCs w:val="24"/>
          <w:lang w:val="en-US"/>
        </w:rPr>
        <w:t>GB</w:t>
      </w:r>
    </w:p>
    <w:p w14:paraId="45E8365E" w14:textId="703DE7D0" w:rsidR="0038599B" w:rsidRPr="000A54A5" w:rsidRDefault="0038599B" w:rsidP="00162C7B">
      <w:pPr>
        <w:pStyle w:val="Heading1"/>
        <w:spacing w:line="276" w:lineRule="auto"/>
        <w:rPr>
          <w:rFonts w:ascii="Times New Roman" w:hAnsi="Times New Roman" w:cs="Times New Roman"/>
          <w:b/>
          <w:bCs/>
          <w:sz w:val="24"/>
          <w:szCs w:val="24"/>
        </w:rPr>
      </w:pPr>
      <w:bookmarkStart w:id="274" w:name="_Toc109380173"/>
      <w:r w:rsidRPr="000A54A5">
        <w:rPr>
          <w:rFonts w:ascii="Times New Roman" w:hAnsi="Times New Roman" w:cs="Times New Roman"/>
          <w:b/>
          <w:bCs/>
          <w:sz w:val="24"/>
          <w:szCs w:val="24"/>
        </w:rPr>
        <w:t>5.2.4 Software Requirements</w:t>
      </w:r>
      <w:bookmarkEnd w:id="274"/>
      <w:r w:rsidRPr="000A54A5">
        <w:rPr>
          <w:rFonts w:ascii="Times New Roman" w:hAnsi="Times New Roman" w:cs="Times New Roman"/>
          <w:b/>
          <w:bCs/>
          <w:sz w:val="24"/>
          <w:szCs w:val="24"/>
        </w:rPr>
        <w:t xml:space="preserve"> </w:t>
      </w:r>
    </w:p>
    <w:p w14:paraId="11F2FAAB" w14:textId="77777777" w:rsidR="00162C7B" w:rsidRPr="000A54A5" w:rsidRDefault="00162C7B" w:rsidP="00162C7B">
      <w:pPr>
        <w:rPr>
          <w:rFonts w:ascii="Times New Roman" w:hAnsi="Times New Roman" w:cs="Times New Roman"/>
          <w:sz w:val="24"/>
          <w:szCs w:val="24"/>
        </w:rPr>
      </w:pPr>
    </w:p>
    <w:p w14:paraId="4FDF33EC" w14:textId="57C5BCE2" w:rsidR="0038599B" w:rsidRPr="000A54A5" w:rsidRDefault="0038599B" w:rsidP="00CB4EC4">
      <w:pPr>
        <w:numPr>
          <w:ilvl w:val="0"/>
          <w:numId w:val="17"/>
        </w:numPr>
        <w:rPr>
          <w:rFonts w:ascii="Times New Roman" w:hAnsi="Times New Roman" w:cs="Times New Roman"/>
          <w:sz w:val="24"/>
          <w:szCs w:val="24"/>
          <w:lang w:val="en-US"/>
        </w:rPr>
      </w:pPr>
      <w:r w:rsidRPr="000A54A5">
        <w:rPr>
          <w:rFonts w:ascii="Times New Roman" w:hAnsi="Times New Roman" w:cs="Times New Roman"/>
          <w:sz w:val="24"/>
          <w:szCs w:val="24"/>
          <w:lang w:val="en-US"/>
        </w:rPr>
        <w:t>Windows 8, 10 and 11</w:t>
      </w:r>
    </w:p>
    <w:p w14:paraId="05C60340" w14:textId="2FA75E7F" w:rsidR="0038599B" w:rsidRPr="000A54A5" w:rsidRDefault="0038599B" w:rsidP="00CB4EC4">
      <w:pPr>
        <w:numPr>
          <w:ilvl w:val="0"/>
          <w:numId w:val="17"/>
        </w:numPr>
        <w:rPr>
          <w:rFonts w:ascii="Times New Roman" w:hAnsi="Times New Roman" w:cs="Times New Roman"/>
          <w:sz w:val="24"/>
          <w:szCs w:val="24"/>
          <w:lang w:val="en-US"/>
        </w:rPr>
      </w:pPr>
      <w:r w:rsidRPr="000A54A5">
        <w:rPr>
          <w:rFonts w:ascii="Times New Roman" w:hAnsi="Times New Roman" w:cs="Times New Roman"/>
          <w:sz w:val="24"/>
          <w:szCs w:val="24"/>
          <w:lang w:val="en-US"/>
        </w:rPr>
        <w:t>Linux</w:t>
      </w:r>
    </w:p>
    <w:p w14:paraId="07343BE3" w14:textId="2E28D9F2" w:rsidR="0038599B" w:rsidRPr="000A54A5" w:rsidRDefault="0038599B" w:rsidP="0038599B">
      <w:pPr>
        <w:numPr>
          <w:ilvl w:val="0"/>
          <w:numId w:val="17"/>
        </w:numPr>
        <w:rPr>
          <w:rFonts w:ascii="Times New Roman" w:hAnsi="Times New Roman" w:cs="Times New Roman"/>
          <w:sz w:val="24"/>
          <w:szCs w:val="24"/>
          <w:lang w:val="en-US"/>
        </w:rPr>
      </w:pPr>
      <w:r w:rsidRPr="000A54A5">
        <w:rPr>
          <w:rFonts w:ascii="Times New Roman" w:hAnsi="Times New Roman" w:cs="Times New Roman"/>
          <w:sz w:val="24"/>
          <w:szCs w:val="24"/>
          <w:lang w:val="en-US"/>
        </w:rPr>
        <w:t>Browsers - Chrome, Mozilla Firefox, Microsoft edge</w:t>
      </w:r>
      <w:r w:rsidR="00162C7B" w:rsidRPr="000A54A5">
        <w:rPr>
          <w:rFonts w:ascii="Times New Roman" w:hAnsi="Times New Roman" w:cs="Times New Roman"/>
          <w:sz w:val="24"/>
          <w:szCs w:val="24"/>
          <w:lang w:val="en-US"/>
        </w:rPr>
        <w:t>, Safari</w:t>
      </w:r>
    </w:p>
    <w:p w14:paraId="467DFBE0" w14:textId="3A628BF1" w:rsidR="009446B8" w:rsidRPr="000A54A5" w:rsidRDefault="009446B8" w:rsidP="0038599B">
      <w:pPr>
        <w:numPr>
          <w:ilvl w:val="0"/>
          <w:numId w:val="17"/>
        </w:numPr>
        <w:rPr>
          <w:rFonts w:ascii="Times New Roman" w:hAnsi="Times New Roman" w:cs="Times New Roman"/>
          <w:sz w:val="24"/>
          <w:szCs w:val="24"/>
          <w:lang w:val="en-US"/>
        </w:rPr>
      </w:pPr>
      <w:r w:rsidRPr="000A54A5">
        <w:rPr>
          <w:rFonts w:ascii="Times New Roman" w:hAnsi="Times New Roman" w:cs="Times New Roman"/>
          <w:sz w:val="24"/>
          <w:szCs w:val="24"/>
          <w:lang w:val="en-US"/>
        </w:rPr>
        <w:t>An internet connection of at least 2mbps</w:t>
      </w:r>
    </w:p>
    <w:p w14:paraId="6D4ECBB7" w14:textId="77777777" w:rsidR="0038599B" w:rsidRPr="000A54A5" w:rsidRDefault="0038599B" w:rsidP="00D72022">
      <w:pPr>
        <w:rPr>
          <w:rFonts w:ascii="Times New Roman" w:hAnsi="Times New Roman" w:cs="Times New Roman"/>
          <w:sz w:val="24"/>
          <w:szCs w:val="24"/>
        </w:rPr>
      </w:pPr>
    </w:p>
    <w:p w14:paraId="2824A613" w14:textId="6F6D5E84" w:rsidR="00D72022" w:rsidRPr="000A54A5" w:rsidRDefault="00DB1BCC" w:rsidP="00162C7B">
      <w:pPr>
        <w:pStyle w:val="Heading1"/>
        <w:rPr>
          <w:rFonts w:ascii="Times New Roman" w:hAnsi="Times New Roman" w:cs="Times New Roman"/>
          <w:b/>
          <w:bCs/>
          <w:sz w:val="24"/>
          <w:szCs w:val="24"/>
        </w:rPr>
      </w:pPr>
      <w:bookmarkStart w:id="275" w:name="_Toc109380174"/>
      <w:r w:rsidRPr="000A54A5">
        <w:rPr>
          <w:rFonts w:ascii="Times New Roman" w:hAnsi="Times New Roman" w:cs="Times New Roman"/>
          <w:b/>
          <w:bCs/>
          <w:sz w:val="24"/>
          <w:szCs w:val="24"/>
        </w:rPr>
        <w:lastRenderedPageBreak/>
        <w:t>5.2</w:t>
      </w:r>
      <w:r w:rsidR="00162C7B" w:rsidRPr="000A54A5">
        <w:rPr>
          <w:rFonts w:ascii="Times New Roman" w:hAnsi="Times New Roman" w:cs="Times New Roman"/>
          <w:b/>
          <w:bCs/>
          <w:sz w:val="24"/>
          <w:szCs w:val="24"/>
        </w:rPr>
        <w:t>.5</w:t>
      </w:r>
      <w:r w:rsidRPr="000A54A5">
        <w:rPr>
          <w:rFonts w:ascii="Times New Roman" w:hAnsi="Times New Roman" w:cs="Times New Roman"/>
          <w:b/>
          <w:bCs/>
          <w:sz w:val="24"/>
          <w:szCs w:val="24"/>
        </w:rPr>
        <w:t xml:space="preserve"> System </w:t>
      </w:r>
      <w:r w:rsidR="0038599B" w:rsidRPr="000A54A5">
        <w:rPr>
          <w:rFonts w:ascii="Times New Roman" w:hAnsi="Times New Roman" w:cs="Times New Roman"/>
          <w:b/>
          <w:bCs/>
          <w:sz w:val="24"/>
          <w:szCs w:val="24"/>
        </w:rPr>
        <w:t>Development methodology</w:t>
      </w:r>
      <w:bookmarkEnd w:id="275"/>
    </w:p>
    <w:p w14:paraId="51CFD487" w14:textId="59FA7B4C" w:rsidR="00162C7B" w:rsidRPr="000A54A5" w:rsidRDefault="00162C7B" w:rsidP="00162C7B">
      <w:pPr>
        <w:rPr>
          <w:rFonts w:ascii="Times New Roman" w:hAnsi="Times New Roman" w:cs="Times New Roman"/>
          <w:sz w:val="24"/>
          <w:szCs w:val="24"/>
        </w:rPr>
      </w:pPr>
      <w:r w:rsidRPr="000A54A5">
        <w:rPr>
          <w:rFonts w:ascii="Times New Roman" w:hAnsi="Times New Roman" w:cs="Times New Roman"/>
          <w:sz w:val="24"/>
          <w:szCs w:val="24"/>
        </w:rPr>
        <w:t>Agile methodology was used hand in hand with the iterative and incremental development methodology.</w:t>
      </w:r>
    </w:p>
    <w:p w14:paraId="0A4172BA" w14:textId="306EA0C4" w:rsidR="0038599B" w:rsidRPr="000A54A5" w:rsidRDefault="001B64D8" w:rsidP="001B64D8">
      <w:pPr>
        <w:rPr>
          <w:rFonts w:ascii="Times New Roman" w:hAnsi="Times New Roman" w:cs="Times New Roman"/>
          <w:b/>
          <w:sz w:val="24"/>
          <w:szCs w:val="24"/>
        </w:rPr>
      </w:pPr>
      <w:r w:rsidRPr="000A54A5">
        <w:rPr>
          <w:rFonts w:ascii="Times New Roman" w:hAnsi="Times New Roman" w:cs="Times New Roman"/>
          <w:b/>
          <w:sz w:val="24"/>
          <w:szCs w:val="24"/>
        </w:rPr>
        <w:t>Agil</w:t>
      </w:r>
      <w:r w:rsidR="0038599B" w:rsidRPr="000A54A5">
        <w:rPr>
          <w:rFonts w:ascii="Times New Roman" w:hAnsi="Times New Roman" w:cs="Times New Roman"/>
          <w:b/>
          <w:sz w:val="24"/>
          <w:szCs w:val="24"/>
        </w:rPr>
        <w:t>e methodolog</w:t>
      </w:r>
      <w:r w:rsidRPr="000A54A5">
        <w:rPr>
          <w:rFonts w:ascii="Times New Roman" w:hAnsi="Times New Roman" w:cs="Times New Roman"/>
          <w:b/>
          <w:sz w:val="24"/>
          <w:szCs w:val="24"/>
        </w:rPr>
        <w:t>y</w:t>
      </w:r>
    </w:p>
    <w:p w14:paraId="5FB6905E" w14:textId="77777777" w:rsidR="0038599B" w:rsidRPr="000A54A5" w:rsidRDefault="0038599B" w:rsidP="0038599B">
      <w:pPr>
        <w:rPr>
          <w:rFonts w:ascii="Times New Roman" w:hAnsi="Times New Roman" w:cs="Times New Roman"/>
          <w:sz w:val="24"/>
          <w:szCs w:val="24"/>
        </w:rPr>
      </w:pPr>
      <w:r w:rsidRPr="000A54A5">
        <w:rPr>
          <w:rFonts w:ascii="Times New Roman" w:hAnsi="Times New Roman" w:cs="Times New Roman"/>
          <w:sz w:val="24"/>
          <w:szCs w:val="24"/>
        </w:rPr>
        <w:t>Agile incremental and iterative development methodology is a chain of rapid development and deployment. It involves 6 stages namely;</w:t>
      </w:r>
    </w:p>
    <w:p w14:paraId="6B43BA96" w14:textId="286A81F5" w:rsidR="00F12AFF" w:rsidRPr="000A54A5" w:rsidRDefault="00B51956" w:rsidP="00B51956">
      <w:pPr>
        <w:pStyle w:val="Caption"/>
        <w:rPr>
          <w:rFonts w:ascii="Times New Roman" w:hAnsi="Times New Roman" w:cs="Times New Roman"/>
          <w:sz w:val="24"/>
          <w:szCs w:val="24"/>
        </w:rPr>
      </w:pPr>
      <w:bookmarkStart w:id="276" w:name="_Toc109321044"/>
      <w:bookmarkStart w:id="277" w:name="_Toc109321201"/>
      <w:bookmarkStart w:id="278" w:name="_Toc109321246"/>
      <w:bookmarkStart w:id="279" w:name="_Toc109321304"/>
      <w:bookmarkStart w:id="280" w:name="_Toc109321322"/>
      <w:bookmarkStart w:id="281" w:name="_Toc109376912"/>
      <w:r w:rsidRPr="000A54A5">
        <w:rPr>
          <w:rFonts w:ascii="Times New Roman" w:hAnsi="Times New Roman" w:cs="Times New Roman"/>
          <w:sz w:val="24"/>
          <w:szCs w:val="24"/>
        </w:rPr>
        <w:t xml:space="preserve">Figure </w:t>
      </w:r>
      <w:r w:rsidRPr="000A54A5">
        <w:rPr>
          <w:rFonts w:ascii="Times New Roman" w:hAnsi="Times New Roman" w:cs="Times New Roman"/>
          <w:sz w:val="24"/>
          <w:szCs w:val="24"/>
        </w:rPr>
        <w:fldChar w:fldCharType="begin"/>
      </w:r>
      <w:r w:rsidRPr="000A54A5">
        <w:rPr>
          <w:rFonts w:ascii="Times New Roman" w:hAnsi="Times New Roman" w:cs="Times New Roman"/>
          <w:sz w:val="24"/>
          <w:szCs w:val="24"/>
        </w:rPr>
        <w:instrText xml:space="preserve"> SEQ Figure \* ARABIC </w:instrText>
      </w:r>
      <w:r w:rsidRPr="000A54A5">
        <w:rPr>
          <w:rFonts w:ascii="Times New Roman" w:hAnsi="Times New Roman" w:cs="Times New Roman"/>
          <w:sz w:val="24"/>
          <w:szCs w:val="24"/>
        </w:rPr>
        <w:fldChar w:fldCharType="separate"/>
      </w:r>
      <w:r w:rsidR="00D24509">
        <w:rPr>
          <w:rFonts w:ascii="Times New Roman" w:hAnsi="Times New Roman" w:cs="Times New Roman"/>
          <w:noProof/>
          <w:sz w:val="24"/>
          <w:szCs w:val="24"/>
        </w:rPr>
        <w:t>11</w:t>
      </w:r>
      <w:r w:rsidRPr="000A54A5">
        <w:rPr>
          <w:rFonts w:ascii="Times New Roman" w:hAnsi="Times New Roman" w:cs="Times New Roman"/>
          <w:sz w:val="24"/>
          <w:szCs w:val="24"/>
        </w:rPr>
        <w:fldChar w:fldCharType="end"/>
      </w:r>
      <w:r w:rsidRPr="000A54A5">
        <w:rPr>
          <w:rFonts w:ascii="Times New Roman" w:hAnsi="Times New Roman" w:cs="Times New Roman"/>
          <w:sz w:val="24"/>
          <w:szCs w:val="24"/>
        </w:rPr>
        <w:t xml:space="preserve"> A</w:t>
      </w:r>
      <w:r w:rsidR="00F12AFF" w:rsidRPr="000A54A5">
        <w:rPr>
          <w:rFonts w:ascii="Times New Roman" w:hAnsi="Times New Roman" w:cs="Times New Roman"/>
          <w:sz w:val="24"/>
          <w:szCs w:val="24"/>
        </w:rPr>
        <w:t>gile methodology</w:t>
      </w:r>
      <w:bookmarkEnd w:id="276"/>
      <w:bookmarkEnd w:id="277"/>
      <w:bookmarkEnd w:id="278"/>
      <w:bookmarkEnd w:id="279"/>
      <w:bookmarkEnd w:id="280"/>
      <w:bookmarkEnd w:id="281"/>
    </w:p>
    <w:p w14:paraId="5149C77F" w14:textId="77777777" w:rsidR="0038599B" w:rsidRPr="000A54A5" w:rsidRDefault="0038599B" w:rsidP="001B64D8">
      <w:pPr>
        <w:rPr>
          <w:rFonts w:ascii="Times New Roman" w:hAnsi="Times New Roman" w:cs="Times New Roman"/>
          <w:b/>
          <w:sz w:val="24"/>
          <w:szCs w:val="24"/>
        </w:rPr>
      </w:pPr>
    </w:p>
    <w:p w14:paraId="55938AD6" w14:textId="4D9F89C5" w:rsidR="001B64D8" w:rsidRPr="000A54A5" w:rsidRDefault="001B64D8" w:rsidP="001B64D8">
      <w:pPr>
        <w:rPr>
          <w:rFonts w:ascii="Times New Roman" w:hAnsi="Times New Roman" w:cs="Times New Roman"/>
          <w:sz w:val="24"/>
          <w:szCs w:val="24"/>
        </w:rPr>
      </w:pPr>
      <w:r w:rsidRPr="000A54A5">
        <w:rPr>
          <w:rFonts w:ascii="Times New Roman" w:hAnsi="Times New Roman" w:cs="Times New Roman"/>
          <w:noProof/>
          <w:sz w:val="24"/>
          <w:szCs w:val="24"/>
          <w:lang w:val="en-US"/>
        </w:rPr>
        <w:drawing>
          <wp:inline distT="0" distB="0" distL="0" distR="0" wp14:anchorId="56DFAB03" wp14:editId="41720110">
            <wp:extent cx="5383530" cy="2578735"/>
            <wp:effectExtent l="0" t="0" r="7620" b="0"/>
            <wp:docPr id="4" name="Picture 4" descr="AGILE-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GILE-METHODOLOGY"/>
                    <pic:cNvPicPr>
                      <a:picLocks noChangeAspect="1" noChangeArrowheads="1"/>
                    </pic:cNvPicPr>
                  </pic:nvPicPr>
                  <pic:blipFill>
                    <a:blip r:embed="rId23">
                      <a:extLst>
                        <a:ext uri="{28A0092B-C50C-407E-A947-70E740481C1C}">
                          <a14:useLocalDpi xmlns:a14="http://schemas.microsoft.com/office/drawing/2010/main" val="0"/>
                        </a:ext>
                      </a:extLst>
                    </a:blip>
                    <a:srcRect l="3847" t="17465" r="5609" b="6198"/>
                    <a:stretch>
                      <a:fillRect/>
                    </a:stretch>
                  </pic:blipFill>
                  <pic:spPr bwMode="auto">
                    <a:xfrm>
                      <a:off x="0" y="0"/>
                      <a:ext cx="5383530" cy="2578735"/>
                    </a:xfrm>
                    <a:prstGeom prst="rect">
                      <a:avLst/>
                    </a:prstGeom>
                    <a:noFill/>
                    <a:ln>
                      <a:noFill/>
                    </a:ln>
                  </pic:spPr>
                </pic:pic>
              </a:graphicData>
            </a:graphic>
          </wp:inline>
        </w:drawing>
      </w:r>
    </w:p>
    <w:p w14:paraId="3BAAC0CC" w14:textId="77777777" w:rsidR="001B64D8" w:rsidRPr="000A54A5" w:rsidRDefault="001B64D8" w:rsidP="00CB4EC4">
      <w:pPr>
        <w:pStyle w:val="ListParagraph"/>
        <w:numPr>
          <w:ilvl w:val="0"/>
          <w:numId w:val="5"/>
        </w:numPr>
        <w:rPr>
          <w:rFonts w:ascii="Times New Roman" w:hAnsi="Times New Roman" w:cs="Times New Roman"/>
          <w:b/>
          <w:sz w:val="24"/>
          <w:szCs w:val="24"/>
        </w:rPr>
      </w:pPr>
      <w:r w:rsidRPr="000A54A5">
        <w:rPr>
          <w:rFonts w:ascii="Times New Roman" w:hAnsi="Times New Roman" w:cs="Times New Roman"/>
          <w:b/>
          <w:sz w:val="24"/>
          <w:szCs w:val="24"/>
        </w:rPr>
        <w:t xml:space="preserve">Planning </w:t>
      </w:r>
    </w:p>
    <w:p w14:paraId="20B32E80" w14:textId="77777777" w:rsidR="001B64D8" w:rsidRPr="000A54A5" w:rsidRDefault="001B64D8" w:rsidP="001B64D8">
      <w:pPr>
        <w:rPr>
          <w:rFonts w:ascii="Times New Roman" w:hAnsi="Times New Roman" w:cs="Times New Roman"/>
          <w:sz w:val="24"/>
          <w:szCs w:val="24"/>
        </w:rPr>
      </w:pPr>
      <w:r w:rsidRPr="000A54A5">
        <w:rPr>
          <w:rFonts w:ascii="Times New Roman" w:hAnsi="Times New Roman" w:cs="Times New Roman"/>
          <w:sz w:val="24"/>
          <w:szCs w:val="24"/>
        </w:rPr>
        <w:t>This involves gathering user, system and business requirements before the developers starts to develop the project. Initial documentation is also generated containing the system analysis and design specifications, project chatter and overall system requirements</w:t>
      </w:r>
      <w:sdt>
        <w:sdtPr>
          <w:rPr>
            <w:rFonts w:ascii="Times New Roman" w:hAnsi="Times New Roman" w:cs="Times New Roman"/>
            <w:sz w:val="24"/>
            <w:szCs w:val="24"/>
          </w:rPr>
          <w:id w:val="690025612"/>
          <w:citation/>
        </w:sdtPr>
        <w:sdtEndPr/>
        <w:sdtContent>
          <w:r w:rsidRPr="000A54A5">
            <w:rPr>
              <w:rFonts w:ascii="Times New Roman" w:hAnsi="Times New Roman" w:cs="Times New Roman"/>
              <w:sz w:val="24"/>
              <w:szCs w:val="24"/>
            </w:rPr>
            <w:fldChar w:fldCharType="begin"/>
          </w:r>
          <w:r w:rsidRPr="000A54A5">
            <w:rPr>
              <w:rFonts w:ascii="Times New Roman" w:hAnsi="Times New Roman" w:cs="Times New Roman"/>
              <w:sz w:val="24"/>
              <w:szCs w:val="24"/>
            </w:rPr>
            <w:instrText xml:space="preserve"> CITATION Jan21 \l 1033 </w:instrText>
          </w:r>
          <w:r w:rsidRPr="000A54A5">
            <w:rPr>
              <w:rFonts w:ascii="Times New Roman" w:hAnsi="Times New Roman" w:cs="Times New Roman"/>
              <w:sz w:val="24"/>
              <w:szCs w:val="24"/>
            </w:rPr>
            <w:fldChar w:fldCharType="separate"/>
          </w:r>
          <w:r w:rsidR="00C807EE" w:rsidRPr="000A54A5">
            <w:rPr>
              <w:rFonts w:ascii="Times New Roman" w:hAnsi="Times New Roman" w:cs="Times New Roman"/>
              <w:noProof/>
              <w:sz w:val="24"/>
              <w:szCs w:val="24"/>
            </w:rPr>
            <w:t xml:space="preserve"> (Janani, 2021)</w:t>
          </w:r>
          <w:r w:rsidRPr="000A54A5">
            <w:rPr>
              <w:rFonts w:ascii="Times New Roman" w:hAnsi="Times New Roman" w:cs="Times New Roman"/>
              <w:sz w:val="24"/>
              <w:szCs w:val="24"/>
            </w:rPr>
            <w:fldChar w:fldCharType="end"/>
          </w:r>
        </w:sdtContent>
      </w:sdt>
    </w:p>
    <w:p w14:paraId="150B968E" w14:textId="77777777" w:rsidR="001B64D8" w:rsidRPr="000A54A5" w:rsidRDefault="001B64D8" w:rsidP="00CB4EC4">
      <w:pPr>
        <w:pStyle w:val="ListParagraph"/>
        <w:numPr>
          <w:ilvl w:val="0"/>
          <w:numId w:val="5"/>
        </w:numPr>
        <w:rPr>
          <w:rFonts w:ascii="Times New Roman" w:hAnsi="Times New Roman" w:cs="Times New Roman"/>
          <w:b/>
          <w:sz w:val="24"/>
          <w:szCs w:val="24"/>
        </w:rPr>
      </w:pPr>
      <w:r w:rsidRPr="000A54A5">
        <w:rPr>
          <w:rFonts w:ascii="Times New Roman" w:hAnsi="Times New Roman" w:cs="Times New Roman"/>
          <w:b/>
          <w:sz w:val="24"/>
          <w:szCs w:val="24"/>
        </w:rPr>
        <w:t>Design</w:t>
      </w:r>
    </w:p>
    <w:p w14:paraId="789B85F2" w14:textId="77777777" w:rsidR="001B64D8" w:rsidRPr="000A54A5" w:rsidRDefault="001B64D8" w:rsidP="001B64D8">
      <w:pPr>
        <w:rPr>
          <w:rFonts w:ascii="Times New Roman" w:hAnsi="Times New Roman" w:cs="Times New Roman"/>
          <w:sz w:val="24"/>
          <w:szCs w:val="24"/>
        </w:rPr>
      </w:pPr>
      <w:r w:rsidRPr="000A54A5">
        <w:rPr>
          <w:rFonts w:ascii="Times New Roman" w:hAnsi="Times New Roman" w:cs="Times New Roman"/>
          <w:sz w:val="24"/>
          <w:szCs w:val="24"/>
        </w:rPr>
        <w:t xml:space="preserve"> One or more designs are created to achieve project results. Tools used to create results include dioramas, flow-charts, sketches, site trees, HTML screen designs, photo impressions, prototypes, and UML schemas.</w:t>
      </w:r>
      <w:sdt>
        <w:sdtPr>
          <w:rPr>
            <w:rFonts w:ascii="Times New Roman" w:hAnsi="Times New Roman" w:cs="Times New Roman"/>
            <w:sz w:val="24"/>
            <w:szCs w:val="24"/>
          </w:rPr>
          <w:id w:val="-1426715183"/>
          <w:citation/>
        </w:sdtPr>
        <w:sdtEndPr/>
        <w:sdtContent>
          <w:r w:rsidRPr="000A54A5">
            <w:rPr>
              <w:rFonts w:ascii="Times New Roman" w:hAnsi="Times New Roman" w:cs="Times New Roman"/>
              <w:sz w:val="24"/>
              <w:szCs w:val="24"/>
            </w:rPr>
            <w:fldChar w:fldCharType="begin"/>
          </w:r>
          <w:r w:rsidRPr="000A54A5">
            <w:rPr>
              <w:rFonts w:ascii="Times New Roman" w:hAnsi="Times New Roman" w:cs="Times New Roman"/>
              <w:sz w:val="24"/>
              <w:szCs w:val="24"/>
            </w:rPr>
            <w:instrText xml:space="preserve"> CITATION Coa21 \l 1033 </w:instrText>
          </w:r>
          <w:r w:rsidRPr="000A54A5">
            <w:rPr>
              <w:rFonts w:ascii="Times New Roman" w:hAnsi="Times New Roman" w:cs="Times New Roman"/>
              <w:sz w:val="24"/>
              <w:szCs w:val="24"/>
            </w:rPr>
            <w:fldChar w:fldCharType="separate"/>
          </w:r>
          <w:r w:rsidR="00C807EE" w:rsidRPr="000A54A5">
            <w:rPr>
              <w:rFonts w:ascii="Times New Roman" w:hAnsi="Times New Roman" w:cs="Times New Roman"/>
              <w:noProof/>
              <w:sz w:val="24"/>
              <w:szCs w:val="24"/>
            </w:rPr>
            <w:t xml:space="preserve"> (Coastal media brand, 2021)</w:t>
          </w:r>
          <w:r w:rsidRPr="000A54A5">
            <w:rPr>
              <w:rFonts w:ascii="Times New Roman" w:hAnsi="Times New Roman" w:cs="Times New Roman"/>
              <w:sz w:val="24"/>
              <w:szCs w:val="24"/>
            </w:rPr>
            <w:fldChar w:fldCharType="end"/>
          </w:r>
        </w:sdtContent>
      </w:sdt>
    </w:p>
    <w:p w14:paraId="016E963F" w14:textId="77777777" w:rsidR="001B64D8" w:rsidRPr="000A54A5" w:rsidRDefault="001B64D8" w:rsidP="00CB4EC4">
      <w:pPr>
        <w:pStyle w:val="ListParagraph"/>
        <w:numPr>
          <w:ilvl w:val="0"/>
          <w:numId w:val="5"/>
        </w:numPr>
        <w:rPr>
          <w:rFonts w:ascii="Times New Roman" w:hAnsi="Times New Roman" w:cs="Times New Roman"/>
          <w:b/>
          <w:sz w:val="24"/>
          <w:szCs w:val="24"/>
        </w:rPr>
      </w:pPr>
      <w:r w:rsidRPr="000A54A5">
        <w:rPr>
          <w:rFonts w:ascii="Times New Roman" w:hAnsi="Times New Roman" w:cs="Times New Roman"/>
          <w:b/>
          <w:sz w:val="24"/>
          <w:szCs w:val="24"/>
        </w:rPr>
        <w:t>Develop</w:t>
      </w:r>
    </w:p>
    <w:p w14:paraId="1F952783" w14:textId="6B226299" w:rsidR="001B64D8" w:rsidRPr="000A54A5" w:rsidRDefault="001B64D8" w:rsidP="001B64D8">
      <w:pPr>
        <w:rPr>
          <w:rFonts w:ascii="Times New Roman" w:hAnsi="Times New Roman" w:cs="Times New Roman"/>
          <w:sz w:val="24"/>
          <w:szCs w:val="24"/>
        </w:rPr>
      </w:pPr>
      <w:r w:rsidRPr="000A54A5">
        <w:rPr>
          <w:rFonts w:ascii="Times New Roman" w:hAnsi="Times New Roman" w:cs="Times New Roman"/>
          <w:sz w:val="24"/>
          <w:szCs w:val="24"/>
        </w:rPr>
        <w:t>In this phase the project is broken down into small modules and coding begins to take place, after a module has been developed other modules are built on top of the previous modules incrementally. This stage is simply translating the design documentation into the product software and is the most time-consuming stage of the development process because it the foundation of the entire process.</w:t>
      </w:r>
      <w:sdt>
        <w:sdtPr>
          <w:rPr>
            <w:rFonts w:ascii="Times New Roman" w:hAnsi="Times New Roman" w:cs="Times New Roman"/>
            <w:sz w:val="24"/>
            <w:szCs w:val="24"/>
          </w:rPr>
          <w:id w:val="-1079819166"/>
          <w:citation/>
        </w:sdtPr>
        <w:sdtEndPr/>
        <w:sdtContent>
          <w:r w:rsidRPr="000A54A5">
            <w:rPr>
              <w:rFonts w:ascii="Times New Roman" w:hAnsi="Times New Roman" w:cs="Times New Roman"/>
              <w:sz w:val="24"/>
              <w:szCs w:val="24"/>
            </w:rPr>
            <w:fldChar w:fldCharType="begin"/>
          </w:r>
          <w:r w:rsidRPr="000A54A5">
            <w:rPr>
              <w:rFonts w:ascii="Times New Roman" w:hAnsi="Times New Roman" w:cs="Times New Roman"/>
              <w:sz w:val="24"/>
              <w:szCs w:val="24"/>
            </w:rPr>
            <w:instrText xml:space="preserve"> CITATION Jan21 \l 1033 </w:instrText>
          </w:r>
          <w:r w:rsidRPr="000A54A5">
            <w:rPr>
              <w:rFonts w:ascii="Times New Roman" w:hAnsi="Times New Roman" w:cs="Times New Roman"/>
              <w:sz w:val="24"/>
              <w:szCs w:val="24"/>
            </w:rPr>
            <w:fldChar w:fldCharType="separate"/>
          </w:r>
          <w:r w:rsidR="00C807EE" w:rsidRPr="000A54A5">
            <w:rPr>
              <w:rFonts w:ascii="Times New Roman" w:hAnsi="Times New Roman" w:cs="Times New Roman"/>
              <w:noProof/>
              <w:sz w:val="24"/>
              <w:szCs w:val="24"/>
            </w:rPr>
            <w:t xml:space="preserve"> (Janani, 2021)</w:t>
          </w:r>
          <w:r w:rsidRPr="000A54A5">
            <w:rPr>
              <w:rFonts w:ascii="Times New Roman" w:hAnsi="Times New Roman" w:cs="Times New Roman"/>
              <w:sz w:val="24"/>
              <w:szCs w:val="24"/>
            </w:rPr>
            <w:fldChar w:fldCharType="end"/>
          </w:r>
        </w:sdtContent>
      </w:sdt>
    </w:p>
    <w:p w14:paraId="38199951" w14:textId="77777777" w:rsidR="001B64D8" w:rsidRPr="000A54A5" w:rsidRDefault="001B64D8" w:rsidP="00CB4EC4">
      <w:pPr>
        <w:pStyle w:val="ListParagraph"/>
        <w:numPr>
          <w:ilvl w:val="0"/>
          <w:numId w:val="5"/>
        </w:numPr>
        <w:rPr>
          <w:rFonts w:ascii="Times New Roman" w:hAnsi="Times New Roman" w:cs="Times New Roman"/>
          <w:b/>
          <w:sz w:val="24"/>
          <w:szCs w:val="24"/>
        </w:rPr>
      </w:pPr>
      <w:r w:rsidRPr="000A54A5">
        <w:rPr>
          <w:rFonts w:ascii="Times New Roman" w:hAnsi="Times New Roman" w:cs="Times New Roman"/>
          <w:b/>
          <w:sz w:val="24"/>
          <w:szCs w:val="24"/>
        </w:rPr>
        <w:t>Testing</w:t>
      </w:r>
    </w:p>
    <w:p w14:paraId="491B9244" w14:textId="77777777" w:rsidR="001B64D8" w:rsidRPr="000A54A5" w:rsidRDefault="001B64D8" w:rsidP="001B64D8">
      <w:pPr>
        <w:rPr>
          <w:rFonts w:ascii="Times New Roman" w:hAnsi="Times New Roman" w:cs="Times New Roman"/>
          <w:sz w:val="24"/>
          <w:szCs w:val="24"/>
        </w:rPr>
      </w:pPr>
      <w:r w:rsidRPr="000A54A5">
        <w:rPr>
          <w:rFonts w:ascii="Times New Roman" w:hAnsi="Times New Roman" w:cs="Times New Roman"/>
          <w:sz w:val="24"/>
          <w:szCs w:val="24"/>
        </w:rPr>
        <w:t>After development, the system is tested for defects, errors, regression testing functionality testing user acceptance testing then debugging and corrective measures take place. The test is done manually or using automated testing tools</w:t>
      </w:r>
      <w:sdt>
        <w:sdtPr>
          <w:rPr>
            <w:rFonts w:ascii="Times New Roman" w:hAnsi="Times New Roman" w:cs="Times New Roman"/>
            <w:sz w:val="24"/>
            <w:szCs w:val="24"/>
          </w:rPr>
          <w:id w:val="-511602911"/>
          <w:citation/>
        </w:sdtPr>
        <w:sdtEndPr/>
        <w:sdtContent>
          <w:r w:rsidRPr="000A54A5">
            <w:rPr>
              <w:rFonts w:ascii="Times New Roman" w:hAnsi="Times New Roman" w:cs="Times New Roman"/>
              <w:sz w:val="24"/>
              <w:szCs w:val="24"/>
            </w:rPr>
            <w:fldChar w:fldCharType="begin"/>
          </w:r>
          <w:r w:rsidRPr="000A54A5">
            <w:rPr>
              <w:rFonts w:ascii="Times New Roman" w:hAnsi="Times New Roman" w:cs="Times New Roman"/>
              <w:sz w:val="24"/>
              <w:szCs w:val="24"/>
            </w:rPr>
            <w:instrText xml:space="preserve"> CITATION Raj21 \l 1033 </w:instrText>
          </w:r>
          <w:r w:rsidRPr="000A54A5">
            <w:rPr>
              <w:rFonts w:ascii="Times New Roman" w:hAnsi="Times New Roman" w:cs="Times New Roman"/>
              <w:sz w:val="24"/>
              <w:szCs w:val="24"/>
            </w:rPr>
            <w:fldChar w:fldCharType="separate"/>
          </w:r>
          <w:r w:rsidR="00C807EE" w:rsidRPr="000A54A5">
            <w:rPr>
              <w:rFonts w:ascii="Times New Roman" w:hAnsi="Times New Roman" w:cs="Times New Roman"/>
              <w:noProof/>
              <w:sz w:val="24"/>
              <w:szCs w:val="24"/>
            </w:rPr>
            <w:t xml:space="preserve"> (kumar, 2021)</w:t>
          </w:r>
          <w:r w:rsidRPr="000A54A5">
            <w:rPr>
              <w:rFonts w:ascii="Times New Roman" w:hAnsi="Times New Roman" w:cs="Times New Roman"/>
              <w:sz w:val="24"/>
              <w:szCs w:val="24"/>
            </w:rPr>
            <w:fldChar w:fldCharType="end"/>
          </w:r>
        </w:sdtContent>
      </w:sdt>
      <w:r w:rsidRPr="000A54A5">
        <w:rPr>
          <w:rFonts w:ascii="Times New Roman" w:hAnsi="Times New Roman" w:cs="Times New Roman"/>
          <w:sz w:val="24"/>
          <w:szCs w:val="24"/>
        </w:rPr>
        <w:t xml:space="preserve"> and after ensuring that every </w:t>
      </w:r>
      <w:r w:rsidRPr="000A54A5">
        <w:rPr>
          <w:rFonts w:ascii="Times New Roman" w:hAnsi="Times New Roman" w:cs="Times New Roman"/>
          <w:sz w:val="24"/>
          <w:szCs w:val="24"/>
        </w:rPr>
        <w:lastRenderedPageBreak/>
        <w:t>component works fine, it goes to the next stage. If changes are made or the system has not been developed according the design specification, the process goes back to the previous stages until the system meets the requirements in the planning phase or new requirements.</w:t>
      </w:r>
      <w:r w:rsidRPr="000A54A5">
        <w:rPr>
          <w:rFonts w:ascii="Times New Roman" w:hAnsi="Times New Roman" w:cs="Times New Roman"/>
          <w:sz w:val="24"/>
          <w:szCs w:val="24"/>
        </w:rPr>
        <w:tab/>
      </w:r>
    </w:p>
    <w:p w14:paraId="41C70C60" w14:textId="77777777" w:rsidR="001B64D8" w:rsidRPr="000A54A5" w:rsidRDefault="001B64D8" w:rsidP="00CB4EC4">
      <w:pPr>
        <w:pStyle w:val="ListParagraph"/>
        <w:numPr>
          <w:ilvl w:val="0"/>
          <w:numId w:val="5"/>
        </w:numPr>
        <w:rPr>
          <w:rFonts w:ascii="Times New Roman" w:hAnsi="Times New Roman" w:cs="Times New Roman"/>
          <w:b/>
          <w:sz w:val="24"/>
          <w:szCs w:val="24"/>
        </w:rPr>
      </w:pPr>
      <w:r w:rsidRPr="000A54A5">
        <w:rPr>
          <w:rFonts w:ascii="Times New Roman" w:hAnsi="Times New Roman" w:cs="Times New Roman"/>
          <w:b/>
          <w:sz w:val="24"/>
          <w:szCs w:val="24"/>
        </w:rPr>
        <w:t>Release</w:t>
      </w:r>
    </w:p>
    <w:p w14:paraId="0C329845" w14:textId="77777777" w:rsidR="001B64D8" w:rsidRPr="000A54A5" w:rsidRDefault="001B64D8" w:rsidP="001B64D8">
      <w:pPr>
        <w:rPr>
          <w:rFonts w:ascii="Times New Roman" w:hAnsi="Times New Roman" w:cs="Times New Roman"/>
          <w:sz w:val="24"/>
          <w:szCs w:val="24"/>
        </w:rPr>
      </w:pPr>
      <w:r w:rsidRPr="000A54A5">
        <w:rPr>
          <w:rFonts w:ascii="Times New Roman" w:hAnsi="Times New Roman" w:cs="Times New Roman"/>
          <w:sz w:val="24"/>
          <w:szCs w:val="24"/>
        </w:rPr>
        <w:t xml:space="preserve">The program is installed on the servers and made available to farmers for use. At this stage deployment will take place and the software will go live accessible to users online via a link </w:t>
      </w:r>
    </w:p>
    <w:p w14:paraId="0C0836EF" w14:textId="77777777" w:rsidR="001B64D8" w:rsidRPr="000A54A5" w:rsidRDefault="001B64D8" w:rsidP="00CB4EC4">
      <w:pPr>
        <w:pStyle w:val="ListParagraph"/>
        <w:numPr>
          <w:ilvl w:val="0"/>
          <w:numId w:val="5"/>
        </w:numPr>
        <w:rPr>
          <w:rFonts w:ascii="Times New Roman" w:hAnsi="Times New Roman" w:cs="Times New Roman"/>
          <w:b/>
          <w:sz w:val="24"/>
          <w:szCs w:val="24"/>
        </w:rPr>
      </w:pPr>
      <w:r w:rsidRPr="000A54A5">
        <w:rPr>
          <w:rFonts w:ascii="Times New Roman" w:hAnsi="Times New Roman" w:cs="Times New Roman"/>
          <w:b/>
          <w:sz w:val="24"/>
          <w:szCs w:val="24"/>
        </w:rPr>
        <w:t>Feedback</w:t>
      </w:r>
    </w:p>
    <w:p w14:paraId="32301437" w14:textId="77777777" w:rsidR="001B64D8" w:rsidRPr="000A54A5" w:rsidRDefault="001B64D8" w:rsidP="001B64D8">
      <w:pPr>
        <w:rPr>
          <w:rFonts w:ascii="Times New Roman" w:hAnsi="Times New Roman" w:cs="Times New Roman"/>
          <w:sz w:val="24"/>
          <w:szCs w:val="24"/>
        </w:rPr>
      </w:pPr>
      <w:r w:rsidRPr="000A54A5">
        <w:rPr>
          <w:rFonts w:ascii="Times New Roman" w:hAnsi="Times New Roman" w:cs="Times New Roman"/>
          <w:sz w:val="24"/>
          <w:szCs w:val="24"/>
        </w:rPr>
        <w:t xml:space="preserve">A customer review of the system is given by users, monitoring and observation of the system is done, a helpdesk is set up, user manual training, final documentation and quality assurance activities are implemented. </w:t>
      </w:r>
    </w:p>
    <w:p w14:paraId="4B8F745F" w14:textId="4297C055" w:rsidR="00F12AFF" w:rsidRPr="000A54A5" w:rsidRDefault="009814F9" w:rsidP="009814F9">
      <w:pPr>
        <w:pStyle w:val="Caption"/>
        <w:rPr>
          <w:rFonts w:ascii="Times New Roman" w:hAnsi="Times New Roman" w:cs="Times New Roman"/>
          <w:sz w:val="24"/>
          <w:szCs w:val="24"/>
        </w:rPr>
      </w:pPr>
      <w:bookmarkStart w:id="282" w:name="_Toc109321045"/>
      <w:bookmarkStart w:id="283" w:name="_Toc109321202"/>
      <w:bookmarkStart w:id="284" w:name="_Toc109321247"/>
      <w:bookmarkStart w:id="285" w:name="_Toc109321305"/>
      <w:bookmarkStart w:id="286" w:name="_Toc109321323"/>
      <w:bookmarkStart w:id="287" w:name="_Toc109376913"/>
      <w:r w:rsidRPr="000A54A5">
        <w:rPr>
          <w:rFonts w:ascii="Times New Roman" w:hAnsi="Times New Roman" w:cs="Times New Roman"/>
          <w:sz w:val="24"/>
          <w:szCs w:val="24"/>
        </w:rPr>
        <w:t xml:space="preserve">Figure </w:t>
      </w:r>
      <w:r w:rsidRPr="000A54A5">
        <w:rPr>
          <w:rFonts w:ascii="Times New Roman" w:hAnsi="Times New Roman" w:cs="Times New Roman"/>
          <w:sz w:val="24"/>
          <w:szCs w:val="24"/>
        </w:rPr>
        <w:fldChar w:fldCharType="begin"/>
      </w:r>
      <w:r w:rsidRPr="000A54A5">
        <w:rPr>
          <w:rFonts w:ascii="Times New Roman" w:hAnsi="Times New Roman" w:cs="Times New Roman"/>
          <w:sz w:val="24"/>
          <w:szCs w:val="24"/>
        </w:rPr>
        <w:instrText xml:space="preserve"> SEQ Figure \* ARABIC </w:instrText>
      </w:r>
      <w:r w:rsidRPr="000A54A5">
        <w:rPr>
          <w:rFonts w:ascii="Times New Roman" w:hAnsi="Times New Roman" w:cs="Times New Roman"/>
          <w:sz w:val="24"/>
          <w:szCs w:val="24"/>
        </w:rPr>
        <w:fldChar w:fldCharType="separate"/>
      </w:r>
      <w:r w:rsidR="00D24509">
        <w:rPr>
          <w:rFonts w:ascii="Times New Roman" w:hAnsi="Times New Roman" w:cs="Times New Roman"/>
          <w:noProof/>
          <w:sz w:val="24"/>
          <w:szCs w:val="24"/>
        </w:rPr>
        <w:t>12</w:t>
      </w:r>
      <w:r w:rsidRPr="000A54A5">
        <w:rPr>
          <w:rFonts w:ascii="Times New Roman" w:hAnsi="Times New Roman" w:cs="Times New Roman"/>
          <w:sz w:val="24"/>
          <w:szCs w:val="24"/>
        </w:rPr>
        <w:fldChar w:fldCharType="end"/>
      </w:r>
      <w:r w:rsidRPr="000A54A5">
        <w:rPr>
          <w:rFonts w:ascii="Times New Roman" w:hAnsi="Times New Roman" w:cs="Times New Roman"/>
          <w:sz w:val="24"/>
          <w:szCs w:val="24"/>
        </w:rPr>
        <w:t xml:space="preserve"> </w:t>
      </w:r>
      <w:r w:rsidR="00F12AFF" w:rsidRPr="000A54A5">
        <w:rPr>
          <w:rFonts w:ascii="Times New Roman" w:hAnsi="Times New Roman" w:cs="Times New Roman"/>
          <w:sz w:val="24"/>
          <w:szCs w:val="24"/>
        </w:rPr>
        <w:t>iterative and incremental methodology</w:t>
      </w:r>
      <w:bookmarkEnd w:id="282"/>
      <w:bookmarkEnd w:id="283"/>
      <w:bookmarkEnd w:id="284"/>
      <w:bookmarkEnd w:id="285"/>
      <w:bookmarkEnd w:id="286"/>
      <w:bookmarkEnd w:id="287"/>
    </w:p>
    <w:p w14:paraId="1E84F1F5" w14:textId="77777777" w:rsidR="00162C7B" w:rsidRPr="000A54A5" w:rsidRDefault="00162C7B" w:rsidP="001B64D8">
      <w:pPr>
        <w:rPr>
          <w:rFonts w:ascii="Times New Roman" w:hAnsi="Times New Roman" w:cs="Times New Roman"/>
          <w:sz w:val="24"/>
          <w:szCs w:val="24"/>
        </w:rPr>
      </w:pPr>
    </w:p>
    <w:p w14:paraId="6D430CE8" w14:textId="4E4F0AFA" w:rsidR="00162C7B" w:rsidRPr="000A54A5" w:rsidRDefault="00162C7B" w:rsidP="001B64D8">
      <w:pPr>
        <w:rPr>
          <w:rFonts w:ascii="Times New Roman" w:hAnsi="Times New Roman" w:cs="Times New Roman"/>
          <w:sz w:val="24"/>
          <w:szCs w:val="24"/>
        </w:rPr>
      </w:pPr>
      <w:r w:rsidRPr="000A54A5">
        <w:rPr>
          <w:rFonts w:ascii="Times New Roman" w:hAnsi="Times New Roman" w:cs="Times New Roman"/>
          <w:noProof/>
          <w:sz w:val="24"/>
          <w:szCs w:val="24"/>
          <w:lang w:val="en-US"/>
        </w:rPr>
        <w:drawing>
          <wp:inline distT="0" distB="0" distL="0" distR="0" wp14:anchorId="3EB1F3A7" wp14:editId="388B2D21">
            <wp:extent cx="5942965" cy="3514090"/>
            <wp:effectExtent l="0" t="0" r="63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2965" cy="3514090"/>
                    </a:xfrm>
                    <a:prstGeom prst="rect">
                      <a:avLst/>
                    </a:prstGeom>
                    <a:noFill/>
                  </pic:spPr>
                </pic:pic>
              </a:graphicData>
            </a:graphic>
          </wp:inline>
        </w:drawing>
      </w:r>
    </w:p>
    <w:p w14:paraId="4053165E" w14:textId="77777777" w:rsidR="00162C7B" w:rsidRPr="000A54A5" w:rsidRDefault="00162C7B" w:rsidP="001B64D8">
      <w:pPr>
        <w:rPr>
          <w:rFonts w:ascii="Times New Roman" w:hAnsi="Times New Roman" w:cs="Times New Roman"/>
          <w:sz w:val="24"/>
          <w:szCs w:val="24"/>
        </w:rPr>
      </w:pPr>
    </w:p>
    <w:p w14:paraId="55D89AF4" w14:textId="4F898F49" w:rsidR="00162C7B" w:rsidRPr="000A54A5" w:rsidRDefault="00162C7B" w:rsidP="001B64D8">
      <w:pPr>
        <w:rPr>
          <w:rFonts w:ascii="Times New Roman" w:hAnsi="Times New Roman" w:cs="Times New Roman"/>
          <w:sz w:val="24"/>
          <w:szCs w:val="24"/>
        </w:rPr>
      </w:pPr>
      <w:r w:rsidRPr="000A54A5">
        <w:rPr>
          <w:rFonts w:ascii="Times New Roman" w:hAnsi="Times New Roman" w:cs="Times New Roman"/>
          <w:sz w:val="24"/>
          <w:szCs w:val="24"/>
        </w:rPr>
        <w:t>In iterative and incremental development, it is known to be a design methodology that is based on a cyclical process and it runs in an organized manner. The steps involved in the cycle are project planning, iteration and under iteration</w:t>
      </w:r>
      <w:r w:rsidRPr="000A54A5">
        <w:rPr>
          <w:rFonts w:ascii="Times New Roman" w:hAnsi="Times New Roman" w:cs="Times New Roman"/>
          <w:color w:val="222222"/>
          <w:sz w:val="24"/>
          <w:szCs w:val="24"/>
          <w:shd w:val="clear" w:color="auto" w:fill="FFFFFF"/>
        </w:rPr>
        <w:t xml:space="preserve"> are iteration planning, testing, and implementation, as well as refining a product or a process,</w:t>
      </w:r>
      <w:r w:rsidRPr="000A54A5">
        <w:rPr>
          <w:rFonts w:ascii="Times New Roman" w:hAnsi="Times New Roman" w:cs="Times New Roman"/>
          <w:sz w:val="24"/>
          <w:szCs w:val="24"/>
        </w:rPr>
        <w:t xml:space="preserve"> then finally release and post iteration </w:t>
      </w:r>
      <w:r w:rsidR="00666786" w:rsidRPr="000A54A5">
        <w:rPr>
          <w:rFonts w:ascii="Times New Roman" w:hAnsi="Times New Roman" w:cs="Times New Roman"/>
          <w:sz w:val="24"/>
          <w:szCs w:val="24"/>
        </w:rPr>
        <w:t>feedback.</w:t>
      </w:r>
    </w:p>
    <w:p w14:paraId="42EBCE13" w14:textId="2AFE5362" w:rsidR="00195217" w:rsidRPr="000A54A5" w:rsidRDefault="00162C7B" w:rsidP="001B64D8">
      <w:pPr>
        <w:rPr>
          <w:rFonts w:ascii="Times New Roman" w:hAnsi="Times New Roman" w:cs="Times New Roman"/>
          <w:sz w:val="24"/>
          <w:szCs w:val="24"/>
        </w:rPr>
      </w:pPr>
      <w:r w:rsidRPr="000A54A5">
        <w:rPr>
          <w:rFonts w:ascii="Times New Roman" w:hAnsi="Times New Roman" w:cs="Times New Roman"/>
          <w:sz w:val="24"/>
          <w:szCs w:val="24"/>
        </w:rPr>
        <w:t xml:space="preserve">A particular project or software is broken down into a variety of iterations in which each of the iterations is a complete development loop resulting in a release of the product or software </w:t>
      </w:r>
      <w:r w:rsidRPr="000A54A5">
        <w:rPr>
          <w:rFonts w:ascii="Times New Roman" w:hAnsi="Times New Roman" w:cs="Times New Roman"/>
          <w:sz w:val="24"/>
          <w:szCs w:val="24"/>
        </w:rPr>
        <w:lastRenderedPageBreak/>
        <w:t xml:space="preserve">to be executed. </w:t>
      </w:r>
      <w:del w:id="288" w:author="Pukuta Mwanza" w:date="2022-08-05T17:46:00Z">
        <w:r w:rsidRPr="000A54A5" w:rsidDel="00170062">
          <w:rPr>
            <w:rFonts w:ascii="Times New Roman" w:hAnsi="Times New Roman" w:cs="Times New Roman"/>
            <w:sz w:val="24"/>
            <w:szCs w:val="24"/>
          </w:rPr>
          <w:delText>Thus</w:delText>
        </w:r>
      </w:del>
      <w:ins w:id="289" w:author="Pukuta Mwanza" w:date="2022-08-05T17:46:00Z">
        <w:r w:rsidR="00170062" w:rsidRPr="000A54A5">
          <w:rPr>
            <w:rFonts w:ascii="Times New Roman" w:hAnsi="Times New Roman" w:cs="Times New Roman"/>
            <w:sz w:val="24"/>
            <w:szCs w:val="24"/>
          </w:rPr>
          <w:t>Thus,</w:t>
        </w:r>
      </w:ins>
      <w:r w:rsidRPr="000A54A5">
        <w:rPr>
          <w:rFonts w:ascii="Times New Roman" w:hAnsi="Times New Roman" w:cs="Times New Roman"/>
          <w:sz w:val="24"/>
          <w:szCs w:val="24"/>
        </w:rPr>
        <w:t xml:space="preserve"> the final product that is delivered has grown from iteration to iteration to beco</w:t>
      </w:r>
      <w:r w:rsidR="00195217">
        <w:rPr>
          <w:rFonts w:ascii="Times New Roman" w:hAnsi="Times New Roman" w:cs="Times New Roman"/>
          <w:sz w:val="24"/>
          <w:szCs w:val="24"/>
        </w:rPr>
        <w:t>me a final product or software.</w:t>
      </w:r>
    </w:p>
    <w:p w14:paraId="2DC6DB05" w14:textId="6A0C0B82" w:rsidR="00C8375F" w:rsidRPr="000A54A5" w:rsidRDefault="00162C7B" w:rsidP="00FF2CF4">
      <w:pPr>
        <w:pStyle w:val="Heading1"/>
        <w:rPr>
          <w:rFonts w:ascii="Times New Roman" w:hAnsi="Times New Roman" w:cs="Times New Roman"/>
          <w:b/>
          <w:bCs/>
          <w:sz w:val="24"/>
          <w:szCs w:val="24"/>
        </w:rPr>
      </w:pPr>
      <w:bookmarkStart w:id="290" w:name="_Toc109380175"/>
      <w:r w:rsidRPr="000A54A5">
        <w:rPr>
          <w:rFonts w:ascii="Times New Roman" w:hAnsi="Times New Roman" w:cs="Times New Roman"/>
          <w:b/>
          <w:bCs/>
          <w:sz w:val="24"/>
          <w:szCs w:val="24"/>
        </w:rPr>
        <w:t>5.2.6 System design</w:t>
      </w:r>
      <w:bookmarkEnd w:id="290"/>
    </w:p>
    <w:p w14:paraId="6963F786" w14:textId="4A93B137" w:rsidR="00FD02AD" w:rsidRPr="000A54A5" w:rsidRDefault="00D8142C" w:rsidP="000B144F">
      <w:pPr>
        <w:spacing w:line="276" w:lineRule="auto"/>
        <w:rPr>
          <w:rFonts w:ascii="Times New Roman" w:hAnsi="Times New Roman" w:cs="Times New Roman"/>
          <w:sz w:val="24"/>
          <w:szCs w:val="24"/>
        </w:rPr>
      </w:pPr>
      <w:r w:rsidRPr="000A54A5">
        <w:rPr>
          <w:rFonts w:ascii="Times New Roman" w:hAnsi="Times New Roman" w:cs="Times New Roman"/>
          <w:sz w:val="24"/>
          <w:szCs w:val="24"/>
        </w:rPr>
        <w:t>Some of the examples of graphical modelling languages are</w:t>
      </w:r>
      <w:r w:rsidRPr="000A54A5">
        <w:rPr>
          <w:rFonts w:ascii="Times New Roman" w:hAnsi="Times New Roman" w:cs="Times New Roman"/>
          <w:sz w:val="24"/>
          <w:szCs w:val="24"/>
        </w:rPr>
        <w:br/>
      </w:r>
      <w:r w:rsidRPr="000A54A5">
        <w:rPr>
          <w:rFonts w:ascii="Times New Roman" w:hAnsi="Times New Roman" w:cs="Times New Roman"/>
          <w:sz w:val="24"/>
          <w:szCs w:val="24"/>
        </w:rPr>
        <w:br/>
        <w:t>Unified Modelling Language (UML): To describe software both structurally and behaviourally with graphical notation.</w:t>
      </w:r>
      <w:r w:rsidRPr="000A54A5">
        <w:rPr>
          <w:rFonts w:ascii="Times New Roman" w:hAnsi="Times New Roman" w:cs="Times New Roman"/>
          <w:sz w:val="24"/>
          <w:szCs w:val="24"/>
        </w:rPr>
        <w:br/>
      </w:r>
      <w:r w:rsidRPr="000A54A5">
        <w:rPr>
          <w:rFonts w:ascii="Times New Roman" w:hAnsi="Times New Roman" w:cs="Times New Roman"/>
          <w:sz w:val="24"/>
          <w:szCs w:val="24"/>
        </w:rPr>
        <w:br/>
      </w:r>
      <w:r w:rsidR="00051960" w:rsidRPr="000A54A5">
        <w:rPr>
          <w:rFonts w:ascii="Times New Roman" w:hAnsi="Times New Roman" w:cs="Times New Roman"/>
          <w:sz w:val="24"/>
          <w:szCs w:val="24"/>
        </w:rPr>
        <w:t xml:space="preserve">1. </w:t>
      </w:r>
      <w:r w:rsidRPr="000A54A5">
        <w:rPr>
          <w:rFonts w:ascii="Times New Roman" w:hAnsi="Times New Roman" w:cs="Times New Roman"/>
          <w:sz w:val="24"/>
          <w:szCs w:val="24"/>
        </w:rPr>
        <w:t xml:space="preserve"> </w:t>
      </w:r>
      <w:r w:rsidR="00051960" w:rsidRPr="000A54A5">
        <w:rPr>
          <w:rFonts w:ascii="Times New Roman" w:hAnsi="Times New Roman" w:cs="Times New Roman"/>
          <w:sz w:val="24"/>
          <w:szCs w:val="24"/>
        </w:rPr>
        <w:t>Flowchart:</w:t>
      </w:r>
      <w:r w:rsidRPr="000A54A5">
        <w:rPr>
          <w:rFonts w:ascii="Times New Roman" w:hAnsi="Times New Roman" w:cs="Times New Roman"/>
          <w:sz w:val="24"/>
          <w:szCs w:val="24"/>
        </w:rPr>
        <w:t xml:space="preserve"> A schematic or stepwise representation of an algorithm.</w:t>
      </w:r>
      <w:r w:rsidRPr="000A54A5">
        <w:rPr>
          <w:rFonts w:ascii="Times New Roman" w:hAnsi="Times New Roman" w:cs="Times New Roman"/>
          <w:sz w:val="24"/>
          <w:szCs w:val="24"/>
        </w:rPr>
        <w:br/>
      </w:r>
      <w:r w:rsidRPr="000A54A5">
        <w:rPr>
          <w:rFonts w:ascii="Times New Roman" w:hAnsi="Times New Roman" w:cs="Times New Roman"/>
          <w:sz w:val="24"/>
          <w:szCs w:val="24"/>
        </w:rPr>
        <w:br/>
      </w:r>
      <w:r w:rsidR="00051960" w:rsidRPr="000A54A5">
        <w:rPr>
          <w:rFonts w:ascii="Times New Roman" w:hAnsi="Times New Roman" w:cs="Times New Roman"/>
          <w:sz w:val="24"/>
          <w:szCs w:val="24"/>
        </w:rPr>
        <w:t xml:space="preserve">2. </w:t>
      </w:r>
      <w:r w:rsidRPr="000A54A5">
        <w:rPr>
          <w:rFonts w:ascii="Times New Roman" w:hAnsi="Times New Roman" w:cs="Times New Roman"/>
          <w:sz w:val="24"/>
          <w:szCs w:val="24"/>
        </w:rPr>
        <w:t>Business Process Modelling Notation (BPMN): Used for Process Modelling language.</w:t>
      </w:r>
      <w:r w:rsidRPr="000A54A5">
        <w:rPr>
          <w:rFonts w:ascii="Times New Roman" w:hAnsi="Times New Roman" w:cs="Times New Roman"/>
          <w:sz w:val="24"/>
          <w:szCs w:val="24"/>
        </w:rPr>
        <w:br/>
      </w:r>
      <w:r w:rsidRPr="000A54A5">
        <w:rPr>
          <w:rFonts w:ascii="Times New Roman" w:hAnsi="Times New Roman" w:cs="Times New Roman"/>
          <w:sz w:val="24"/>
          <w:szCs w:val="24"/>
        </w:rPr>
        <w:br/>
      </w:r>
      <w:r w:rsidR="00051960" w:rsidRPr="000A54A5">
        <w:rPr>
          <w:rFonts w:ascii="Times New Roman" w:hAnsi="Times New Roman" w:cs="Times New Roman"/>
          <w:sz w:val="24"/>
          <w:szCs w:val="24"/>
        </w:rPr>
        <w:t>3.</w:t>
      </w:r>
      <w:r w:rsidRPr="000A54A5">
        <w:rPr>
          <w:rFonts w:ascii="Times New Roman" w:hAnsi="Times New Roman" w:cs="Times New Roman"/>
          <w:sz w:val="24"/>
          <w:szCs w:val="24"/>
        </w:rPr>
        <w:t xml:space="preserve"> Systems Modelling Language (SysML): Used for systems engineering.</w:t>
      </w:r>
      <w:r w:rsidRPr="000A54A5">
        <w:rPr>
          <w:rFonts w:ascii="Times New Roman" w:hAnsi="Times New Roman" w:cs="Times New Roman"/>
          <w:sz w:val="24"/>
          <w:szCs w:val="24"/>
        </w:rPr>
        <w:br/>
      </w:r>
      <w:r w:rsidRPr="000A54A5">
        <w:rPr>
          <w:rFonts w:ascii="Times New Roman" w:hAnsi="Times New Roman" w:cs="Times New Roman"/>
          <w:sz w:val="24"/>
          <w:szCs w:val="24"/>
        </w:rPr>
        <w:br/>
      </w:r>
      <w:r w:rsidRPr="000A54A5">
        <w:rPr>
          <w:rFonts w:ascii="Times New Roman" w:hAnsi="Times New Roman" w:cs="Times New Roman"/>
          <w:b/>
          <w:sz w:val="24"/>
          <w:szCs w:val="24"/>
        </w:rPr>
        <w:t>Design methods</w:t>
      </w:r>
      <w:r w:rsidR="00F46332" w:rsidRPr="000A54A5">
        <w:rPr>
          <w:rFonts w:ascii="Times New Roman" w:hAnsi="Times New Roman" w:cs="Times New Roman"/>
          <w:b/>
          <w:sz w:val="24"/>
          <w:szCs w:val="24"/>
        </w:rPr>
        <w:t xml:space="preserve">: </w:t>
      </w:r>
      <w:r w:rsidRPr="000A54A5">
        <w:rPr>
          <w:rFonts w:ascii="Times New Roman" w:hAnsi="Times New Roman" w:cs="Times New Roman"/>
          <w:sz w:val="24"/>
          <w:szCs w:val="24"/>
        </w:rPr>
        <w:br/>
      </w:r>
      <w:r w:rsidRPr="000A54A5">
        <w:rPr>
          <w:rFonts w:ascii="Times New Roman" w:hAnsi="Times New Roman" w:cs="Times New Roman"/>
          <w:sz w:val="24"/>
          <w:szCs w:val="24"/>
        </w:rPr>
        <w:br/>
        <w:t xml:space="preserve">1) Architectural design: To </w:t>
      </w:r>
      <w:r w:rsidR="00F46332" w:rsidRPr="000A54A5">
        <w:rPr>
          <w:rFonts w:ascii="Times New Roman" w:hAnsi="Times New Roman" w:cs="Times New Roman"/>
          <w:sz w:val="24"/>
          <w:szCs w:val="24"/>
        </w:rPr>
        <w:t>describe</w:t>
      </w:r>
      <w:r w:rsidRPr="000A54A5">
        <w:rPr>
          <w:rFonts w:ascii="Times New Roman" w:hAnsi="Times New Roman" w:cs="Times New Roman"/>
          <w:sz w:val="24"/>
          <w:szCs w:val="24"/>
        </w:rPr>
        <w:t xml:space="preserve"> the views, models, behaviour, and structure of the system.</w:t>
      </w:r>
      <w:r w:rsidRPr="000A54A5">
        <w:rPr>
          <w:rFonts w:ascii="Times New Roman" w:hAnsi="Times New Roman" w:cs="Times New Roman"/>
          <w:sz w:val="24"/>
          <w:szCs w:val="24"/>
        </w:rPr>
        <w:br/>
        <w:t>2) Logical design: To represent the data flow, inputs and outputs of the system. Example: ER Diagrams (Entity Relationship Diagrams).</w:t>
      </w:r>
    </w:p>
    <w:p w14:paraId="3BAF721E" w14:textId="3B1BAFE3" w:rsidR="000B144F" w:rsidRPr="000A54A5" w:rsidRDefault="00D8142C" w:rsidP="000B144F">
      <w:pPr>
        <w:spacing w:line="276" w:lineRule="auto"/>
        <w:rPr>
          <w:rFonts w:ascii="Times New Roman" w:hAnsi="Times New Roman" w:cs="Times New Roman"/>
          <w:sz w:val="24"/>
          <w:szCs w:val="24"/>
        </w:rPr>
      </w:pPr>
      <w:r w:rsidRPr="000A54A5">
        <w:rPr>
          <w:rFonts w:ascii="Times New Roman" w:hAnsi="Times New Roman" w:cs="Times New Roman"/>
          <w:sz w:val="24"/>
          <w:szCs w:val="24"/>
        </w:rPr>
        <w:t>3) Physical design: Defined as</w:t>
      </w:r>
    </w:p>
    <w:p w14:paraId="71C4BF9F" w14:textId="74A50536" w:rsidR="000B144F" w:rsidRPr="000A54A5" w:rsidRDefault="00D8142C" w:rsidP="000B144F">
      <w:pPr>
        <w:spacing w:line="276" w:lineRule="auto"/>
        <w:rPr>
          <w:rFonts w:ascii="Times New Roman" w:hAnsi="Times New Roman" w:cs="Times New Roman"/>
          <w:sz w:val="24"/>
          <w:szCs w:val="24"/>
        </w:rPr>
      </w:pPr>
      <w:r w:rsidRPr="000A54A5">
        <w:rPr>
          <w:rFonts w:ascii="Times New Roman" w:hAnsi="Times New Roman" w:cs="Times New Roman"/>
          <w:sz w:val="24"/>
          <w:szCs w:val="24"/>
        </w:rPr>
        <w:t>a) How users add information to the system and how the system represents information back t</w:t>
      </w:r>
      <w:r w:rsidR="00F46332" w:rsidRPr="000A54A5">
        <w:rPr>
          <w:rFonts w:ascii="Times New Roman" w:hAnsi="Times New Roman" w:cs="Times New Roman"/>
          <w:sz w:val="24"/>
          <w:szCs w:val="24"/>
        </w:rPr>
        <w:t xml:space="preserve">o </w:t>
      </w:r>
      <w:r w:rsidRPr="000A54A5">
        <w:rPr>
          <w:rFonts w:ascii="Times New Roman" w:hAnsi="Times New Roman" w:cs="Times New Roman"/>
          <w:sz w:val="24"/>
          <w:szCs w:val="24"/>
        </w:rPr>
        <w:t>the user.</w:t>
      </w:r>
    </w:p>
    <w:p w14:paraId="03AF3B80" w14:textId="77777777" w:rsidR="000B144F" w:rsidRPr="000A54A5" w:rsidRDefault="00D8142C" w:rsidP="000B144F">
      <w:pPr>
        <w:spacing w:line="276" w:lineRule="auto"/>
        <w:rPr>
          <w:rFonts w:ascii="Times New Roman" w:hAnsi="Times New Roman" w:cs="Times New Roman"/>
          <w:sz w:val="24"/>
          <w:szCs w:val="24"/>
        </w:rPr>
      </w:pPr>
      <w:r w:rsidRPr="000A54A5">
        <w:rPr>
          <w:rFonts w:ascii="Times New Roman" w:hAnsi="Times New Roman" w:cs="Times New Roman"/>
          <w:sz w:val="24"/>
          <w:szCs w:val="24"/>
        </w:rPr>
        <w:t xml:space="preserve"> b) How the data is modelled and stored within the </w:t>
      </w:r>
      <w:r w:rsidR="000B144F" w:rsidRPr="000A54A5">
        <w:rPr>
          <w:rFonts w:ascii="Times New Roman" w:hAnsi="Times New Roman" w:cs="Times New Roman"/>
          <w:sz w:val="24"/>
          <w:szCs w:val="24"/>
        </w:rPr>
        <w:t xml:space="preserve">system. </w:t>
      </w:r>
    </w:p>
    <w:p w14:paraId="03145F13" w14:textId="748A4A74" w:rsidR="00D8142C" w:rsidRPr="000A54A5" w:rsidRDefault="000B144F" w:rsidP="000B144F">
      <w:pPr>
        <w:spacing w:line="276" w:lineRule="auto"/>
        <w:rPr>
          <w:rFonts w:ascii="Times New Roman" w:hAnsi="Times New Roman" w:cs="Times New Roman"/>
          <w:sz w:val="24"/>
          <w:szCs w:val="24"/>
        </w:rPr>
      </w:pPr>
      <w:r w:rsidRPr="000A54A5">
        <w:rPr>
          <w:rFonts w:ascii="Times New Roman" w:hAnsi="Times New Roman" w:cs="Times New Roman"/>
          <w:sz w:val="24"/>
          <w:szCs w:val="24"/>
        </w:rPr>
        <w:t>c) How data moves through the system, how data is validated, secured and/or transformed as it flows through and out of the system.</w:t>
      </w:r>
    </w:p>
    <w:p w14:paraId="78E604DD" w14:textId="12EC7E2D" w:rsidR="0049407B" w:rsidRPr="000A54A5" w:rsidRDefault="00F46332" w:rsidP="00D75DB4">
      <w:pPr>
        <w:spacing w:line="276" w:lineRule="auto"/>
        <w:rPr>
          <w:rFonts w:ascii="Times New Roman" w:hAnsi="Times New Roman" w:cs="Times New Roman"/>
          <w:sz w:val="24"/>
          <w:szCs w:val="24"/>
        </w:rPr>
      </w:pPr>
      <w:r w:rsidRPr="000A54A5">
        <w:rPr>
          <w:rFonts w:ascii="Times New Roman" w:hAnsi="Times New Roman" w:cs="Times New Roman"/>
          <w:sz w:val="24"/>
          <w:szCs w:val="24"/>
        </w:rPr>
        <w:t>In this</w:t>
      </w:r>
      <w:r w:rsidR="00FD02AD" w:rsidRPr="000A54A5">
        <w:rPr>
          <w:rFonts w:ascii="Times New Roman" w:hAnsi="Times New Roman" w:cs="Times New Roman"/>
          <w:sz w:val="24"/>
          <w:szCs w:val="24"/>
        </w:rPr>
        <w:t xml:space="preserve"> case the researcher will </w:t>
      </w:r>
      <w:r w:rsidRPr="000A54A5">
        <w:rPr>
          <w:rFonts w:ascii="Times New Roman" w:hAnsi="Times New Roman" w:cs="Times New Roman"/>
          <w:sz w:val="24"/>
          <w:szCs w:val="24"/>
        </w:rPr>
        <w:t>use</w:t>
      </w:r>
      <w:r w:rsidR="00FD02AD" w:rsidRPr="000A54A5">
        <w:rPr>
          <w:rFonts w:ascii="Times New Roman" w:hAnsi="Times New Roman" w:cs="Times New Roman"/>
          <w:sz w:val="24"/>
          <w:szCs w:val="24"/>
        </w:rPr>
        <w:t xml:space="preserve"> </w:t>
      </w:r>
      <w:r w:rsidR="0069743C" w:rsidRPr="000A54A5">
        <w:rPr>
          <w:rFonts w:ascii="Times New Roman" w:hAnsi="Times New Roman" w:cs="Times New Roman"/>
          <w:sz w:val="24"/>
          <w:szCs w:val="24"/>
        </w:rPr>
        <w:t xml:space="preserve">both </w:t>
      </w:r>
      <w:r w:rsidR="00FD02AD" w:rsidRPr="000A54A5">
        <w:rPr>
          <w:rFonts w:ascii="Times New Roman" w:hAnsi="Times New Roman" w:cs="Times New Roman"/>
          <w:sz w:val="24"/>
          <w:szCs w:val="24"/>
        </w:rPr>
        <w:t>logical</w:t>
      </w:r>
      <w:r w:rsidR="0069743C" w:rsidRPr="000A54A5">
        <w:rPr>
          <w:rFonts w:ascii="Times New Roman" w:hAnsi="Times New Roman" w:cs="Times New Roman"/>
          <w:sz w:val="24"/>
          <w:szCs w:val="24"/>
        </w:rPr>
        <w:t xml:space="preserve"> and</w:t>
      </w:r>
      <w:r w:rsidR="00FD02AD" w:rsidRPr="000A54A5">
        <w:rPr>
          <w:rFonts w:ascii="Times New Roman" w:hAnsi="Times New Roman" w:cs="Times New Roman"/>
          <w:sz w:val="24"/>
          <w:szCs w:val="24"/>
        </w:rPr>
        <w:t xml:space="preserve"> physical</w:t>
      </w:r>
      <w:r w:rsidR="006649A7" w:rsidRPr="000A54A5">
        <w:rPr>
          <w:rFonts w:ascii="Times New Roman" w:hAnsi="Times New Roman" w:cs="Times New Roman"/>
          <w:sz w:val="24"/>
          <w:szCs w:val="24"/>
        </w:rPr>
        <w:t xml:space="preserve"> system design methods</w:t>
      </w:r>
      <w:r w:rsidR="0069743C" w:rsidRPr="000A54A5">
        <w:rPr>
          <w:rFonts w:ascii="Times New Roman" w:hAnsi="Times New Roman" w:cs="Times New Roman"/>
          <w:sz w:val="24"/>
          <w:szCs w:val="24"/>
        </w:rPr>
        <w:t xml:space="preserve">, </w:t>
      </w:r>
      <w:r w:rsidR="006649A7" w:rsidRPr="000A54A5">
        <w:rPr>
          <w:rFonts w:ascii="Times New Roman" w:hAnsi="Times New Roman" w:cs="Times New Roman"/>
          <w:sz w:val="24"/>
          <w:szCs w:val="24"/>
        </w:rPr>
        <w:t xml:space="preserve">using </w:t>
      </w:r>
      <w:r w:rsidR="0069743C" w:rsidRPr="000A54A5">
        <w:rPr>
          <w:rFonts w:ascii="Times New Roman" w:hAnsi="Times New Roman" w:cs="Times New Roman"/>
          <w:sz w:val="24"/>
          <w:szCs w:val="24"/>
        </w:rPr>
        <w:t>the flow chart</w:t>
      </w:r>
      <w:r w:rsidR="0049407B" w:rsidRPr="000A54A5">
        <w:rPr>
          <w:rFonts w:ascii="Times New Roman" w:hAnsi="Times New Roman" w:cs="Times New Roman"/>
          <w:sz w:val="24"/>
          <w:szCs w:val="24"/>
        </w:rPr>
        <w:t>, use case diagram</w:t>
      </w:r>
      <w:r w:rsidR="0069743C" w:rsidRPr="000A54A5">
        <w:rPr>
          <w:rFonts w:ascii="Times New Roman" w:hAnsi="Times New Roman" w:cs="Times New Roman"/>
          <w:sz w:val="24"/>
          <w:szCs w:val="24"/>
        </w:rPr>
        <w:t xml:space="preserve"> an</w:t>
      </w:r>
      <w:r w:rsidR="00195217">
        <w:rPr>
          <w:rFonts w:ascii="Times New Roman" w:hAnsi="Times New Roman" w:cs="Times New Roman"/>
          <w:sz w:val="24"/>
          <w:szCs w:val="24"/>
        </w:rPr>
        <w:t xml:space="preserve">d the entity relationship </w:t>
      </w:r>
      <w:del w:id="291" w:author="Pukuta Mwanza" w:date="2022-08-05T17:46:00Z">
        <w:r w:rsidR="00195217" w:rsidDel="00170062">
          <w:rPr>
            <w:rFonts w:ascii="Times New Roman" w:hAnsi="Times New Roman" w:cs="Times New Roman"/>
            <w:sz w:val="24"/>
            <w:szCs w:val="24"/>
          </w:rPr>
          <w:delText>schem</w:delText>
        </w:r>
      </w:del>
      <w:ins w:id="292" w:author="Pukuta Mwanza" w:date="2022-08-05T17:46:00Z">
        <w:r w:rsidR="00170062">
          <w:rPr>
            <w:rFonts w:ascii="Times New Roman" w:hAnsi="Times New Roman" w:cs="Times New Roman"/>
            <w:sz w:val="24"/>
            <w:szCs w:val="24"/>
          </w:rPr>
          <w:t>scheme</w:t>
        </w:r>
      </w:ins>
    </w:p>
    <w:p w14:paraId="0C9884AD" w14:textId="1D0A359F" w:rsidR="00C8375F" w:rsidRPr="000A54A5" w:rsidRDefault="00C8375F" w:rsidP="00FF2CF4">
      <w:pPr>
        <w:pStyle w:val="Heading1"/>
        <w:rPr>
          <w:rFonts w:ascii="Times New Roman" w:hAnsi="Times New Roman" w:cs="Times New Roman"/>
          <w:b/>
          <w:bCs/>
          <w:sz w:val="24"/>
          <w:szCs w:val="24"/>
        </w:rPr>
      </w:pPr>
      <w:bookmarkStart w:id="293" w:name="_Toc109380176"/>
      <w:r w:rsidRPr="000A54A5">
        <w:rPr>
          <w:rFonts w:ascii="Times New Roman" w:hAnsi="Times New Roman" w:cs="Times New Roman"/>
          <w:b/>
          <w:bCs/>
          <w:sz w:val="24"/>
          <w:szCs w:val="24"/>
        </w:rPr>
        <w:t>5.2.</w:t>
      </w:r>
      <w:r w:rsidR="004C100F" w:rsidRPr="000A54A5">
        <w:rPr>
          <w:rFonts w:ascii="Times New Roman" w:hAnsi="Times New Roman" w:cs="Times New Roman"/>
          <w:b/>
          <w:bCs/>
          <w:sz w:val="24"/>
          <w:szCs w:val="24"/>
        </w:rPr>
        <w:t>6.1</w:t>
      </w:r>
      <w:r w:rsidRPr="000A54A5">
        <w:rPr>
          <w:rFonts w:ascii="Times New Roman" w:hAnsi="Times New Roman" w:cs="Times New Roman"/>
          <w:b/>
          <w:bCs/>
          <w:sz w:val="24"/>
          <w:szCs w:val="24"/>
        </w:rPr>
        <w:t xml:space="preserve"> Flow Chart Diagram</w:t>
      </w:r>
      <w:bookmarkEnd w:id="293"/>
    </w:p>
    <w:p w14:paraId="1F08BD96" w14:textId="4A21F20D" w:rsidR="00806142" w:rsidRPr="000A54A5" w:rsidRDefault="00806142" w:rsidP="00806142">
      <w:pPr>
        <w:rPr>
          <w:rFonts w:ascii="Times New Roman" w:hAnsi="Times New Roman" w:cs="Times New Roman"/>
          <w:sz w:val="24"/>
          <w:szCs w:val="24"/>
          <w:lang w:val="en-US"/>
        </w:rPr>
      </w:pPr>
      <w:r w:rsidRPr="000A54A5">
        <w:rPr>
          <w:rFonts w:ascii="Times New Roman" w:hAnsi="Times New Roman" w:cs="Times New Roman"/>
          <w:sz w:val="24"/>
          <w:szCs w:val="24"/>
          <w:lang w:val="en-US"/>
        </w:rPr>
        <w:t>A flowchart is a graphically representation of the structure of process or system, algorithm or the step-by-step solution of the problem. The Flowchart describes the flow of data through an </w:t>
      </w:r>
      <w:del w:id="294" w:author="Pukuta Mwanza" w:date="2022-08-05T17:46:00Z">
        <w:r w:rsidRPr="000A54A5" w:rsidDel="00170062">
          <w:rPr>
            <w:rFonts w:ascii="Times New Roman" w:hAnsi="Times New Roman" w:cs="Times New Roman"/>
            <w:sz w:val="24"/>
            <w:szCs w:val="24"/>
            <w:lang w:val="en-US"/>
          </w:rPr>
          <w:delText>information processing systems</w:delText>
        </w:r>
      </w:del>
      <w:ins w:id="295" w:author="Pukuta Mwanza" w:date="2022-08-05T17:46:00Z">
        <w:r w:rsidR="00170062" w:rsidRPr="000A54A5">
          <w:rPr>
            <w:rFonts w:ascii="Times New Roman" w:hAnsi="Times New Roman" w:cs="Times New Roman"/>
            <w:sz w:val="24"/>
            <w:szCs w:val="24"/>
            <w:lang w:val="en-US"/>
          </w:rPr>
          <w:t>information processing system</w:t>
        </w:r>
      </w:ins>
      <w:r w:rsidRPr="000A54A5">
        <w:rPr>
          <w:rFonts w:ascii="Times New Roman" w:hAnsi="Times New Roman" w:cs="Times New Roman"/>
          <w:sz w:val="24"/>
          <w:szCs w:val="24"/>
          <w:lang w:val="en-US"/>
        </w:rPr>
        <w:t xml:space="preserve"> and the </w:t>
      </w:r>
      <w:r w:rsidR="00EB21A6" w:rsidRPr="000A54A5">
        <w:rPr>
          <w:rFonts w:ascii="Times New Roman" w:hAnsi="Times New Roman" w:cs="Times New Roman"/>
          <w:sz w:val="24"/>
          <w:szCs w:val="24"/>
          <w:lang w:val="en-US"/>
        </w:rPr>
        <w:t>parts of the flows. The flow represents a set of logic</w:t>
      </w:r>
      <w:r w:rsidRPr="000A54A5">
        <w:rPr>
          <w:rFonts w:ascii="Times New Roman" w:hAnsi="Times New Roman" w:cs="Times New Roman"/>
          <w:sz w:val="24"/>
          <w:szCs w:val="24"/>
          <w:lang w:val="en-US"/>
        </w:rPr>
        <w:t xml:space="preserve"> operations that meet the certain requirements.</w:t>
      </w:r>
    </w:p>
    <w:p w14:paraId="2B558EF8" w14:textId="074F0684" w:rsidR="0049407B" w:rsidRPr="000A54A5" w:rsidRDefault="00806142" w:rsidP="00D72022">
      <w:pPr>
        <w:rPr>
          <w:rFonts w:ascii="Times New Roman" w:hAnsi="Times New Roman" w:cs="Times New Roman"/>
          <w:sz w:val="24"/>
          <w:szCs w:val="24"/>
          <w:lang w:val="en-US"/>
        </w:rPr>
      </w:pPr>
      <w:r w:rsidRPr="000A54A5">
        <w:rPr>
          <w:rFonts w:ascii="Times New Roman" w:hAnsi="Times New Roman" w:cs="Times New Roman"/>
          <w:sz w:val="24"/>
          <w:szCs w:val="24"/>
          <w:lang w:val="en-US"/>
        </w:rPr>
        <w:t>A Flowchart allows to see how the work of the process can be improved, allows to find the key elements of the process and detach the steps that are not essential or even excessive.</w:t>
      </w:r>
    </w:p>
    <w:p w14:paraId="260DDAD7" w14:textId="77777777" w:rsidR="003D3B3D" w:rsidRDefault="003D3B3D" w:rsidP="00D72022">
      <w:pPr>
        <w:rPr>
          <w:rFonts w:ascii="Times New Roman" w:hAnsi="Times New Roman" w:cs="Times New Roman"/>
          <w:sz w:val="24"/>
          <w:szCs w:val="24"/>
          <w:lang w:val="en-US"/>
        </w:rPr>
      </w:pPr>
    </w:p>
    <w:p w14:paraId="00E884AC" w14:textId="77777777" w:rsidR="00195217" w:rsidRDefault="00195217" w:rsidP="00D72022">
      <w:pPr>
        <w:rPr>
          <w:rFonts w:ascii="Times New Roman" w:hAnsi="Times New Roman" w:cs="Times New Roman"/>
          <w:sz w:val="24"/>
          <w:szCs w:val="24"/>
          <w:lang w:val="en-US"/>
        </w:rPr>
      </w:pPr>
    </w:p>
    <w:p w14:paraId="0AFFBE37" w14:textId="77777777" w:rsidR="00195217" w:rsidRPr="000A54A5" w:rsidRDefault="00195217" w:rsidP="00D72022">
      <w:pPr>
        <w:rPr>
          <w:rFonts w:ascii="Times New Roman" w:hAnsi="Times New Roman" w:cs="Times New Roman"/>
          <w:sz w:val="24"/>
          <w:szCs w:val="24"/>
          <w:lang w:val="en-US"/>
        </w:rPr>
      </w:pPr>
    </w:p>
    <w:p w14:paraId="66EC8245" w14:textId="1ACB5EF0" w:rsidR="00EC6B02" w:rsidRPr="000A54A5" w:rsidRDefault="009814F9" w:rsidP="009814F9">
      <w:pPr>
        <w:pStyle w:val="Caption"/>
        <w:rPr>
          <w:rFonts w:ascii="Times New Roman" w:hAnsi="Times New Roman" w:cs="Times New Roman"/>
          <w:sz w:val="24"/>
          <w:szCs w:val="24"/>
        </w:rPr>
      </w:pPr>
      <w:bookmarkStart w:id="296" w:name="_Toc109321046"/>
      <w:bookmarkStart w:id="297" w:name="_Toc109321203"/>
      <w:bookmarkStart w:id="298" w:name="_Toc109321248"/>
      <w:bookmarkStart w:id="299" w:name="_Toc109321306"/>
      <w:bookmarkStart w:id="300" w:name="_Toc109321324"/>
      <w:bookmarkStart w:id="301" w:name="_Toc109376914"/>
      <w:r w:rsidRPr="000A54A5">
        <w:rPr>
          <w:rFonts w:ascii="Times New Roman" w:hAnsi="Times New Roman" w:cs="Times New Roman"/>
          <w:sz w:val="24"/>
          <w:szCs w:val="24"/>
        </w:rPr>
        <w:lastRenderedPageBreak/>
        <w:t xml:space="preserve">Figure </w:t>
      </w:r>
      <w:r w:rsidRPr="000A54A5">
        <w:rPr>
          <w:rFonts w:ascii="Times New Roman" w:hAnsi="Times New Roman" w:cs="Times New Roman"/>
          <w:sz w:val="24"/>
          <w:szCs w:val="24"/>
        </w:rPr>
        <w:fldChar w:fldCharType="begin"/>
      </w:r>
      <w:r w:rsidRPr="000A54A5">
        <w:rPr>
          <w:rFonts w:ascii="Times New Roman" w:hAnsi="Times New Roman" w:cs="Times New Roman"/>
          <w:sz w:val="24"/>
          <w:szCs w:val="24"/>
        </w:rPr>
        <w:instrText xml:space="preserve"> SEQ Figure \* ARABIC </w:instrText>
      </w:r>
      <w:r w:rsidRPr="000A54A5">
        <w:rPr>
          <w:rFonts w:ascii="Times New Roman" w:hAnsi="Times New Roman" w:cs="Times New Roman"/>
          <w:sz w:val="24"/>
          <w:szCs w:val="24"/>
        </w:rPr>
        <w:fldChar w:fldCharType="separate"/>
      </w:r>
      <w:r w:rsidR="00D24509">
        <w:rPr>
          <w:rFonts w:ascii="Times New Roman" w:hAnsi="Times New Roman" w:cs="Times New Roman"/>
          <w:noProof/>
          <w:sz w:val="24"/>
          <w:szCs w:val="24"/>
        </w:rPr>
        <w:t>13</w:t>
      </w:r>
      <w:r w:rsidRPr="000A54A5">
        <w:rPr>
          <w:rFonts w:ascii="Times New Roman" w:hAnsi="Times New Roman" w:cs="Times New Roman"/>
          <w:sz w:val="24"/>
          <w:szCs w:val="24"/>
        </w:rPr>
        <w:fldChar w:fldCharType="end"/>
      </w:r>
      <w:r w:rsidRPr="000A54A5">
        <w:rPr>
          <w:rFonts w:ascii="Times New Roman" w:hAnsi="Times New Roman" w:cs="Times New Roman"/>
          <w:sz w:val="24"/>
          <w:szCs w:val="24"/>
        </w:rPr>
        <w:t xml:space="preserve"> </w:t>
      </w:r>
      <w:r w:rsidR="003D3B3D" w:rsidRPr="000A54A5">
        <w:rPr>
          <w:rFonts w:ascii="Times New Roman" w:hAnsi="Times New Roman" w:cs="Times New Roman"/>
          <w:sz w:val="24"/>
          <w:szCs w:val="24"/>
        </w:rPr>
        <w:t>farmer side flow chart</w:t>
      </w:r>
      <w:bookmarkEnd w:id="296"/>
      <w:bookmarkEnd w:id="297"/>
      <w:bookmarkEnd w:id="298"/>
      <w:bookmarkEnd w:id="299"/>
      <w:bookmarkEnd w:id="300"/>
      <w:bookmarkEnd w:id="301"/>
    </w:p>
    <w:p w14:paraId="2B8C0AC5" w14:textId="5A80DEEB" w:rsidR="00EC6B02" w:rsidRPr="000A54A5" w:rsidRDefault="00642F11" w:rsidP="00016806">
      <w:pPr>
        <w:rPr>
          <w:rFonts w:ascii="Times New Roman" w:hAnsi="Times New Roman" w:cs="Times New Roman"/>
          <w:sz w:val="24"/>
          <w:szCs w:val="24"/>
          <w:lang w:val="en-US"/>
        </w:rPr>
      </w:pPr>
      <w:r w:rsidRPr="000A54A5">
        <w:rPr>
          <w:rFonts w:ascii="Times New Roman" w:eastAsia="Calibri" w:hAnsi="Times New Roman" w:cs="Times New Roman"/>
          <w:noProof/>
          <w:color w:val="000000"/>
          <w:sz w:val="24"/>
          <w:szCs w:val="24"/>
          <w:lang w:val="en-US"/>
        </w:rPr>
        <mc:AlternateContent>
          <mc:Choice Requires="wpg">
            <w:drawing>
              <wp:anchor distT="0" distB="0" distL="114300" distR="114300" simplePos="0" relativeHeight="251758592" behindDoc="0" locked="0" layoutInCell="1" allowOverlap="1" wp14:anchorId="4AC6385F" wp14:editId="316D6DAD">
                <wp:simplePos x="0" y="0"/>
                <wp:positionH relativeFrom="column">
                  <wp:posOffset>0</wp:posOffset>
                </wp:positionH>
                <wp:positionV relativeFrom="paragraph">
                  <wp:posOffset>285115</wp:posOffset>
                </wp:positionV>
                <wp:extent cx="5010150" cy="4569460"/>
                <wp:effectExtent l="0" t="0" r="38100" b="2540"/>
                <wp:wrapTopAndBottom/>
                <wp:docPr id="16308" name="Group 16308"/>
                <wp:cNvGraphicFramePr/>
                <a:graphic xmlns:a="http://schemas.openxmlformats.org/drawingml/2006/main">
                  <a:graphicData uri="http://schemas.microsoft.com/office/word/2010/wordprocessingGroup">
                    <wpg:wgp>
                      <wpg:cNvGrpSpPr/>
                      <wpg:grpSpPr>
                        <a:xfrm>
                          <a:off x="0" y="0"/>
                          <a:ext cx="5010150" cy="4569460"/>
                          <a:chOff x="0" y="0"/>
                          <a:chExt cx="5010150" cy="4569839"/>
                        </a:xfrm>
                      </wpg:grpSpPr>
                      <wps:wsp>
                        <wps:cNvPr id="1649" name="Rectangle 1649"/>
                        <wps:cNvSpPr/>
                        <wps:spPr>
                          <a:xfrm>
                            <a:off x="432816" y="1087"/>
                            <a:ext cx="42059" cy="186236"/>
                          </a:xfrm>
                          <a:prstGeom prst="rect">
                            <a:avLst/>
                          </a:prstGeom>
                          <a:ln>
                            <a:noFill/>
                          </a:ln>
                        </wps:spPr>
                        <wps:txbx>
                          <w:txbxContent>
                            <w:p w14:paraId="0A2B6A09" w14:textId="77777777" w:rsidR="00D24D96" w:rsidRDefault="00D24D96" w:rsidP="00642F11">
                              <w:pPr>
                                <w:spacing w:after="0" w:line="276" w:lineRule="auto"/>
                              </w:pPr>
                              <w:r>
                                <w:rPr>
                                  <w:b/>
                                </w:rPr>
                                <w:t xml:space="preserve"> </w:t>
                              </w:r>
                            </w:p>
                          </w:txbxContent>
                        </wps:txbx>
                        <wps:bodyPr horzOverflow="overflow" lIns="0" tIns="0" rIns="0" bIns="0" rtlCol="0">
                          <a:noAutofit/>
                        </wps:bodyPr>
                      </wps:wsp>
                      <wps:wsp>
                        <wps:cNvPr id="1650" name="Rectangle 1650"/>
                        <wps:cNvSpPr/>
                        <wps:spPr>
                          <a:xfrm>
                            <a:off x="432816" y="147391"/>
                            <a:ext cx="42059" cy="186236"/>
                          </a:xfrm>
                          <a:prstGeom prst="rect">
                            <a:avLst/>
                          </a:prstGeom>
                          <a:ln>
                            <a:noFill/>
                          </a:ln>
                        </wps:spPr>
                        <wps:txbx>
                          <w:txbxContent>
                            <w:p w14:paraId="3E8F9770" w14:textId="77777777" w:rsidR="00D24D96" w:rsidRDefault="00D24D96" w:rsidP="00642F11">
                              <w:pPr>
                                <w:spacing w:after="0" w:line="276" w:lineRule="auto"/>
                              </w:pPr>
                              <w:r>
                                <w:rPr>
                                  <w:b/>
                                </w:rPr>
                                <w:t xml:space="preserve"> </w:t>
                              </w:r>
                            </w:p>
                          </w:txbxContent>
                        </wps:txbx>
                        <wps:bodyPr horzOverflow="overflow" lIns="0" tIns="0" rIns="0" bIns="0" rtlCol="0">
                          <a:noAutofit/>
                        </wps:bodyPr>
                      </wps:wsp>
                      <wps:wsp>
                        <wps:cNvPr id="1651" name="Rectangle 1651"/>
                        <wps:cNvSpPr/>
                        <wps:spPr>
                          <a:xfrm>
                            <a:off x="432816" y="294076"/>
                            <a:ext cx="42059" cy="186236"/>
                          </a:xfrm>
                          <a:prstGeom prst="rect">
                            <a:avLst/>
                          </a:prstGeom>
                          <a:ln>
                            <a:noFill/>
                          </a:ln>
                        </wps:spPr>
                        <wps:txbx>
                          <w:txbxContent>
                            <w:p w14:paraId="25B1780F" w14:textId="77777777" w:rsidR="00D24D96" w:rsidRDefault="00D24D96" w:rsidP="00642F11">
                              <w:pPr>
                                <w:spacing w:after="0" w:line="276" w:lineRule="auto"/>
                              </w:pPr>
                              <w:r>
                                <w:rPr>
                                  <w:b/>
                                </w:rPr>
                                <w:t xml:space="preserve"> </w:t>
                              </w:r>
                            </w:p>
                          </w:txbxContent>
                        </wps:txbx>
                        <wps:bodyPr horzOverflow="overflow" lIns="0" tIns="0" rIns="0" bIns="0" rtlCol="0">
                          <a:noAutofit/>
                        </wps:bodyPr>
                      </wps:wsp>
                      <wps:wsp>
                        <wps:cNvPr id="1652" name="Rectangle 1652"/>
                        <wps:cNvSpPr/>
                        <wps:spPr>
                          <a:xfrm>
                            <a:off x="432816" y="438856"/>
                            <a:ext cx="42059" cy="186236"/>
                          </a:xfrm>
                          <a:prstGeom prst="rect">
                            <a:avLst/>
                          </a:prstGeom>
                          <a:ln>
                            <a:noFill/>
                          </a:ln>
                        </wps:spPr>
                        <wps:txbx>
                          <w:txbxContent>
                            <w:p w14:paraId="24579F28" w14:textId="77777777" w:rsidR="00D24D96" w:rsidRDefault="00D24D96" w:rsidP="00642F11">
                              <w:pPr>
                                <w:spacing w:after="0" w:line="276" w:lineRule="auto"/>
                              </w:pPr>
                              <w:r>
                                <w:rPr>
                                  <w:b/>
                                </w:rPr>
                                <w:t xml:space="preserve"> </w:t>
                              </w:r>
                            </w:p>
                          </w:txbxContent>
                        </wps:txbx>
                        <wps:bodyPr horzOverflow="overflow" lIns="0" tIns="0" rIns="0" bIns="0" rtlCol="0">
                          <a:noAutofit/>
                        </wps:bodyPr>
                      </wps:wsp>
                      <wps:wsp>
                        <wps:cNvPr id="1653" name="Rectangle 1653"/>
                        <wps:cNvSpPr/>
                        <wps:spPr>
                          <a:xfrm>
                            <a:off x="432816" y="585160"/>
                            <a:ext cx="42059" cy="186236"/>
                          </a:xfrm>
                          <a:prstGeom prst="rect">
                            <a:avLst/>
                          </a:prstGeom>
                          <a:ln>
                            <a:noFill/>
                          </a:ln>
                        </wps:spPr>
                        <wps:txbx>
                          <w:txbxContent>
                            <w:p w14:paraId="508194DA" w14:textId="77777777" w:rsidR="00D24D96" w:rsidRDefault="00D24D96" w:rsidP="00642F11">
                              <w:pPr>
                                <w:spacing w:after="0" w:line="276" w:lineRule="auto"/>
                              </w:pPr>
                              <w:r>
                                <w:rPr>
                                  <w:b/>
                                </w:rPr>
                                <w:t xml:space="preserve"> </w:t>
                              </w:r>
                            </w:p>
                          </w:txbxContent>
                        </wps:txbx>
                        <wps:bodyPr horzOverflow="overflow" lIns="0" tIns="0" rIns="0" bIns="0" rtlCol="0">
                          <a:noAutofit/>
                        </wps:bodyPr>
                      </wps:wsp>
                      <wps:wsp>
                        <wps:cNvPr id="1654" name="Rectangle 1654"/>
                        <wps:cNvSpPr/>
                        <wps:spPr>
                          <a:xfrm>
                            <a:off x="288036" y="731464"/>
                            <a:ext cx="42059" cy="186236"/>
                          </a:xfrm>
                          <a:prstGeom prst="rect">
                            <a:avLst/>
                          </a:prstGeom>
                          <a:ln>
                            <a:noFill/>
                          </a:ln>
                        </wps:spPr>
                        <wps:txbx>
                          <w:txbxContent>
                            <w:p w14:paraId="083FB0FB" w14:textId="77777777" w:rsidR="00D24D96" w:rsidRDefault="00D24D96" w:rsidP="00642F11">
                              <w:pPr>
                                <w:spacing w:after="0" w:line="276" w:lineRule="auto"/>
                              </w:pPr>
                              <w:r>
                                <w:rPr>
                                  <w:b/>
                                </w:rPr>
                                <w:t xml:space="preserve"> </w:t>
                              </w:r>
                            </w:p>
                          </w:txbxContent>
                        </wps:txbx>
                        <wps:bodyPr horzOverflow="overflow" lIns="0" tIns="0" rIns="0" bIns="0" rtlCol="0">
                          <a:noAutofit/>
                        </wps:bodyPr>
                      </wps:wsp>
                      <wps:wsp>
                        <wps:cNvPr id="1655" name="Rectangle 1655"/>
                        <wps:cNvSpPr/>
                        <wps:spPr>
                          <a:xfrm>
                            <a:off x="2486025" y="877768"/>
                            <a:ext cx="42058" cy="186236"/>
                          </a:xfrm>
                          <a:prstGeom prst="rect">
                            <a:avLst/>
                          </a:prstGeom>
                          <a:ln>
                            <a:noFill/>
                          </a:ln>
                        </wps:spPr>
                        <wps:txbx>
                          <w:txbxContent>
                            <w:p w14:paraId="425E2F27" w14:textId="77777777" w:rsidR="00D24D96" w:rsidRDefault="00D24D96" w:rsidP="00642F11">
                              <w:pPr>
                                <w:spacing w:after="0" w:line="276" w:lineRule="auto"/>
                              </w:pPr>
                              <w:r>
                                <w:rPr>
                                  <w:b/>
                                </w:rPr>
                                <w:t xml:space="preserve"> </w:t>
                              </w:r>
                            </w:p>
                          </w:txbxContent>
                        </wps:txbx>
                        <wps:bodyPr horzOverflow="overflow" lIns="0" tIns="0" rIns="0" bIns="0" rtlCol="0">
                          <a:noAutofit/>
                        </wps:bodyPr>
                      </wps:wsp>
                      <wps:wsp>
                        <wps:cNvPr id="1656" name="Rectangle 1656"/>
                        <wps:cNvSpPr/>
                        <wps:spPr>
                          <a:xfrm>
                            <a:off x="288036" y="1024072"/>
                            <a:ext cx="42059" cy="186236"/>
                          </a:xfrm>
                          <a:prstGeom prst="rect">
                            <a:avLst/>
                          </a:prstGeom>
                          <a:ln>
                            <a:noFill/>
                          </a:ln>
                        </wps:spPr>
                        <wps:txbx>
                          <w:txbxContent>
                            <w:p w14:paraId="6F061715" w14:textId="77777777" w:rsidR="00D24D96" w:rsidRDefault="00D24D96" w:rsidP="00642F11">
                              <w:pPr>
                                <w:spacing w:after="0" w:line="276" w:lineRule="auto"/>
                              </w:pPr>
                              <w:r>
                                <w:rPr>
                                  <w:b/>
                                </w:rPr>
                                <w:t xml:space="preserve"> </w:t>
                              </w:r>
                            </w:p>
                          </w:txbxContent>
                        </wps:txbx>
                        <wps:bodyPr horzOverflow="overflow" lIns="0" tIns="0" rIns="0" bIns="0" rtlCol="0">
                          <a:noAutofit/>
                        </wps:bodyPr>
                      </wps:wsp>
                      <wps:wsp>
                        <wps:cNvPr id="1657" name="Rectangle 1657"/>
                        <wps:cNvSpPr/>
                        <wps:spPr>
                          <a:xfrm>
                            <a:off x="288036" y="1170376"/>
                            <a:ext cx="42059" cy="186236"/>
                          </a:xfrm>
                          <a:prstGeom prst="rect">
                            <a:avLst/>
                          </a:prstGeom>
                          <a:ln>
                            <a:noFill/>
                          </a:ln>
                        </wps:spPr>
                        <wps:txbx>
                          <w:txbxContent>
                            <w:p w14:paraId="281A8AD6" w14:textId="77777777" w:rsidR="00D24D96" w:rsidRDefault="00D24D96" w:rsidP="00642F11">
                              <w:pPr>
                                <w:spacing w:after="0" w:line="276" w:lineRule="auto"/>
                              </w:pPr>
                              <w:r>
                                <w:rPr>
                                  <w:b/>
                                </w:rPr>
                                <w:t xml:space="preserve"> </w:t>
                              </w:r>
                            </w:p>
                          </w:txbxContent>
                        </wps:txbx>
                        <wps:bodyPr horzOverflow="overflow" lIns="0" tIns="0" rIns="0" bIns="0" rtlCol="0">
                          <a:noAutofit/>
                        </wps:bodyPr>
                      </wps:wsp>
                      <wps:wsp>
                        <wps:cNvPr id="1658" name="Rectangle 1658"/>
                        <wps:cNvSpPr/>
                        <wps:spPr>
                          <a:xfrm>
                            <a:off x="288036" y="1315156"/>
                            <a:ext cx="42059" cy="186236"/>
                          </a:xfrm>
                          <a:prstGeom prst="rect">
                            <a:avLst/>
                          </a:prstGeom>
                          <a:ln>
                            <a:noFill/>
                          </a:ln>
                        </wps:spPr>
                        <wps:txbx>
                          <w:txbxContent>
                            <w:p w14:paraId="2D825C29" w14:textId="77777777" w:rsidR="00D24D96" w:rsidRDefault="00D24D96" w:rsidP="00642F11">
                              <w:pPr>
                                <w:spacing w:after="0" w:line="276" w:lineRule="auto"/>
                              </w:pPr>
                              <w:r>
                                <w:rPr>
                                  <w:b/>
                                </w:rPr>
                                <w:t xml:space="preserve"> </w:t>
                              </w:r>
                            </w:p>
                          </w:txbxContent>
                        </wps:txbx>
                        <wps:bodyPr horzOverflow="overflow" lIns="0" tIns="0" rIns="0" bIns="0" rtlCol="0">
                          <a:noAutofit/>
                        </wps:bodyPr>
                      </wps:wsp>
                      <wps:wsp>
                        <wps:cNvPr id="1659" name="Rectangle 1659"/>
                        <wps:cNvSpPr/>
                        <wps:spPr>
                          <a:xfrm>
                            <a:off x="288036" y="1461460"/>
                            <a:ext cx="42059" cy="186236"/>
                          </a:xfrm>
                          <a:prstGeom prst="rect">
                            <a:avLst/>
                          </a:prstGeom>
                          <a:ln>
                            <a:noFill/>
                          </a:ln>
                        </wps:spPr>
                        <wps:txbx>
                          <w:txbxContent>
                            <w:p w14:paraId="5C6EC97B" w14:textId="77777777" w:rsidR="00D24D96" w:rsidRDefault="00D24D96" w:rsidP="00642F11">
                              <w:pPr>
                                <w:spacing w:after="0" w:line="276" w:lineRule="auto"/>
                              </w:pPr>
                              <w:r>
                                <w:rPr>
                                  <w:b/>
                                </w:rPr>
                                <w:t xml:space="preserve"> </w:t>
                              </w:r>
                            </w:p>
                          </w:txbxContent>
                        </wps:txbx>
                        <wps:bodyPr horzOverflow="overflow" lIns="0" tIns="0" rIns="0" bIns="0" rtlCol="0">
                          <a:noAutofit/>
                        </wps:bodyPr>
                      </wps:wsp>
                      <wps:wsp>
                        <wps:cNvPr id="1660" name="Rectangle 1660"/>
                        <wps:cNvSpPr/>
                        <wps:spPr>
                          <a:xfrm>
                            <a:off x="288036" y="1607764"/>
                            <a:ext cx="42059" cy="186236"/>
                          </a:xfrm>
                          <a:prstGeom prst="rect">
                            <a:avLst/>
                          </a:prstGeom>
                          <a:ln>
                            <a:noFill/>
                          </a:ln>
                        </wps:spPr>
                        <wps:txbx>
                          <w:txbxContent>
                            <w:p w14:paraId="7146800D" w14:textId="77777777" w:rsidR="00D24D96" w:rsidRDefault="00D24D96" w:rsidP="00642F11">
                              <w:pPr>
                                <w:spacing w:after="0" w:line="276" w:lineRule="auto"/>
                              </w:pPr>
                              <w:r>
                                <w:rPr>
                                  <w:b/>
                                </w:rPr>
                                <w:t xml:space="preserve"> </w:t>
                              </w:r>
                            </w:p>
                          </w:txbxContent>
                        </wps:txbx>
                        <wps:bodyPr horzOverflow="overflow" lIns="0" tIns="0" rIns="0" bIns="0" rtlCol="0">
                          <a:noAutofit/>
                        </wps:bodyPr>
                      </wps:wsp>
                      <wps:wsp>
                        <wps:cNvPr id="1661" name="Rectangle 1661"/>
                        <wps:cNvSpPr/>
                        <wps:spPr>
                          <a:xfrm>
                            <a:off x="288036" y="1754069"/>
                            <a:ext cx="42059" cy="186236"/>
                          </a:xfrm>
                          <a:prstGeom prst="rect">
                            <a:avLst/>
                          </a:prstGeom>
                          <a:ln>
                            <a:noFill/>
                          </a:ln>
                        </wps:spPr>
                        <wps:txbx>
                          <w:txbxContent>
                            <w:p w14:paraId="2459405D" w14:textId="77777777" w:rsidR="00D24D96" w:rsidRDefault="00D24D96" w:rsidP="00642F11">
                              <w:pPr>
                                <w:spacing w:after="0" w:line="276" w:lineRule="auto"/>
                              </w:pPr>
                              <w:r>
                                <w:rPr>
                                  <w:b/>
                                </w:rPr>
                                <w:t xml:space="preserve"> </w:t>
                              </w:r>
                            </w:p>
                          </w:txbxContent>
                        </wps:txbx>
                        <wps:bodyPr horzOverflow="overflow" lIns="0" tIns="0" rIns="0" bIns="0" rtlCol="0">
                          <a:noAutofit/>
                        </wps:bodyPr>
                      </wps:wsp>
                      <wps:wsp>
                        <wps:cNvPr id="1662" name="Rectangle 1662"/>
                        <wps:cNvSpPr/>
                        <wps:spPr>
                          <a:xfrm>
                            <a:off x="288036" y="1900372"/>
                            <a:ext cx="42059" cy="186236"/>
                          </a:xfrm>
                          <a:prstGeom prst="rect">
                            <a:avLst/>
                          </a:prstGeom>
                          <a:ln>
                            <a:noFill/>
                          </a:ln>
                        </wps:spPr>
                        <wps:txbx>
                          <w:txbxContent>
                            <w:p w14:paraId="19BBCB50" w14:textId="77777777" w:rsidR="00D24D96" w:rsidRDefault="00D24D96" w:rsidP="00642F11">
                              <w:pPr>
                                <w:spacing w:after="0" w:line="276" w:lineRule="auto"/>
                              </w:pPr>
                              <w:r>
                                <w:rPr>
                                  <w:b/>
                                </w:rPr>
                                <w:t xml:space="preserve"> </w:t>
                              </w:r>
                            </w:p>
                          </w:txbxContent>
                        </wps:txbx>
                        <wps:bodyPr horzOverflow="overflow" lIns="0" tIns="0" rIns="0" bIns="0" rtlCol="0">
                          <a:noAutofit/>
                        </wps:bodyPr>
                      </wps:wsp>
                      <wps:wsp>
                        <wps:cNvPr id="1663" name="Rectangle 1663"/>
                        <wps:cNvSpPr/>
                        <wps:spPr>
                          <a:xfrm>
                            <a:off x="288036" y="2046676"/>
                            <a:ext cx="42059" cy="186236"/>
                          </a:xfrm>
                          <a:prstGeom prst="rect">
                            <a:avLst/>
                          </a:prstGeom>
                          <a:ln>
                            <a:noFill/>
                          </a:ln>
                        </wps:spPr>
                        <wps:txbx>
                          <w:txbxContent>
                            <w:p w14:paraId="6B993228" w14:textId="77777777" w:rsidR="00D24D96" w:rsidRDefault="00D24D96" w:rsidP="00642F11">
                              <w:pPr>
                                <w:spacing w:after="0" w:line="276" w:lineRule="auto"/>
                              </w:pPr>
                              <w:r>
                                <w:rPr>
                                  <w:b/>
                                </w:rPr>
                                <w:t xml:space="preserve"> </w:t>
                              </w:r>
                            </w:p>
                          </w:txbxContent>
                        </wps:txbx>
                        <wps:bodyPr horzOverflow="overflow" lIns="0" tIns="0" rIns="0" bIns="0" rtlCol="0">
                          <a:noAutofit/>
                        </wps:bodyPr>
                      </wps:wsp>
                      <wps:wsp>
                        <wps:cNvPr id="1664" name="Rectangle 1664"/>
                        <wps:cNvSpPr/>
                        <wps:spPr>
                          <a:xfrm>
                            <a:off x="288036" y="2191711"/>
                            <a:ext cx="42059" cy="186236"/>
                          </a:xfrm>
                          <a:prstGeom prst="rect">
                            <a:avLst/>
                          </a:prstGeom>
                          <a:ln>
                            <a:noFill/>
                          </a:ln>
                        </wps:spPr>
                        <wps:txbx>
                          <w:txbxContent>
                            <w:p w14:paraId="22CDCA76" w14:textId="77777777" w:rsidR="00D24D96" w:rsidRDefault="00D24D96" w:rsidP="00642F11">
                              <w:pPr>
                                <w:spacing w:after="0" w:line="276" w:lineRule="auto"/>
                              </w:pPr>
                              <w:r>
                                <w:rPr>
                                  <w:b/>
                                </w:rPr>
                                <w:t xml:space="preserve"> </w:t>
                              </w:r>
                            </w:p>
                          </w:txbxContent>
                        </wps:txbx>
                        <wps:bodyPr horzOverflow="overflow" lIns="0" tIns="0" rIns="0" bIns="0" rtlCol="0">
                          <a:noAutofit/>
                        </wps:bodyPr>
                      </wps:wsp>
                      <wps:wsp>
                        <wps:cNvPr id="1665" name="Rectangle 1665"/>
                        <wps:cNvSpPr/>
                        <wps:spPr>
                          <a:xfrm>
                            <a:off x="288036" y="2338014"/>
                            <a:ext cx="42059" cy="186236"/>
                          </a:xfrm>
                          <a:prstGeom prst="rect">
                            <a:avLst/>
                          </a:prstGeom>
                          <a:ln>
                            <a:noFill/>
                          </a:ln>
                        </wps:spPr>
                        <wps:txbx>
                          <w:txbxContent>
                            <w:p w14:paraId="727E91F2" w14:textId="77777777" w:rsidR="00D24D96" w:rsidRDefault="00D24D96" w:rsidP="00642F11">
                              <w:pPr>
                                <w:spacing w:after="0" w:line="276" w:lineRule="auto"/>
                              </w:pPr>
                              <w:r>
                                <w:rPr>
                                  <w:b/>
                                </w:rPr>
                                <w:t xml:space="preserve"> </w:t>
                              </w:r>
                            </w:p>
                          </w:txbxContent>
                        </wps:txbx>
                        <wps:bodyPr horzOverflow="overflow" lIns="0" tIns="0" rIns="0" bIns="0" rtlCol="0">
                          <a:noAutofit/>
                        </wps:bodyPr>
                      </wps:wsp>
                      <wps:wsp>
                        <wps:cNvPr id="1666" name="Rectangle 1666"/>
                        <wps:cNvSpPr/>
                        <wps:spPr>
                          <a:xfrm>
                            <a:off x="288036" y="2484319"/>
                            <a:ext cx="42059" cy="186236"/>
                          </a:xfrm>
                          <a:prstGeom prst="rect">
                            <a:avLst/>
                          </a:prstGeom>
                          <a:ln>
                            <a:noFill/>
                          </a:ln>
                        </wps:spPr>
                        <wps:txbx>
                          <w:txbxContent>
                            <w:p w14:paraId="4DB0495B" w14:textId="77777777" w:rsidR="00D24D96" w:rsidRDefault="00D24D96" w:rsidP="00642F11">
                              <w:pPr>
                                <w:spacing w:after="0" w:line="276" w:lineRule="auto"/>
                              </w:pPr>
                              <w:r>
                                <w:rPr>
                                  <w:b/>
                                </w:rPr>
                                <w:t xml:space="preserve"> </w:t>
                              </w:r>
                            </w:p>
                          </w:txbxContent>
                        </wps:txbx>
                        <wps:bodyPr horzOverflow="overflow" lIns="0" tIns="0" rIns="0" bIns="0" rtlCol="0">
                          <a:noAutofit/>
                        </wps:bodyPr>
                      </wps:wsp>
                      <wps:wsp>
                        <wps:cNvPr id="1667" name="Rectangle 1667"/>
                        <wps:cNvSpPr/>
                        <wps:spPr>
                          <a:xfrm>
                            <a:off x="288036" y="2630623"/>
                            <a:ext cx="42059" cy="186236"/>
                          </a:xfrm>
                          <a:prstGeom prst="rect">
                            <a:avLst/>
                          </a:prstGeom>
                          <a:ln>
                            <a:noFill/>
                          </a:ln>
                        </wps:spPr>
                        <wps:txbx>
                          <w:txbxContent>
                            <w:p w14:paraId="0147C66B" w14:textId="77777777" w:rsidR="00D24D96" w:rsidRDefault="00D24D96" w:rsidP="00642F11">
                              <w:pPr>
                                <w:spacing w:after="0" w:line="276" w:lineRule="auto"/>
                              </w:pPr>
                              <w:r>
                                <w:rPr>
                                  <w:b/>
                                </w:rPr>
                                <w:t xml:space="preserve"> </w:t>
                              </w:r>
                            </w:p>
                          </w:txbxContent>
                        </wps:txbx>
                        <wps:bodyPr horzOverflow="overflow" lIns="0" tIns="0" rIns="0" bIns="0" rtlCol="0">
                          <a:noAutofit/>
                        </wps:bodyPr>
                      </wps:wsp>
                      <wps:wsp>
                        <wps:cNvPr id="1668" name="Rectangle 1668"/>
                        <wps:cNvSpPr/>
                        <wps:spPr>
                          <a:xfrm>
                            <a:off x="288036" y="2776926"/>
                            <a:ext cx="42059" cy="186236"/>
                          </a:xfrm>
                          <a:prstGeom prst="rect">
                            <a:avLst/>
                          </a:prstGeom>
                          <a:ln>
                            <a:noFill/>
                          </a:ln>
                        </wps:spPr>
                        <wps:txbx>
                          <w:txbxContent>
                            <w:p w14:paraId="6E7706F9" w14:textId="77777777" w:rsidR="00D24D96" w:rsidRDefault="00D24D96" w:rsidP="00642F11">
                              <w:pPr>
                                <w:spacing w:after="0" w:line="276" w:lineRule="auto"/>
                              </w:pPr>
                              <w:r>
                                <w:rPr>
                                  <w:b/>
                                </w:rPr>
                                <w:t xml:space="preserve"> </w:t>
                              </w:r>
                            </w:p>
                          </w:txbxContent>
                        </wps:txbx>
                        <wps:bodyPr horzOverflow="overflow" lIns="0" tIns="0" rIns="0" bIns="0" rtlCol="0">
                          <a:noAutofit/>
                        </wps:bodyPr>
                      </wps:wsp>
                      <wps:wsp>
                        <wps:cNvPr id="1669" name="Rectangle 1669"/>
                        <wps:cNvSpPr/>
                        <wps:spPr>
                          <a:xfrm>
                            <a:off x="432816" y="2921707"/>
                            <a:ext cx="42059" cy="186236"/>
                          </a:xfrm>
                          <a:prstGeom prst="rect">
                            <a:avLst/>
                          </a:prstGeom>
                          <a:ln>
                            <a:noFill/>
                          </a:ln>
                        </wps:spPr>
                        <wps:txbx>
                          <w:txbxContent>
                            <w:p w14:paraId="0571B649" w14:textId="77777777" w:rsidR="00D24D96" w:rsidRDefault="00D24D96" w:rsidP="00642F11">
                              <w:pPr>
                                <w:spacing w:after="0" w:line="276" w:lineRule="auto"/>
                              </w:pPr>
                              <w:r>
                                <w:rPr>
                                  <w:b/>
                                </w:rPr>
                                <w:t xml:space="preserve"> </w:t>
                              </w:r>
                            </w:p>
                          </w:txbxContent>
                        </wps:txbx>
                        <wps:bodyPr horzOverflow="overflow" lIns="0" tIns="0" rIns="0" bIns="0" rtlCol="0">
                          <a:noAutofit/>
                        </wps:bodyPr>
                      </wps:wsp>
                      <wps:wsp>
                        <wps:cNvPr id="1670" name="Rectangle 1670"/>
                        <wps:cNvSpPr/>
                        <wps:spPr>
                          <a:xfrm>
                            <a:off x="432816" y="3068011"/>
                            <a:ext cx="42059" cy="186236"/>
                          </a:xfrm>
                          <a:prstGeom prst="rect">
                            <a:avLst/>
                          </a:prstGeom>
                          <a:ln>
                            <a:noFill/>
                          </a:ln>
                        </wps:spPr>
                        <wps:txbx>
                          <w:txbxContent>
                            <w:p w14:paraId="79563D28" w14:textId="77777777" w:rsidR="00D24D96" w:rsidRDefault="00D24D96" w:rsidP="00642F11">
                              <w:pPr>
                                <w:spacing w:after="0" w:line="276" w:lineRule="auto"/>
                              </w:pPr>
                              <w:r>
                                <w:rPr>
                                  <w:b/>
                                </w:rPr>
                                <w:t xml:space="preserve"> </w:t>
                              </w:r>
                            </w:p>
                          </w:txbxContent>
                        </wps:txbx>
                        <wps:bodyPr horzOverflow="overflow" lIns="0" tIns="0" rIns="0" bIns="0" rtlCol="0">
                          <a:noAutofit/>
                        </wps:bodyPr>
                      </wps:wsp>
                      <wps:wsp>
                        <wps:cNvPr id="1671" name="Rectangle 1671"/>
                        <wps:cNvSpPr/>
                        <wps:spPr>
                          <a:xfrm>
                            <a:off x="432816" y="3214314"/>
                            <a:ext cx="42059" cy="186236"/>
                          </a:xfrm>
                          <a:prstGeom prst="rect">
                            <a:avLst/>
                          </a:prstGeom>
                          <a:ln>
                            <a:noFill/>
                          </a:ln>
                        </wps:spPr>
                        <wps:txbx>
                          <w:txbxContent>
                            <w:p w14:paraId="36C9DA4D" w14:textId="77777777" w:rsidR="00D24D96" w:rsidRDefault="00D24D96" w:rsidP="00642F11">
                              <w:pPr>
                                <w:spacing w:after="0" w:line="276" w:lineRule="auto"/>
                              </w:pPr>
                              <w:r>
                                <w:rPr>
                                  <w:b/>
                                </w:rPr>
                                <w:t xml:space="preserve"> </w:t>
                              </w:r>
                            </w:p>
                          </w:txbxContent>
                        </wps:txbx>
                        <wps:bodyPr horzOverflow="overflow" lIns="0" tIns="0" rIns="0" bIns="0" rtlCol="0">
                          <a:noAutofit/>
                        </wps:bodyPr>
                      </wps:wsp>
                      <wps:wsp>
                        <wps:cNvPr id="1672" name="Rectangle 1672"/>
                        <wps:cNvSpPr/>
                        <wps:spPr>
                          <a:xfrm>
                            <a:off x="432816" y="3360619"/>
                            <a:ext cx="42059" cy="186236"/>
                          </a:xfrm>
                          <a:prstGeom prst="rect">
                            <a:avLst/>
                          </a:prstGeom>
                          <a:ln>
                            <a:noFill/>
                          </a:ln>
                        </wps:spPr>
                        <wps:txbx>
                          <w:txbxContent>
                            <w:p w14:paraId="41BAE326" w14:textId="77777777" w:rsidR="00D24D96" w:rsidRDefault="00D24D96" w:rsidP="00642F11">
                              <w:pPr>
                                <w:spacing w:after="0" w:line="276" w:lineRule="auto"/>
                              </w:pPr>
                              <w:r>
                                <w:rPr>
                                  <w:b/>
                                </w:rPr>
                                <w:t xml:space="preserve"> </w:t>
                              </w:r>
                            </w:p>
                          </w:txbxContent>
                        </wps:txbx>
                        <wps:bodyPr horzOverflow="overflow" lIns="0" tIns="0" rIns="0" bIns="0" rtlCol="0">
                          <a:noAutofit/>
                        </wps:bodyPr>
                      </wps:wsp>
                      <wps:wsp>
                        <wps:cNvPr id="1673" name="Rectangle 1673"/>
                        <wps:cNvSpPr/>
                        <wps:spPr>
                          <a:xfrm>
                            <a:off x="432816" y="3506923"/>
                            <a:ext cx="42059" cy="186236"/>
                          </a:xfrm>
                          <a:prstGeom prst="rect">
                            <a:avLst/>
                          </a:prstGeom>
                          <a:ln>
                            <a:noFill/>
                          </a:ln>
                        </wps:spPr>
                        <wps:txbx>
                          <w:txbxContent>
                            <w:p w14:paraId="243EC0F6" w14:textId="77777777" w:rsidR="00D24D96" w:rsidRDefault="00D24D96" w:rsidP="00642F11">
                              <w:pPr>
                                <w:spacing w:after="0" w:line="276" w:lineRule="auto"/>
                              </w:pPr>
                              <w:r>
                                <w:rPr>
                                  <w:b/>
                                </w:rPr>
                                <w:t xml:space="preserve"> </w:t>
                              </w:r>
                            </w:p>
                          </w:txbxContent>
                        </wps:txbx>
                        <wps:bodyPr horzOverflow="overflow" lIns="0" tIns="0" rIns="0" bIns="0" rtlCol="0">
                          <a:noAutofit/>
                        </wps:bodyPr>
                      </wps:wsp>
                      <wps:wsp>
                        <wps:cNvPr id="1674" name="Rectangle 1674"/>
                        <wps:cNvSpPr/>
                        <wps:spPr>
                          <a:xfrm>
                            <a:off x="432816" y="3653226"/>
                            <a:ext cx="42059" cy="186236"/>
                          </a:xfrm>
                          <a:prstGeom prst="rect">
                            <a:avLst/>
                          </a:prstGeom>
                          <a:ln>
                            <a:noFill/>
                          </a:ln>
                        </wps:spPr>
                        <wps:txbx>
                          <w:txbxContent>
                            <w:p w14:paraId="6145781F" w14:textId="77777777" w:rsidR="00D24D96" w:rsidRDefault="00D24D96" w:rsidP="00642F11">
                              <w:pPr>
                                <w:spacing w:after="0" w:line="276" w:lineRule="auto"/>
                              </w:pPr>
                              <w:r>
                                <w:rPr>
                                  <w:b/>
                                </w:rPr>
                                <w:t xml:space="preserve"> </w:t>
                              </w:r>
                            </w:p>
                          </w:txbxContent>
                        </wps:txbx>
                        <wps:bodyPr horzOverflow="overflow" lIns="0" tIns="0" rIns="0" bIns="0" rtlCol="0">
                          <a:noAutofit/>
                        </wps:bodyPr>
                      </wps:wsp>
                      <wps:wsp>
                        <wps:cNvPr id="1675" name="Rectangle 1675"/>
                        <wps:cNvSpPr/>
                        <wps:spPr>
                          <a:xfrm>
                            <a:off x="432816" y="3798007"/>
                            <a:ext cx="42059" cy="186236"/>
                          </a:xfrm>
                          <a:prstGeom prst="rect">
                            <a:avLst/>
                          </a:prstGeom>
                          <a:ln>
                            <a:noFill/>
                          </a:ln>
                        </wps:spPr>
                        <wps:txbx>
                          <w:txbxContent>
                            <w:p w14:paraId="3C4BFC64" w14:textId="77777777" w:rsidR="00D24D96" w:rsidRDefault="00D24D96" w:rsidP="00642F11">
                              <w:pPr>
                                <w:spacing w:after="0" w:line="276" w:lineRule="auto"/>
                              </w:pPr>
                              <w:r>
                                <w:rPr>
                                  <w:b/>
                                </w:rPr>
                                <w:t xml:space="preserve"> </w:t>
                              </w:r>
                            </w:p>
                          </w:txbxContent>
                        </wps:txbx>
                        <wps:bodyPr horzOverflow="overflow" lIns="0" tIns="0" rIns="0" bIns="0" rtlCol="0">
                          <a:noAutofit/>
                        </wps:bodyPr>
                      </wps:wsp>
                      <wps:wsp>
                        <wps:cNvPr id="1676" name="Rectangle 1676"/>
                        <wps:cNvSpPr/>
                        <wps:spPr>
                          <a:xfrm>
                            <a:off x="432816" y="3944311"/>
                            <a:ext cx="42059" cy="186235"/>
                          </a:xfrm>
                          <a:prstGeom prst="rect">
                            <a:avLst/>
                          </a:prstGeom>
                          <a:ln>
                            <a:noFill/>
                          </a:ln>
                        </wps:spPr>
                        <wps:txbx>
                          <w:txbxContent>
                            <w:p w14:paraId="0A52A12D" w14:textId="77777777" w:rsidR="00D24D96" w:rsidRDefault="00D24D96" w:rsidP="00642F11">
                              <w:pPr>
                                <w:spacing w:after="0" w:line="276" w:lineRule="auto"/>
                              </w:pPr>
                              <w:r>
                                <w:rPr>
                                  <w:b/>
                                </w:rPr>
                                <w:t xml:space="preserve"> </w:t>
                              </w:r>
                            </w:p>
                          </w:txbxContent>
                        </wps:txbx>
                        <wps:bodyPr horzOverflow="overflow" lIns="0" tIns="0" rIns="0" bIns="0" rtlCol="0">
                          <a:noAutofit/>
                        </wps:bodyPr>
                      </wps:wsp>
                      <wps:wsp>
                        <wps:cNvPr id="1677" name="Rectangle 1677"/>
                        <wps:cNvSpPr/>
                        <wps:spPr>
                          <a:xfrm>
                            <a:off x="432816" y="4090995"/>
                            <a:ext cx="42059" cy="186236"/>
                          </a:xfrm>
                          <a:prstGeom prst="rect">
                            <a:avLst/>
                          </a:prstGeom>
                          <a:ln>
                            <a:noFill/>
                          </a:ln>
                        </wps:spPr>
                        <wps:txbx>
                          <w:txbxContent>
                            <w:p w14:paraId="0FF6585C" w14:textId="77777777" w:rsidR="00D24D96" w:rsidRDefault="00D24D96" w:rsidP="00642F11">
                              <w:pPr>
                                <w:spacing w:after="0" w:line="276" w:lineRule="auto"/>
                              </w:pPr>
                              <w:r>
                                <w:rPr>
                                  <w:b/>
                                </w:rPr>
                                <w:t xml:space="preserve"> </w:t>
                              </w:r>
                            </w:p>
                          </w:txbxContent>
                        </wps:txbx>
                        <wps:bodyPr horzOverflow="overflow" lIns="0" tIns="0" rIns="0" bIns="0" rtlCol="0">
                          <a:noAutofit/>
                        </wps:bodyPr>
                      </wps:wsp>
                      <wps:wsp>
                        <wps:cNvPr id="1678" name="Rectangle 1678"/>
                        <wps:cNvSpPr/>
                        <wps:spPr>
                          <a:xfrm>
                            <a:off x="432816" y="4237300"/>
                            <a:ext cx="42059" cy="186236"/>
                          </a:xfrm>
                          <a:prstGeom prst="rect">
                            <a:avLst/>
                          </a:prstGeom>
                          <a:ln>
                            <a:noFill/>
                          </a:ln>
                        </wps:spPr>
                        <wps:txbx>
                          <w:txbxContent>
                            <w:p w14:paraId="73D2939E" w14:textId="77777777" w:rsidR="00D24D96" w:rsidRDefault="00D24D96" w:rsidP="00642F11">
                              <w:pPr>
                                <w:spacing w:after="0" w:line="276" w:lineRule="auto"/>
                              </w:pPr>
                              <w:r>
                                <w:rPr>
                                  <w:b/>
                                </w:rPr>
                                <w:t xml:space="preserve"> </w:t>
                              </w:r>
                            </w:p>
                          </w:txbxContent>
                        </wps:txbx>
                        <wps:bodyPr horzOverflow="overflow" lIns="0" tIns="0" rIns="0" bIns="0" rtlCol="0">
                          <a:noAutofit/>
                        </wps:bodyPr>
                      </wps:wsp>
                      <wps:wsp>
                        <wps:cNvPr id="1679" name="Rectangle 1679"/>
                        <wps:cNvSpPr/>
                        <wps:spPr>
                          <a:xfrm>
                            <a:off x="432816" y="4383604"/>
                            <a:ext cx="42059" cy="186235"/>
                          </a:xfrm>
                          <a:prstGeom prst="rect">
                            <a:avLst/>
                          </a:prstGeom>
                          <a:ln>
                            <a:noFill/>
                          </a:ln>
                        </wps:spPr>
                        <wps:txbx>
                          <w:txbxContent>
                            <w:p w14:paraId="7B633C50" w14:textId="77777777" w:rsidR="00D24D96" w:rsidRDefault="00D24D96" w:rsidP="00642F11">
                              <w:pPr>
                                <w:spacing w:after="0" w:line="276" w:lineRule="auto"/>
                              </w:pPr>
                              <w:r>
                                <w:rPr>
                                  <w:b/>
                                </w:rPr>
                                <w:t xml:space="preserve"> </w:t>
                              </w:r>
                            </w:p>
                          </w:txbxContent>
                        </wps:txbx>
                        <wps:bodyPr horzOverflow="overflow" lIns="0" tIns="0" rIns="0" bIns="0" rtlCol="0">
                          <a:noAutofit/>
                        </wps:bodyPr>
                      </wps:wsp>
                      <wps:wsp>
                        <wps:cNvPr id="1690" name="Rectangle 1690"/>
                        <wps:cNvSpPr/>
                        <wps:spPr>
                          <a:xfrm>
                            <a:off x="0" y="95575"/>
                            <a:ext cx="42059" cy="186236"/>
                          </a:xfrm>
                          <a:prstGeom prst="rect">
                            <a:avLst/>
                          </a:prstGeom>
                          <a:ln>
                            <a:noFill/>
                          </a:ln>
                        </wps:spPr>
                        <wps:txbx>
                          <w:txbxContent>
                            <w:p w14:paraId="0EDE1F40" w14:textId="77777777" w:rsidR="00D24D96" w:rsidRDefault="00D24D96" w:rsidP="00642F11">
                              <w:pPr>
                                <w:spacing w:after="0" w:line="276" w:lineRule="auto"/>
                              </w:pPr>
                              <w:r>
                                <w:t xml:space="preserve"> </w:t>
                              </w:r>
                            </w:p>
                          </w:txbxContent>
                        </wps:txbx>
                        <wps:bodyPr horzOverflow="overflow" lIns="0" tIns="0" rIns="0" bIns="0" rtlCol="0">
                          <a:noAutofit/>
                        </wps:bodyPr>
                      </wps:wsp>
                      <wps:wsp>
                        <wps:cNvPr id="1691" name="Shape 1691"/>
                        <wps:cNvSpPr/>
                        <wps:spPr>
                          <a:xfrm>
                            <a:off x="1982470" y="3891280"/>
                            <a:ext cx="375285" cy="76200"/>
                          </a:xfrm>
                          <a:custGeom>
                            <a:avLst/>
                            <a:gdLst/>
                            <a:ahLst/>
                            <a:cxnLst/>
                            <a:rect l="0" t="0" r="0" b="0"/>
                            <a:pathLst>
                              <a:path w="375285" h="76200">
                                <a:moveTo>
                                  <a:pt x="299085" y="0"/>
                                </a:moveTo>
                                <a:lnTo>
                                  <a:pt x="375285" y="38100"/>
                                </a:lnTo>
                                <a:lnTo>
                                  <a:pt x="299085" y="76200"/>
                                </a:lnTo>
                                <a:lnTo>
                                  <a:pt x="299085" y="44450"/>
                                </a:lnTo>
                                <a:lnTo>
                                  <a:pt x="0" y="44450"/>
                                </a:lnTo>
                                <a:lnTo>
                                  <a:pt x="0" y="31750"/>
                                </a:lnTo>
                                <a:lnTo>
                                  <a:pt x="299085" y="31750"/>
                                </a:lnTo>
                                <a:lnTo>
                                  <a:pt x="299085" y="0"/>
                                </a:lnTo>
                                <a:close/>
                              </a:path>
                            </a:pathLst>
                          </a:custGeom>
                          <a:solidFill>
                            <a:srgbClr val="000000"/>
                          </a:solidFill>
                          <a:ln w="0" cap="flat">
                            <a:noFill/>
                            <a:miter lim="127000"/>
                          </a:ln>
                          <a:effectLst/>
                        </wps:spPr>
                        <wps:bodyPr/>
                      </wps:wsp>
                      <wps:wsp>
                        <wps:cNvPr id="1692" name="Shape 1692"/>
                        <wps:cNvSpPr/>
                        <wps:spPr>
                          <a:xfrm>
                            <a:off x="2822448" y="3285109"/>
                            <a:ext cx="76073" cy="157861"/>
                          </a:xfrm>
                          <a:custGeom>
                            <a:avLst/>
                            <a:gdLst/>
                            <a:ahLst/>
                            <a:cxnLst/>
                            <a:rect l="0" t="0" r="0" b="0"/>
                            <a:pathLst>
                              <a:path w="76073" h="157861">
                                <a:moveTo>
                                  <a:pt x="40132" y="0"/>
                                </a:moveTo>
                                <a:lnTo>
                                  <a:pt x="44419" y="81447"/>
                                </a:lnTo>
                                <a:lnTo>
                                  <a:pt x="76073" y="79756"/>
                                </a:lnTo>
                                <a:lnTo>
                                  <a:pt x="42037" y="157861"/>
                                </a:lnTo>
                                <a:lnTo>
                                  <a:pt x="0" y="83820"/>
                                </a:lnTo>
                                <a:lnTo>
                                  <a:pt x="31720" y="82126"/>
                                </a:lnTo>
                                <a:lnTo>
                                  <a:pt x="27432" y="762"/>
                                </a:lnTo>
                                <a:lnTo>
                                  <a:pt x="40132" y="0"/>
                                </a:lnTo>
                                <a:close/>
                              </a:path>
                            </a:pathLst>
                          </a:custGeom>
                          <a:solidFill>
                            <a:srgbClr val="000000"/>
                          </a:solidFill>
                          <a:ln w="0" cap="flat">
                            <a:noFill/>
                            <a:miter lim="127000"/>
                          </a:ln>
                          <a:effectLst/>
                        </wps:spPr>
                        <wps:bodyPr/>
                      </wps:wsp>
                      <wps:wsp>
                        <wps:cNvPr id="1693" name="Shape 1693"/>
                        <wps:cNvSpPr/>
                        <wps:spPr>
                          <a:xfrm>
                            <a:off x="4457065" y="3279775"/>
                            <a:ext cx="7620" cy="149860"/>
                          </a:xfrm>
                          <a:custGeom>
                            <a:avLst/>
                            <a:gdLst/>
                            <a:ahLst/>
                            <a:cxnLst/>
                            <a:rect l="0" t="0" r="0" b="0"/>
                            <a:pathLst>
                              <a:path w="7620" h="149860">
                                <a:moveTo>
                                  <a:pt x="7620" y="0"/>
                                </a:moveTo>
                                <a:lnTo>
                                  <a:pt x="0" y="149860"/>
                                </a:lnTo>
                              </a:path>
                            </a:pathLst>
                          </a:custGeom>
                          <a:noFill/>
                          <a:ln w="9525" cap="flat" cmpd="sng" algn="ctr">
                            <a:solidFill>
                              <a:srgbClr val="000000"/>
                            </a:solidFill>
                            <a:prstDash val="solid"/>
                            <a:round/>
                          </a:ln>
                          <a:effectLst/>
                        </wps:spPr>
                        <wps:bodyPr/>
                      </wps:wsp>
                      <wps:wsp>
                        <wps:cNvPr id="1694" name="Rectangle 1694"/>
                        <wps:cNvSpPr/>
                        <wps:spPr>
                          <a:xfrm>
                            <a:off x="4237355" y="3850213"/>
                            <a:ext cx="552449" cy="150335"/>
                          </a:xfrm>
                          <a:prstGeom prst="rect">
                            <a:avLst/>
                          </a:prstGeom>
                          <a:ln>
                            <a:noFill/>
                          </a:ln>
                        </wps:spPr>
                        <wps:txbx>
                          <w:txbxContent>
                            <w:p w14:paraId="0B280E83" w14:textId="77777777" w:rsidR="00D24D96" w:rsidRDefault="00D24D96" w:rsidP="00642F11">
                              <w:pPr>
                                <w:spacing w:after="0" w:line="276" w:lineRule="auto"/>
                              </w:pPr>
                              <w:r>
                                <w:rPr>
                                  <w:sz w:val="16"/>
                                </w:rPr>
                                <w:t xml:space="preserve">Checkout </w:t>
                              </w:r>
                            </w:p>
                          </w:txbxContent>
                        </wps:txbx>
                        <wps:bodyPr horzOverflow="overflow" lIns="0" tIns="0" rIns="0" bIns="0" rtlCol="0">
                          <a:noAutofit/>
                        </wps:bodyPr>
                      </wps:wsp>
                      <wps:wsp>
                        <wps:cNvPr id="1695" name="Rectangle 1695"/>
                        <wps:cNvSpPr/>
                        <wps:spPr>
                          <a:xfrm>
                            <a:off x="4652264" y="3828487"/>
                            <a:ext cx="42058" cy="186235"/>
                          </a:xfrm>
                          <a:prstGeom prst="rect">
                            <a:avLst/>
                          </a:prstGeom>
                          <a:ln>
                            <a:noFill/>
                          </a:ln>
                        </wps:spPr>
                        <wps:txbx>
                          <w:txbxContent>
                            <w:p w14:paraId="0C48D96A" w14:textId="77777777" w:rsidR="00D24D96" w:rsidRDefault="00D24D96" w:rsidP="00642F11">
                              <w:pPr>
                                <w:spacing w:after="0" w:line="276" w:lineRule="auto"/>
                              </w:pPr>
                              <w:r>
                                <w:t xml:space="preserve"> </w:t>
                              </w:r>
                            </w:p>
                          </w:txbxContent>
                        </wps:txbx>
                        <wps:bodyPr horzOverflow="overflow" lIns="0" tIns="0" rIns="0" bIns="0" rtlCol="0">
                          <a:noAutofit/>
                        </wps:bodyPr>
                      </wps:wsp>
                      <wps:wsp>
                        <wps:cNvPr id="1702" name="Shape 1702"/>
                        <wps:cNvSpPr/>
                        <wps:spPr>
                          <a:xfrm>
                            <a:off x="807085" y="0"/>
                            <a:ext cx="1080135" cy="241935"/>
                          </a:xfrm>
                          <a:custGeom>
                            <a:avLst/>
                            <a:gdLst/>
                            <a:ahLst/>
                            <a:cxnLst/>
                            <a:rect l="0" t="0" r="0" b="0"/>
                            <a:pathLst>
                              <a:path w="1080135" h="241935">
                                <a:moveTo>
                                  <a:pt x="540004" y="0"/>
                                </a:moveTo>
                                <a:cubicBezTo>
                                  <a:pt x="241808" y="0"/>
                                  <a:pt x="0" y="54102"/>
                                  <a:pt x="0" y="120903"/>
                                </a:cubicBezTo>
                                <a:cubicBezTo>
                                  <a:pt x="0" y="187833"/>
                                  <a:pt x="241808" y="241935"/>
                                  <a:pt x="540004" y="241935"/>
                                </a:cubicBezTo>
                                <a:cubicBezTo>
                                  <a:pt x="838327" y="241935"/>
                                  <a:pt x="1080135" y="187833"/>
                                  <a:pt x="1080135" y="120903"/>
                                </a:cubicBezTo>
                                <a:cubicBezTo>
                                  <a:pt x="1080135" y="54102"/>
                                  <a:pt x="838327" y="0"/>
                                  <a:pt x="540004" y="0"/>
                                </a:cubicBezTo>
                                <a:close/>
                              </a:path>
                            </a:pathLst>
                          </a:custGeom>
                          <a:noFill/>
                          <a:ln w="9525" cap="rnd" cmpd="sng" algn="ctr">
                            <a:solidFill>
                              <a:srgbClr val="000000"/>
                            </a:solidFill>
                            <a:prstDash val="solid"/>
                            <a:round/>
                          </a:ln>
                          <a:effectLst/>
                        </wps:spPr>
                        <wps:bodyPr/>
                      </wps:wsp>
                      <wps:wsp>
                        <wps:cNvPr id="1703" name="Rectangle 1703"/>
                        <wps:cNvSpPr/>
                        <wps:spPr>
                          <a:xfrm>
                            <a:off x="1513713" y="2635585"/>
                            <a:ext cx="68409" cy="150334"/>
                          </a:xfrm>
                          <a:prstGeom prst="rect">
                            <a:avLst/>
                          </a:prstGeom>
                          <a:ln>
                            <a:noFill/>
                          </a:ln>
                        </wps:spPr>
                        <wps:txbx>
                          <w:txbxContent>
                            <w:p w14:paraId="0A4A727E" w14:textId="77777777" w:rsidR="00D24D96" w:rsidRDefault="00D24D96" w:rsidP="00642F11">
                              <w:pPr>
                                <w:spacing w:after="0" w:line="276" w:lineRule="auto"/>
                              </w:pPr>
                              <w:r>
                                <w:rPr>
                                  <w:sz w:val="16"/>
                                </w:rPr>
                                <w:t xml:space="preserve">  </w:t>
                              </w:r>
                            </w:p>
                          </w:txbxContent>
                        </wps:txbx>
                        <wps:bodyPr horzOverflow="overflow" lIns="0" tIns="0" rIns="0" bIns="0" rtlCol="0">
                          <a:noAutofit/>
                        </wps:bodyPr>
                      </wps:wsp>
                      <wps:wsp>
                        <wps:cNvPr id="1704" name="Rectangle 1704"/>
                        <wps:cNvSpPr/>
                        <wps:spPr>
                          <a:xfrm>
                            <a:off x="1565529" y="2635585"/>
                            <a:ext cx="165194" cy="150334"/>
                          </a:xfrm>
                          <a:prstGeom prst="rect">
                            <a:avLst/>
                          </a:prstGeom>
                          <a:ln>
                            <a:noFill/>
                          </a:ln>
                        </wps:spPr>
                        <wps:txbx>
                          <w:txbxContent>
                            <w:p w14:paraId="410E2C1C" w14:textId="77777777" w:rsidR="00D24D96" w:rsidRDefault="00D24D96" w:rsidP="00642F11">
                              <w:pPr>
                                <w:spacing w:after="0" w:line="276" w:lineRule="auto"/>
                              </w:pPr>
                              <w:r>
                                <w:rPr>
                                  <w:sz w:val="16"/>
                                </w:rPr>
                                <w:t>No</w:t>
                              </w:r>
                            </w:p>
                          </w:txbxContent>
                        </wps:txbx>
                        <wps:bodyPr horzOverflow="overflow" lIns="0" tIns="0" rIns="0" bIns="0" rtlCol="0">
                          <a:noAutofit/>
                        </wps:bodyPr>
                      </wps:wsp>
                      <wps:wsp>
                        <wps:cNvPr id="1705" name="Rectangle 1705"/>
                        <wps:cNvSpPr/>
                        <wps:spPr>
                          <a:xfrm>
                            <a:off x="1688973" y="2635585"/>
                            <a:ext cx="33951" cy="150334"/>
                          </a:xfrm>
                          <a:prstGeom prst="rect">
                            <a:avLst/>
                          </a:prstGeom>
                          <a:ln>
                            <a:noFill/>
                          </a:ln>
                        </wps:spPr>
                        <wps:txbx>
                          <w:txbxContent>
                            <w:p w14:paraId="541F49BB" w14:textId="77777777" w:rsidR="00D24D96" w:rsidRDefault="00D24D96" w:rsidP="00642F11">
                              <w:pPr>
                                <w:spacing w:after="0" w:line="276" w:lineRule="auto"/>
                              </w:pPr>
                              <w:r>
                                <w:rPr>
                                  <w:sz w:val="16"/>
                                </w:rPr>
                                <w:t xml:space="preserve"> </w:t>
                              </w:r>
                            </w:p>
                          </w:txbxContent>
                        </wps:txbx>
                        <wps:bodyPr horzOverflow="overflow" lIns="0" tIns="0" rIns="0" bIns="0" rtlCol="0">
                          <a:noAutofit/>
                        </wps:bodyPr>
                      </wps:wsp>
                      <wps:wsp>
                        <wps:cNvPr id="1707" name="Rectangle 1707"/>
                        <wps:cNvSpPr/>
                        <wps:spPr>
                          <a:xfrm>
                            <a:off x="1663065" y="4109673"/>
                            <a:ext cx="210789" cy="150334"/>
                          </a:xfrm>
                          <a:prstGeom prst="rect">
                            <a:avLst/>
                          </a:prstGeom>
                          <a:ln>
                            <a:noFill/>
                          </a:ln>
                        </wps:spPr>
                        <wps:txbx>
                          <w:txbxContent>
                            <w:p w14:paraId="26DD8E3E" w14:textId="77777777" w:rsidR="00D24D96" w:rsidRDefault="00D24D96" w:rsidP="00642F11">
                              <w:pPr>
                                <w:spacing w:after="0" w:line="276" w:lineRule="auto"/>
                              </w:pPr>
                              <w:r>
                                <w:rPr>
                                  <w:sz w:val="16"/>
                                </w:rPr>
                                <w:t>Yes</w:t>
                              </w:r>
                            </w:p>
                          </w:txbxContent>
                        </wps:txbx>
                        <wps:bodyPr horzOverflow="overflow" lIns="0" tIns="0" rIns="0" bIns="0" rtlCol="0">
                          <a:noAutofit/>
                        </wps:bodyPr>
                      </wps:wsp>
                      <wps:wsp>
                        <wps:cNvPr id="1708" name="Rectangle 1708"/>
                        <wps:cNvSpPr/>
                        <wps:spPr>
                          <a:xfrm>
                            <a:off x="1821561" y="4109673"/>
                            <a:ext cx="33951" cy="150334"/>
                          </a:xfrm>
                          <a:prstGeom prst="rect">
                            <a:avLst/>
                          </a:prstGeom>
                          <a:ln>
                            <a:noFill/>
                          </a:ln>
                        </wps:spPr>
                        <wps:txbx>
                          <w:txbxContent>
                            <w:p w14:paraId="3EA808BD" w14:textId="77777777" w:rsidR="00D24D96" w:rsidRDefault="00D24D96" w:rsidP="00642F11">
                              <w:pPr>
                                <w:spacing w:after="0" w:line="276" w:lineRule="auto"/>
                              </w:pPr>
                              <w:r>
                                <w:rPr>
                                  <w:sz w:val="16"/>
                                </w:rPr>
                                <w:t xml:space="preserve"> </w:t>
                              </w:r>
                            </w:p>
                          </w:txbxContent>
                        </wps:txbx>
                        <wps:bodyPr horzOverflow="overflow" lIns="0" tIns="0" rIns="0" bIns="0" rtlCol="0">
                          <a:noAutofit/>
                        </wps:bodyPr>
                      </wps:wsp>
                      <wps:wsp>
                        <wps:cNvPr id="1710" name="Shape 1710"/>
                        <wps:cNvSpPr/>
                        <wps:spPr>
                          <a:xfrm>
                            <a:off x="2856230" y="3247390"/>
                            <a:ext cx="1609090" cy="76200"/>
                          </a:xfrm>
                          <a:custGeom>
                            <a:avLst/>
                            <a:gdLst/>
                            <a:ahLst/>
                            <a:cxnLst/>
                            <a:rect l="0" t="0" r="0" b="0"/>
                            <a:pathLst>
                              <a:path w="1609090" h="76200">
                                <a:moveTo>
                                  <a:pt x="76200" y="0"/>
                                </a:moveTo>
                                <a:lnTo>
                                  <a:pt x="76200" y="31750"/>
                                </a:lnTo>
                                <a:lnTo>
                                  <a:pt x="1609090" y="31750"/>
                                </a:lnTo>
                                <a:lnTo>
                                  <a:pt x="1609090" y="44450"/>
                                </a:lnTo>
                                <a:lnTo>
                                  <a:pt x="76200" y="44450"/>
                                </a:lnTo>
                                <a:lnTo>
                                  <a:pt x="76200" y="76200"/>
                                </a:lnTo>
                                <a:lnTo>
                                  <a:pt x="0" y="38100"/>
                                </a:lnTo>
                                <a:lnTo>
                                  <a:pt x="76200" y="0"/>
                                </a:lnTo>
                                <a:close/>
                              </a:path>
                            </a:pathLst>
                          </a:custGeom>
                          <a:solidFill>
                            <a:srgbClr val="000000"/>
                          </a:solidFill>
                          <a:ln w="0" cap="rnd">
                            <a:noFill/>
                            <a:round/>
                          </a:ln>
                          <a:effectLst/>
                        </wps:spPr>
                        <wps:bodyPr/>
                      </wps:wsp>
                      <wps:wsp>
                        <wps:cNvPr id="1711" name="Rectangle 1711"/>
                        <wps:cNvSpPr/>
                        <wps:spPr>
                          <a:xfrm>
                            <a:off x="1486281" y="3466165"/>
                            <a:ext cx="210789" cy="150334"/>
                          </a:xfrm>
                          <a:prstGeom prst="rect">
                            <a:avLst/>
                          </a:prstGeom>
                          <a:ln>
                            <a:noFill/>
                          </a:ln>
                        </wps:spPr>
                        <wps:txbx>
                          <w:txbxContent>
                            <w:p w14:paraId="4EDD73E0" w14:textId="77777777" w:rsidR="00D24D96" w:rsidRDefault="00D24D96" w:rsidP="00642F11">
                              <w:pPr>
                                <w:spacing w:after="0" w:line="276" w:lineRule="auto"/>
                              </w:pPr>
                              <w:r>
                                <w:rPr>
                                  <w:sz w:val="16"/>
                                </w:rPr>
                                <w:t>Yes</w:t>
                              </w:r>
                            </w:p>
                          </w:txbxContent>
                        </wps:txbx>
                        <wps:bodyPr horzOverflow="overflow" lIns="0" tIns="0" rIns="0" bIns="0" rtlCol="0">
                          <a:noAutofit/>
                        </wps:bodyPr>
                      </wps:wsp>
                      <wps:wsp>
                        <wps:cNvPr id="1712" name="Rectangle 1712"/>
                        <wps:cNvSpPr/>
                        <wps:spPr>
                          <a:xfrm>
                            <a:off x="1644777" y="3466165"/>
                            <a:ext cx="33951" cy="150334"/>
                          </a:xfrm>
                          <a:prstGeom prst="rect">
                            <a:avLst/>
                          </a:prstGeom>
                          <a:ln>
                            <a:noFill/>
                          </a:ln>
                        </wps:spPr>
                        <wps:txbx>
                          <w:txbxContent>
                            <w:p w14:paraId="18351BA7" w14:textId="77777777" w:rsidR="00D24D96" w:rsidRDefault="00D24D96" w:rsidP="00642F11">
                              <w:pPr>
                                <w:spacing w:after="0" w:line="276" w:lineRule="auto"/>
                              </w:pPr>
                              <w:r>
                                <w:rPr>
                                  <w:sz w:val="16"/>
                                </w:rPr>
                                <w:t xml:space="preserve"> </w:t>
                              </w:r>
                            </w:p>
                          </w:txbxContent>
                        </wps:txbx>
                        <wps:bodyPr horzOverflow="overflow" lIns="0" tIns="0" rIns="0" bIns="0" rtlCol="0">
                          <a:noAutofit/>
                        </wps:bodyPr>
                      </wps:wsp>
                      <wps:wsp>
                        <wps:cNvPr id="1713" name="Rectangle 1713"/>
                        <wps:cNvSpPr/>
                        <wps:spPr>
                          <a:xfrm>
                            <a:off x="1486281" y="3590743"/>
                            <a:ext cx="42059" cy="186236"/>
                          </a:xfrm>
                          <a:prstGeom prst="rect">
                            <a:avLst/>
                          </a:prstGeom>
                          <a:ln>
                            <a:noFill/>
                          </a:ln>
                        </wps:spPr>
                        <wps:txbx>
                          <w:txbxContent>
                            <w:p w14:paraId="6D65DDB7" w14:textId="77777777" w:rsidR="00D24D96" w:rsidRDefault="00D24D96" w:rsidP="00642F11">
                              <w:pPr>
                                <w:spacing w:after="0" w:line="276" w:lineRule="auto"/>
                              </w:pPr>
                              <w:r>
                                <w:t xml:space="preserve"> </w:t>
                              </w:r>
                            </w:p>
                          </w:txbxContent>
                        </wps:txbx>
                        <wps:bodyPr horzOverflow="overflow" lIns="0" tIns="0" rIns="0" bIns="0" rtlCol="0">
                          <a:noAutofit/>
                        </wps:bodyPr>
                      </wps:wsp>
                      <wps:wsp>
                        <wps:cNvPr id="1714" name="Rectangle 1714"/>
                        <wps:cNvSpPr/>
                        <wps:spPr>
                          <a:xfrm>
                            <a:off x="3138551" y="3636853"/>
                            <a:ext cx="210789" cy="150334"/>
                          </a:xfrm>
                          <a:prstGeom prst="rect">
                            <a:avLst/>
                          </a:prstGeom>
                          <a:ln>
                            <a:noFill/>
                          </a:ln>
                        </wps:spPr>
                        <wps:txbx>
                          <w:txbxContent>
                            <w:p w14:paraId="7130784A" w14:textId="77777777" w:rsidR="00D24D96" w:rsidRDefault="00D24D96" w:rsidP="00642F11">
                              <w:pPr>
                                <w:spacing w:after="0" w:line="276" w:lineRule="auto"/>
                              </w:pPr>
                              <w:r>
                                <w:rPr>
                                  <w:sz w:val="16"/>
                                </w:rPr>
                                <w:t>Yes</w:t>
                              </w:r>
                            </w:p>
                          </w:txbxContent>
                        </wps:txbx>
                        <wps:bodyPr horzOverflow="overflow" lIns="0" tIns="0" rIns="0" bIns="0" rtlCol="0">
                          <a:noAutofit/>
                        </wps:bodyPr>
                      </wps:wsp>
                      <wps:wsp>
                        <wps:cNvPr id="1715" name="Rectangle 1715"/>
                        <wps:cNvSpPr/>
                        <wps:spPr>
                          <a:xfrm>
                            <a:off x="3297047" y="3636853"/>
                            <a:ext cx="33951" cy="150334"/>
                          </a:xfrm>
                          <a:prstGeom prst="rect">
                            <a:avLst/>
                          </a:prstGeom>
                          <a:ln>
                            <a:noFill/>
                          </a:ln>
                        </wps:spPr>
                        <wps:txbx>
                          <w:txbxContent>
                            <w:p w14:paraId="342044EA" w14:textId="77777777" w:rsidR="00D24D96" w:rsidRDefault="00D24D96" w:rsidP="00642F11">
                              <w:pPr>
                                <w:spacing w:after="0" w:line="276" w:lineRule="auto"/>
                              </w:pPr>
                              <w:r>
                                <w:rPr>
                                  <w:sz w:val="16"/>
                                </w:rPr>
                                <w:t xml:space="preserve"> </w:t>
                              </w:r>
                            </w:p>
                          </w:txbxContent>
                        </wps:txbx>
                        <wps:bodyPr horzOverflow="overflow" lIns="0" tIns="0" rIns="0" bIns="0" rtlCol="0">
                          <a:noAutofit/>
                        </wps:bodyPr>
                      </wps:wsp>
                      <wps:wsp>
                        <wps:cNvPr id="1716" name="Rectangle 1716"/>
                        <wps:cNvSpPr/>
                        <wps:spPr>
                          <a:xfrm>
                            <a:off x="3138551" y="3761431"/>
                            <a:ext cx="42058" cy="186236"/>
                          </a:xfrm>
                          <a:prstGeom prst="rect">
                            <a:avLst/>
                          </a:prstGeom>
                          <a:ln>
                            <a:noFill/>
                          </a:ln>
                        </wps:spPr>
                        <wps:txbx>
                          <w:txbxContent>
                            <w:p w14:paraId="1373412A" w14:textId="77777777" w:rsidR="00D24D96" w:rsidRDefault="00D24D96" w:rsidP="00642F11">
                              <w:pPr>
                                <w:spacing w:after="0" w:line="276" w:lineRule="auto"/>
                              </w:pPr>
                              <w:r>
                                <w:t xml:space="preserve"> </w:t>
                              </w:r>
                            </w:p>
                          </w:txbxContent>
                        </wps:txbx>
                        <wps:bodyPr horzOverflow="overflow" lIns="0" tIns="0" rIns="0" bIns="0" rtlCol="0">
                          <a:noAutofit/>
                        </wps:bodyPr>
                      </wps:wsp>
                      <wps:wsp>
                        <wps:cNvPr id="1717" name="Rectangle 1717"/>
                        <wps:cNvSpPr/>
                        <wps:spPr>
                          <a:xfrm>
                            <a:off x="4199255" y="3664285"/>
                            <a:ext cx="210789" cy="150334"/>
                          </a:xfrm>
                          <a:prstGeom prst="rect">
                            <a:avLst/>
                          </a:prstGeom>
                          <a:ln>
                            <a:noFill/>
                          </a:ln>
                        </wps:spPr>
                        <wps:txbx>
                          <w:txbxContent>
                            <w:p w14:paraId="1D69968B" w14:textId="77777777" w:rsidR="00D24D96" w:rsidRDefault="00D24D96" w:rsidP="00642F11">
                              <w:pPr>
                                <w:spacing w:after="0" w:line="276" w:lineRule="auto"/>
                              </w:pPr>
                              <w:r>
                                <w:rPr>
                                  <w:sz w:val="16"/>
                                </w:rPr>
                                <w:t>Yes</w:t>
                              </w:r>
                            </w:p>
                          </w:txbxContent>
                        </wps:txbx>
                        <wps:bodyPr horzOverflow="overflow" lIns="0" tIns="0" rIns="0" bIns="0" rtlCol="0">
                          <a:noAutofit/>
                        </wps:bodyPr>
                      </wps:wsp>
                      <wps:wsp>
                        <wps:cNvPr id="1718" name="Rectangle 1718"/>
                        <wps:cNvSpPr/>
                        <wps:spPr>
                          <a:xfrm>
                            <a:off x="4358132" y="3664285"/>
                            <a:ext cx="33951" cy="150334"/>
                          </a:xfrm>
                          <a:prstGeom prst="rect">
                            <a:avLst/>
                          </a:prstGeom>
                          <a:ln>
                            <a:noFill/>
                          </a:ln>
                        </wps:spPr>
                        <wps:txbx>
                          <w:txbxContent>
                            <w:p w14:paraId="65B2F744" w14:textId="77777777" w:rsidR="00D24D96" w:rsidRDefault="00D24D96" w:rsidP="00642F11">
                              <w:pPr>
                                <w:spacing w:after="0" w:line="276" w:lineRule="auto"/>
                              </w:pPr>
                              <w:r>
                                <w:rPr>
                                  <w:sz w:val="16"/>
                                </w:rPr>
                                <w:t xml:space="preserve"> </w:t>
                              </w:r>
                            </w:p>
                          </w:txbxContent>
                        </wps:txbx>
                        <wps:bodyPr horzOverflow="overflow" lIns="0" tIns="0" rIns="0" bIns="0" rtlCol="0">
                          <a:noAutofit/>
                        </wps:bodyPr>
                      </wps:wsp>
                      <wps:wsp>
                        <wps:cNvPr id="1720" name="Shape 1720"/>
                        <wps:cNvSpPr/>
                        <wps:spPr>
                          <a:xfrm>
                            <a:off x="939800" y="4263390"/>
                            <a:ext cx="1144270" cy="251461"/>
                          </a:xfrm>
                          <a:custGeom>
                            <a:avLst/>
                            <a:gdLst/>
                            <a:ahLst/>
                            <a:cxnLst/>
                            <a:rect l="0" t="0" r="0" b="0"/>
                            <a:pathLst>
                              <a:path w="1144270" h="251461">
                                <a:moveTo>
                                  <a:pt x="0" y="251461"/>
                                </a:moveTo>
                                <a:lnTo>
                                  <a:pt x="1144270" y="251461"/>
                                </a:lnTo>
                                <a:lnTo>
                                  <a:pt x="1144270" y="0"/>
                                </a:lnTo>
                                <a:lnTo>
                                  <a:pt x="0" y="0"/>
                                </a:lnTo>
                                <a:close/>
                              </a:path>
                            </a:pathLst>
                          </a:custGeom>
                          <a:noFill/>
                          <a:ln w="9525" cap="rnd" cmpd="sng" algn="ctr">
                            <a:solidFill>
                              <a:srgbClr val="000000"/>
                            </a:solidFill>
                            <a:prstDash val="solid"/>
                            <a:miter lim="101600"/>
                          </a:ln>
                          <a:effectLst/>
                        </wps:spPr>
                        <wps:bodyPr/>
                      </wps:wsp>
                      <wps:wsp>
                        <wps:cNvPr id="1721" name="Rectangle 1721"/>
                        <wps:cNvSpPr/>
                        <wps:spPr>
                          <a:xfrm>
                            <a:off x="1343025" y="4355038"/>
                            <a:ext cx="642624" cy="150334"/>
                          </a:xfrm>
                          <a:prstGeom prst="rect">
                            <a:avLst/>
                          </a:prstGeom>
                          <a:ln>
                            <a:noFill/>
                          </a:ln>
                        </wps:spPr>
                        <wps:txbx>
                          <w:txbxContent>
                            <w:p w14:paraId="23539AB8" w14:textId="77777777" w:rsidR="00D24D96" w:rsidRDefault="00D24D96" w:rsidP="00642F11">
                              <w:pPr>
                                <w:spacing w:after="0" w:line="276" w:lineRule="auto"/>
                              </w:pPr>
                              <w:r>
                                <w:rPr>
                                  <w:sz w:val="16"/>
                                </w:rPr>
                                <w:t>Place Order</w:t>
                              </w:r>
                            </w:p>
                          </w:txbxContent>
                        </wps:txbx>
                        <wps:bodyPr horzOverflow="overflow" lIns="0" tIns="0" rIns="0" bIns="0" rtlCol="0">
                          <a:noAutofit/>
                        </wps:bodyPr>
                      </wps:wsp>
                      <wps:wsp>
                        <wps:cNvPr id="1722" name="Rectangle 1722"/>
                        <wps:cNvSpPr/>
                        <wps:spPr>
                          <a:xfrm>
                            <a:off x="1826133" y="4355038"/>
                            <a:ext cx="33951" cy="150334"/>
                          </a:xfrm>
                          <a:prstGeom prst="rect">
                            <a:avLst/>
                          </a:prstGeom>
                          <a:ln>
                            <a:noFill/>
                          </a:ln>
                        </wps:spPr>
                        <wps:txbx>
                          <w:txbxContent>
                            <w:p w14:paraId="507F9BEC" w14:textId="77777777" w:rsidR="00D24D96" w:rsidRDefault="00D24D96" w:rsidP="00642F11">
                              <w:pPr>
                                <w:spacing w:after="0" w:line="276" w:lineRule="auto"/>
                              </w:pPr>
                              <w:r>
                                <w:rPr>
                                  <w:sz w:val="16"/>
                                </w:rPr>
                                <w:t xml:space="preserve"> </w:t>
                              </w:r>
                            </w:p>
                          </w:txbxContent>
                        </wps:txbx>
                        <wps:bodyPr horzOverflow="overflow" lIns="0" tIns="0" rIns="0" bIns="0" rtlCol="0">
                          <a:noAutofit/>
                        </wps:bodyPr>
                      </wps:wsp>
                      <wps:wsp>
                        <wps:cNvPr id="1724" name="Shape 1724"/>
                        <wps:cNvSpPr/>
                        <wps:spPr>
                          <a:xfrm>
                            <a:off x="2074545" y="3285490"/>
                            <a:ext cx="789940" cy="17145"/>
                          </a:xfrm>
                          <a:custGeom>
                            <a:avLst/>
                            <a:gdLst/>
                            <a:ahLst/>
                            <a:cxnLst/>
                            <a:rect l="0" t="0" r="0" b="0"/>
                            <a:pathLst>
                              <a:path w="789940" h="17145">
                                <a:moveTo>
                                  <a:pt x="789940" y="0"/>
                                </a:moveTo>
                                <a:lnTo>
                                  <a:pt x="0" y="17145"/>
                                </a:lnTo>
                              </a:path>
                            </a:pathLst>
                          </a:custGeom>
                          <a:noFill/>
                          <a:ln w="6350" cap="flat" cmpd="sng" algn="ctr">
                            <a:solidFill>
                              <a:srgbClr val="000000"/>
                            </a:solidFill>
                            <a:prstDash val="solid"/>
                            <a:miter lim="101600"/>
                          </a:ln>
                          <a:effectLst/>
                        </wps:spPr>
                        <wps:bodyPr/>
                      </wps:wsp>
                      <wps:wsp>
                        <wps:cNvPr id="1725" name="Shape 1725"/>
                        <wps:cNvSpPr/>
                        <wps:spPr>
                          <a:xfrm>
                            <a:off x="1396365" y="3353435"/>
                            <a:ext cx="76200" cy="410845"/>
                          </a:xfrm>
                          <a:custGeom>
                            <a:avLst/>
                            <a:gdLst/>
                            <a:ahLst/>
                            <a:cxnLst/>
                            <a:rect l="0" t="0" r="0" b="0"/>
                            <a:pathLst>
                              <a:path w="76200" h="410845">
                                <a:moveTo>
                                  <a:pt x="31750" y="0"/>
                                </a:moveTo>
                                <a:lnTo>
                                  <a:pt x="44450" y="0"/>
                                </a:lnTo>
                                <a:lnTo>
                                  <a:pt x="44450" y="334645"/>
                                </a:lnTo>
                                <a:lnTo>
                                  <a:pt x="76200" y="334645"/>
                                </a:lnTo>
                                <a:lnTo>
                                  <a:pt x="38100" y="410845"/>
                                </a:lnTo>
                                <a:lnTo>
                                  <a:pt x="0" y="334645"/>
                                </a:lnTo>
                                <a:lnTo>
                                  <a:pt x="31750" y="334645"/>
                                </a:lnTo>
                                <a:lnTo>
                                  <a:pt x="31750" y="0"/>
                                </a:lnTo>
                                <a:close/>
                              </a:path>
                            </a:pathLst>
                          </a:custGeom>
                          <a:solidFill>
                            <a:srgbClr val="000000"/>
                          </a:solidFill>
                          <a:ln w="0" cap="flat">
                            <a:noFill/>
                            <a:miter lim="101600"/>
                          </a:ln>
                          <a:effectLst/>
                        </wps:spPr>
                        <wps:bodyPr/>
                      </wps:wsp>
                      <wps:wsp>
                        <wps:cNvPr id="1726" name="Shape 1726"/>
                        <wps:cNvSpPr/>
                        <wps:spPr>
                          <a:xfrm>
                            <a:off x="1406017" y="4120769"/>
                            <a:ext cx="76073" cy="142621"/>
                          </a:xfrm>
                          <a:custGeom>
                            <a:avLst/>
                            <a:gdLst/>
                            <a:ahLst/>
                            <a:cxnLst/>
                            <a:rect l="0" t="0" r="0" b="0"/>
                            <a:pathLst>
                              <a:path w="76073" h="142621">
                                <a:moveTo>
                                  <a:pt x="40513" y="0"/>
                                </a:moveTo>
                                <a:lnTo>
                                  <a:pt x="44350" y="66190"/>
                                </a:lnTo>
                                <a:lnTo>
                                  <a:pt x="76073" y="64389"/>
                                </a:lnTo>
                                <a:lnTo>
                                  <a:pt x="42418" y="142621"/>
                                </a:lnTo>
                                <a:lnTo>
                                  <a:pt x="0" y="68707"/>
                                </a:lnTo>
                                <a:lnTo>
                                  <a:pt x="31648" y="66911"/>
                                </a:lnTo>
                                <a:lnTo>
                                  <a:pt x="27813" y="762"/>
                                </a:lnTo>
                                <a:lnTo>
                                  <a:pt x="40513" y="0"/>
                                </a:lnTo>
                                <a:close/>
                              </a:path>
                            </a:pathLst>
                          </a:custGeom>
                          <a:solidFill>
                            <a:srgbClr val="000000"/>
                          </a:solidFill>
                          <a:ln w="0" cap="flat">
                            <a:noFill/>
                            <a:miter lim="101600"/>
                          </a:ln>
                          <a:effectLst/>
                        </wps:spPr>
                        <wps:bodyPr/>
                      </wps:wsp>
                      <wps:wsp>
                        <wps:cNvPr id="1727" name="Shape 1727"/>
                        <wps:cNvSpPr/>
                        <wps:spPr>
                          <a:xfrm>
                            <a:off x="2845435" y="3612515"/>
                            <a:ext cx="76073" cy="132461"/>
                          </a:xfrm>
                          <a:custGeom>
                            <a:avLst/>
                            <a:gdLst/>
                            <a:ahLst/>
                            <a:cxnLst/>
                            <a:rect l="0" t="0" r="0" b="0"/>
                            <a:pathLst>
                              <a:path w="76073" h="132461">
                                <a:moveTo>
                                  <a:pt x="33655" y="0"/>
                                </a:moveTo>
                                <a:lnTo>
                                  <a:pt x="76073" y="73914"/>
                                </a:lnTo>
                                <a:lnTo>
                                  <a:pt x="44417" y="75711"/>
                                </a:lnTo>
                                <a:lnTo>
                                  <a:pt x="47625" y="131699"/>
                                </a:lnTo>
                                <a:lnTo>
                                  <a:pt x="34925" y="132461"/>
                                </a:lnTo>
                                <a:lnTo>
                                  <a:pt x="31714" y="76432"/>
                                </a:lnTo>
                                <a:lnTo>
                                  <a:pt x="0" y="78232"/>
                                </a:lnTo>
                                <a:lnTo>
                                  <a:pt x="33655" y="0"/>
                                </a:lnTo>
                                <a:close/>
                              </a:path>
                            </a:pathLst>
                          </a:custGeom>
                          <a:solidFill>
                            <a:srgbClr val="000000"/>
                          </a:solidFill>
                          <a:ln w="0" cap="flat">
                            <a:noFill/>
                            <a:miter lim="101600"/>
                          </a:ln>
                          <a:effectLst/>
                        </wps:spPr>
                        <wps:bodyPr/>
                      </wps:wsp>
                      <wps:wsp>
                        <wps:cNvPr id="1728" name="Shape 1728"/>
                        <wps:cNvSpPr/>
                        <wps:spPr>
                          <a:xfrm>
                            <a:off x="4416044" y="3612515"/>
                            <a:ext cx="76073" cy="132461"/>
                          </a:xfrm>
                          <a:custGeom>
                            <a:avLst/>
                            <a:gdLst/>
                            <a:ahLst/>
                            <a:cxnLst/>
                            <a:rect l="0" t="0" r="0" b="0"/>
                            <a:pathLst>
                              <a:path w="76073" h="132461">
                                <a:moveTo>
                                  <a:pt x="34036" y="0"/>
                                </a:moveTo>
                                <a:lnTo>
                                  <a:pt x="76073" y="74041"/>
                                </a:lnTo>
                                <a:lnTo>
                                  <a:pt x="44366" y="75735"/>
                                </a:lnTo>
                                <a:lnTo>
                                  <a:pt x="47371" y="131699"/>
                                </a:lnTo>
                                <a:lnTo>
                                  <a:pt x="34671" y="132461"/>
                                </a:lnTo>
                                <a:lnTo>
                                  <a:pt x="31667" y="76413"/>
                                </a:lnTo>
                                <a:lnTo>
                                  <a:pt x="0" y="78105"/>
                                </a:lnTo>
                                <a:lnTo>
                                  <a:pt x="34036" y="0"/>
                                </a:lnTo>
                                <a:close/>
                              </a:path>
                            </a:pathLst>
                          </a:custGeom>
                          <a:solidFill>
                            <a:srgbClr val="000000"/>
                          </a:solidFill>
                          <a:ln w="0" cap="flat">
                            <a:noFill/>
                            <a:miter lim="101600"/>
                          </a:ln>
                          <a:effectLst/>
                        </wps:spPr>
                        <wps:bodyPr/>
                      </wps:wsp>
                      <wps:wsp>
                        <wps:cNvPr id="1729" name="Shape 1729"/>
                        <wps:cNvSpPr/>
                        <wps:spPr>
                          <a:xfrm>
                            <a:off x="3429000" y="3891788"/>
                            <a:ext cx="492760" cy="76200"/>
                          </a:xfrm>
                          <a:custGeom>
                            <a:avLst/>
                            <a:gdLst/>
                            <a:ahLst/>
                            <a:cxnLst/>
                            <a:rect l="0" t="0" r="0" b="0"/>
                            <a:pathLst>
                              <a:path w="492760" h="76200">
                                <a:moveTo>
                                  <a:pt x="416560" y="0"/>
                                </a:moveTo>
                                <a:lnTo>
                                  <a:pt x="492760" y="38227"/>
                                </a:lnTo>
                                <a:lnTo>
                                  <a:pt x="416560" y="76200"/>
                                </a:lnTo>
                                <a:lnTo>
                                  <a:pt x="416560" y="44435"/>
                                </a:lnTo>
                                <a:lnTo>
                                  <a:pt x="0" y="43943"/>
                                </a:lnTo>
                                <a:lnTo>
                                  <a:pt x="0" y="31243"/>
                                </a:lnTo>
                                <a:lnTo>
                                  <a:pt x="416560" y="31735"/>
                                </a:lnTo>
                                <a:lnTo>
                                  <a:pt x="416560" y="0"/>
                                </a:lnTo>
                                <a:close/>
                              </a:path>
                            </a:pathLst>
                          </a:custGeom>
                          <a:solidFill>
                            <a:srgbClr val="000000"/>
                          </a:solidFill>
                          <a:ln w="0" cap="flat">
                            <a:noFill/>
                            <a:miter lim="101600"/>
                          </a:ln>
                          <a:effectLst/>
                        </wps:spPr>
                        <wps:bodyPr/>
                      </wps:wsp>
                      <wps:wsp>
                        <wps:cNvPr id="1730" name="Shape 1730"/>
                        <wps:cNvSpPr/>
                        <wps:spPr>
                          <a:xfrm>
                            <a:off x="1391666" y="3022854"/>
                            <a:ext cx="76073" cy="142621"/>
                          </a:xfrm>
                          <a:custGeom>
                            <a:avLst/>
                            <a:gdLst/>
                            <a:ahLst/>
                            <a:cxnLst/>
                            <a:rect l="0" t="0" r="0" b="0"/>
                            <a:pathLst>
                              <a:path w="76073" h="142621">
                                <a:moveTo>
                                  <a:pt x="40259" y="0"/>
                                </a:moveTo>
                                <a:lnTo>
                                  <a:pt x="44413" y="66143"/>
                                </a:lnTo>
                                <a:lnTo>
                                  <a:pt x="76073" y="64135"/>
                                </a:lnTo>
                                <a:lnTo>
                                  <a:pt x="42799" y="142621"/>
                                </a:lnTo>
                                <a:lnTo>
                                  <a:pt x="0" y="68961"/>
                                </a:lnTo>
                                <a:lnTo>
                                  <a:pt x="31716" y="66949"/>
                                </a:lnTo>
                                <a:lnTo>
                                  <a:pt x="27559" y="762"/>
                                </a:lnTo>
                                <a:lnTo>
                                  <a:pt x="40259" y="0"/>
                                </a:lnTo>
                                <a:close/>
                              </a:path>
                            </a:pathLst>
                          </a:custGeom>
                          <a:solidFill>
                            <a:srgbClr val="000000"/>
                          </a:solidFill>
                          <a:ln w="0" cap="flat">
                            <a:noFill/>
                            <a:miter lim="101600"/>
                          </a:ln>
                          <a:effectLst/>
                        </wps:spPr>
                        <wps:bodyPr/>
                      </wps:wsp>
                      <wps:wsp>
                        <wps:cNvPr id="1731" name="Shape 1731"/>
                        <wps:cNvSpPr/>
                        <wps:spPr>
                          <a:xfrm>
                            <a:off x="946150" y="3173095"/>
                            <a:ext cx="1122045" cy="241935"/>
                          </a:xfrm>
                          <a:custGeom>
                            <a:avLst/>
                            <a:gdLst/>
                            <a:ahLst/>
                            <a:cxnLst/>
                            <a:rect l="0" t="0" r="0" b="0"/>
                            <a:pathLst>
                              <a:path w="1122045" h="241935">
                                <a:moveTo>
                                  <a:pt x="0" y="241935"/>
                                </a:moveTo>
                                <a:lnTo>
                                  <a:pt x="1122045" y="241935"/>
                                </a:lnTo>
                                <a:lnTo>
                                  <a:pt x="1122045" y="0"/>
                                </a:lnTo>
                                <a:lnTo>
                                  <a:pt x="0" y="0"/>
                                </a:lnTo>
                                <a:close/>
                              </a:path>
                            </a:pathLst>
                          </a:custGeom>
                          <a:noFill/>
                          <a:ln w="9525" cap="rnd" cmpd="sng" algn="ctr">
                            <a:solidFill>
                              <a:srgbClr val="000000"/>
                            </a:solidFill>
                            <a:prstDash val="solid"/>
                            <a:miter lim="101600"/>
                          </a:ln>
                          <a:effectLst/>
                        </wps:spPr>
                        <wps:bodyPr/>
                      </wps:wsp>
                      <wps:wsp>
                        <wps:cNvPr id="1732" name="Rectangle 1732"/>
                        <wps:cNvSpPr/>
                        <wps:spPr>
                          <a:xfrm>
                            <a:off x="1292733" y="3264997"/>
                            <a:ext cx="764190" cy="150334"/>
                          </a:xfrm>
                          <a:prstGeom prst="rect">
                            <a:avLst/>
                          </a:prstGeom>
                          <a:ln>
                            <a:noFill/>
                          </a:ln>
                        </wps:spPr>
                        <wps:txbx>
                          <w:txbxContent>
                            <w:p w14:paraId="34F46A1B" w14:textId="77777777" w:rsidR="00D24D96" w:rsidRDefault="00D24D96" w:rsidP="00642F11">
                              <w:pPr>
                                <w:spacing w:after="0" w:line="276" w:lineRule="auto"/>
                              </w:pPr>
                              <w:r>
                                <w:rPr>
                                  <w:sz w:val="16"/>
                                </w:rPr>
                                <w:t>Order Review</w:t>
                              </w:r>
                            </w:p>
                          </w:txbxContent>
                        </wps:txbx>
                        <wps:bodyPr horzOverflow="overflow" lIns="0" tIns="0" rIns="0" bIns="0" rtlCol="0">
                          <a:noAutofit/>
                        </wps:bodyPr>
                      </wps:wsp>
                      <wps:wsp>
                        <wps:cNvPr id="1733" name="Rectangle 1733"/>
                        <wps:cNvSpPr/>
                        <wps:spPr>
                          <a:xfrm>
                            <a:off x="1865757" y="3264997"/>
                            <a:ext cx="33951" cy="150334"/>
                          </a:xfrm>
                          <a:prstGeom prst="rect">
                            <a:avLst/>
                          </a:prstGeom>
                          <a:ln>
                            <a:noFill/>
                          </a:ln>
                        </wps:spPr>
                        <wps:txbx>
                          <w:txbxContent>
                            <w:p w14:paraId="0E02E1E5" w14:textId="77777777" w:rsidR="00D24D96" w:rsidRDefault="00D24D96" w:rsidP="00642F11">
                              <w:pPr>
                                <w:spacing w:after="0" w:line="276" w:lineRule="auto"/>
                              </w:pPr>
                              <w:r>
                                <w:rPr>
                                  <w:sz w:val="16"/>
                                </w:rPr>
                                <w:t xml:space="preserve"> </w:t>
                              </w:r>
                            </w:p>
                          </w:txbxContent>
                        </wps:txbx>
                        <wps:bodyPr horzOverflow="overflow" lIns="0" tIns="0" rIns="0" bIns="0" rtlCol="0">
                          <a:noAutofit/>
                        </wps:bodyPr>
                      </wps:wsp>
                      <wps:wsp>
                        <wps:cNvPr id="1735" name="Shape 1735"/>
                        <wps:cNvSpPr/>
                        <wps:spPr>
                          <a:xfrm>
                            <a:off x="2466340" y="3415030"/>
                            <a:ext cx="1057275" cy="232410"/>
                          </a:xfrm>
                          <a:custGeom>
                            <a:avLst/>
                            <a:gdLst/>
                            <a:ahLst/>
                            <a:cxnLst/>
                            <a:rect l="0" t="0" r="0" b="0"/>
                            <a:pathLst>
                              <a:path w="1057275" h="232410">
                                <a:moveTo>
                                  <a:pt x="0" y="232410"/>
                                </a:moveTo>
                                <a:lnTo>
                                  <a:pt x="1057275" y="232410"/>
                                </a:lnTo>
                                <a:lnTo>
                                  <a:pt x="1057275" y="0"/>
                                </a:lnTo>
                                <a:lnTo>
                                  <a:pt x="0" y="0"/>
                                </a:lnTo>
                                <a:close/>
                              </a:path>
                            </a:pathLst>
                          </a:custGeom>
                          <a:noFill/>
                          <a:ln w="9525" cap="rnd" cmpd="sng" algn="ctr">
                            <a:solidFill>
                              <a:srgbClr val="000000"/>
                            </a:solidFill>
                            <a:prstDash val="solid"/>
                            <a:miter lim="101600"/>
                          </a:ln>
                          <a:effectLst/>
                        </wps:spPr>
                        <wps:bodyPr/>
                      </wps:wsp>
                      <wps:wsp>
                        <wps:cNvPr id="1736" name="Rectangle 1736"/>
                        <wps:cNvSpPr/>
                        <wps:spPr>
                          <a:xfrm>
                            <a:off x="2708529" y="3470737"/>
                            <a:ext cx="270657" cy="150334"/>
                          </a:xfrm>
                          <a:prstGeom prst="rect">
                            <a:avLst/>
                          </a:prstGeom>
                          <a:ln>
                            <a:noFill/>
                          </a:ln>
                        </wps:spPr>
                        <wps:txbx>
                          <w:txbxContent>
                            <w:p w14:paraId="759A0A22" w14:textId="77777777" w:rsidR="00D24D96" w:rsidRDefault="00D24D96" w:rsidP="00642F11">
                              <w:pPr>
                                <w:spacing w:after="0" w:line="276" w:lineRule="auto"/>
                              </w:pPr>
                              <w:r>
                                <w:rPr>
                                  <w:sz w:val="16"/>
                                </w:rPr>
                                <w:t xml:space="preserve">        </w:t>
                              </w:r>
                            </w:p>
                          </w:txbxContent>
                        </wps:txbx>
                        <wps:bodyPr horzOverflow="overflow" lIns="0" tIns="0" rIns="0" bIns="0" rtlCol="0">
                          <a:noAutofit/>
                        </wps:bodyPr>
                      </wps:wsp>
                      <wps:wsp>
                        <wps:cNvPr id="1737" name="Rectangle 1737"/>
                        <wps:cNvSpPr/>
                        <wps:spPr>
                          <a:xfrm>
                            <a:off x="2912999" y="3470737"/>
                            <a:ext cx="356077" cy="150334"/>
                          </a:xfrm>
                          <a:prstGeom prst="rect">
                            <a:avLst/>
                          </a:prstGeom>
                          <a:ln>
                            <a:noFill/>
                          </a:ln>
                        </wps:spPr>
                        <wps:txbx>
                          <w:txbxContent>
                            <w:p w14:paraId="264AE351" w14:textId="77777777" w:rsidR="00D24D96" w:rsidRDefault="00D24D96" w:rsidP="00642F11">
                              <w:pPr>
                                <w:spacing w:after="0" w:line="276" w:lineRule="auto"/>
                              </w:pPr>
                              <w:r>
                                <w:rPr>
                                  <w:sz w:val="16"/>
                                </w:rPr>
                                <w:t xml:space="preserve">Login </w:t>
                              </w:r>
                            </w:p>
                          </w:txbxContent>
                        </wps:txbx>
                        <wps:bodyPr horzOverflow="overflow" lIns="0" tIns="0" rIns="0" bIns="0" rtlCol="0">
                          <a:noAutofit/>
                        </wps:bodyPr>
                      </wps:wsp>
                      <wps:wsp>
                        <wps:cNvPr id="1738" name="Rectangle 1738"/>
                        <wps:cNvSpPr/>
                        <wps:spPr>
                          <a:xfrm>
                            <a:off x="3179699" y="3470737"/>
                            <a:ext cx="33951" cy="150334"/>
                          </a:xfrm>
                          <a:prstGeom prst="rect">
                            <a:avLst/>
                          </a:prstGeom>
                          <a:ln>
                            <a:noFill/>
                          </a:ln>
                        </wps:spPr>
                        <wps:txbx>
                          <w:txbxContent>
                            <w:p w14:paraId="5D4AA6D6" w14:textId="77777777" w:rsidR="00D24D96" w:rsidRDefault="00D24D96" w:rsidP="00642F11">
                              <w:pPr>
                                <w:spacing w:after="0" w:line="276" w:lineRule="auto"/>
                              </w:pPr>
                              <w:r>
                                <w:rPr>
                                  <w:sz w:val="16"/>
                                </w:rPr>
                                <w:t xml:space="preserve"> </w:t>
                              </w:r>
                            </w:p>
                          </w:txbxContent>
                        </wps:txbx>
                        <wps:bodyPr horzOverflow="overflow" lIns="0" tIns="0" rIns="0" bIns="0" rtlCol="0">
                          <a:noAutofit/>
                        </wps:bodyPr>
                      </wps:wsp>
                      <wps:wsp>
                        <wps:cNvPr id="1739" name="Rectangle 1739"/>
                        <wps:cNvSpPr/>
                        <wps:spPr>
                          <a:xfrm>
                            <a:off x="2708529" y="3595314"/>
                            <a:ext cx="42058" cy="186236"/>
                          </a:xfrm>
                          <a:prstGeom prst="rect">
                            <a:avLst/>
                          </a:prstGeom>
                          <a:ln>
                            <a:noFill/>
                          </a:ln>
                        </wps:spPr>
                        <wps:txbx>
                          <w:txbxContent>
                            <w:p w14:paraId="5B38FE08" w14:textId="77777777" w:rsidR="00D24D96" w:rsidRDefault="00D24D96" w:rsidP="00642F11">
                              <w:pPr>
                                <w:spacing w:after="0" w:line="276" w:lineRule="auto"/>
                              </w:pPr>
                              <w:r>
                                <w:t xml:space="preserve"> </w:t>
                              </w:r>
                            </w:p>
                          </w:txbxContent>
                        </wps:txbx>
                        <wps:bodyPr horzOverflow="overflow" lIns="0" tIns="0" rIns="0" bIns="0" rtlCol="0">
                          <a:noAutofit/>
                        </wps:bodyPr>
                      </wps:wsp>
                      <wps:wsp>
                        <wps:cNvPr id="1740" name="Shape 1740"/>
                        <wps:cNvSpPr/>
                        <wps:spPr>
                          <a:xfrm>
                            <a:off x="3883025" y="3387725"/>
                            <a:ext cx="1101725" cy="239395"/>
                          </a:xfrm>
                          <a:custGeom>
                            <a:avLst/>
                            <a:gdLst/>
                            <a:ahLst/>
                            <a:cxnLst/>
                            <a:rect l="0" t="0" r="0" b="0"/>
                            <a:pathLst>
                              <a:path w="1101725" h="239395">
                                <a:moveTo>
                                  <a:pt x="0" y="239395"/>
                                </a:moveTo>
                                <a:lnTo>
                                  <a:pt x="1101725" y="239395"/>
                                </a:lnTo>
                                <a:lnTo>
                                  <a:pt x="1101725" y="0"/>
                                </a:lnTo>
                                <a:lnTo>
                                  <a:pt x="0" y="0"/>
                                </a:lnTo>
                                <a:close/>
                              </a:path>
                            </a:pathLst>
                          </a:custGeom>
                          <a:noFill/>
                          <a:ln w="9525" cap="rnd" cmpd="sng" algn="ctr">
                            <a:solidFill>
                              <a:srgbClr val="000000"/>
                            </a:solidFill>
                            <a:prstDash val="solid"/>
                            <a:miter lim="101600"/>
                          </a:ln>
                          <a:effectLst/>
                        </wps:spPr>
                        <wps:bodyPr/>
                      </wps:wsp>
                      <wps:wsp>
                        <wps:cNvPr id="1741" name="Rectangle 1741"/>
                        <wps:cNvSpPr/>
                        <wps:spPr>
                          <a:xfrm>
                            <a:off x="4124579" y="3443305"/>
                            <a:ext cx="812650" cy="150334"/>
                          </a:xfrm>
                          <a:prstGeom prst="rect">
                            <a:avLst/>
                          </a:prstGeom>
                          <a:ln>
                            <a:noFill/>
                          </a:ln>
                        </wps:spPr>
                        <wps:txbx>
                          <w:txbxContent>
                            <w:p w14:paraId="3E30EE71" w14:textId="77777777" w:rsidR="00D24D96" w:rsidRDefault="00D24D96" w:rsidP="00642F11">
                              <w:pPr>
                                <w:spacing w:after="0" w:line="276" w:lineRule="auto"/>
                              </w:pPr>
                              <w:r>
                                <w:rPr>
                                  <w:sz w:val="16"/>
                                </w:rPr>
                                <w:t>Add payment I</w:t>
                              </w:r>
                            </w:p>
                          </w:txbxContent>
                        </wps:txbx>
                        <wps:bodyPr horzOverflow="overflow" lIns="0" tIns="0" rIns="0" bIns="0" rtlCol="0">
                          <a:noAutofit/>
                        </wps:bodyPr>
                      </wps:wsp>
                      <wps:wsp>
                        <wps:cNvPr id="1742" name="Rectangle 1742"/>
                        <wps:cNvSpPr/>
                        <wps:spPr>
                          <a:xfrm>
                            <a:off x="4734560" y="3443305"/>
                            <a:ext cx="67902" cy="150334"/>
                          </a:xfrm>
                          <a:prstGeom prst="rect">
                            <a:avLst/>
                          </a:prstGeom>
                          <a:ln>
                            <a:noFill/>
                          </a:ln>
                        </wps:spPr>
                        <wps:txbx>
                          <w:txbxContent>
                            <w:p w14:paraId="66672748" w14:textId="77777777" w:rsidR="00D24D96" w:rsidRDefault="00D24D96" w:rsidP="00642F11">
                              <w:pPr>
                                <w:spacing w:after="0" w:line="276" w:lineRule="auto"/>
                              </w:pPr>
                              <w:r>
                                <w:rPr>
                                  <w:sz w:val="16"/>
                                </w:rPr>
                                <w:t>n</w:t>
                              </w:r>
                            </w:p>
                          </w:txbxContent>
                        </wps:txbx>
                        <wps:bodyPr horzOverflow="overflow" lIns="0" tIns="0" rIns="0" bIns="0" rtlCol="0">
                          <a:noAutofit/>
                        </wps:bodyPr>
                      </wps:wsp>
                      <wps:wsp>
                        <wps:cNvPr id="1743" name="Rectangle 1743"/>
                        <wps:cNvSpPr/>
                        <wps:spPr>
                          <a:xfrm>
                            <a:off x="4786376" y="3443305"/>
                            <a:ext cx="112495" cy="150334"/>
                          </a:xfrm>
                          <a:prstGeom prst="rect">
                            <a:avLst/>
                          </a:prstGeom>
                          <a:ln>
                            <a:noFill/>
                          </a:ln>
                        </wps:spPr>
                        <wps:txbx>
                          <w:txbxContent>
                            <w:p w14:paraId="224FDE6C" w14:textId="77777777" w:rsidR="00D24D96" w:rsidRDefault="00D24D96" w:rsidP="00642F11">
                              <w:pPr>
                                <w:spacing w:after="0" w:line="276" w:lineRule="auto"/>
                              </w:pPr>
                              <w:r>
                                <w:rPr>
                                  <w:sz w:val="16"/>
                                </w:rPr>
                                <w:t>fo</w:t>
                              </w:r>
                            </w:p>
                          </w:txbxContent>
                        </wps:txbx>
                        <wps:bodyPr horzOverflow="overflow" lIns="0" tIns="0" rIns="0" bIns="0" rtlCol="0">
                          <a:noAutofit/>
                        </wps:bodyPr>
                      </wps:wsp>
                      <wps:wsp>
                        <wps:cNvPr id="1744" name="Rectangle 1744"/>
                        <wps:cNvSpPr/>
                        <wps:spPr>
                          <a:xfrm>
                            <a:off x="4870196" y="3443305"/>
                            <a:ext cx="33951" cy="150334"/>
                          </a:xfrm>
                          <a:prstGeom prst="rect">
                            <a:avLst/>
                          </a:prstGeom>
                          <a:ln>
                            <a:noFill/>
                          </a:ln>
                        </wps:spPr>
                        <wps:txbx>
                          <w:txbxContent>
                            <w:p w14:paraId="4D1A42BF" w14:textId="77777777" w:rsidR="00D24D96" w:rsidRDefault="00D24D96" w:rsidP="00642F11">
                              <w:pPr>
                                <w:spacing w:after="0" w:line="276" w:lineRule="auto"/>
                              </w:pPr>
                              <w:r>
                                <w:rPr>
                                  <w:sz w:val="16"/>
                                </w:rPr>
                                <w:t xml:space="preserve"> </w:t>
                              </w:r>
                            </w:p>
                          </w:txbxContent>
                        </wps:txbx>
                        <wps:bodyPr horzOverflow="overflow" lIns="0" tIns="0" rIns="0" bIns="0" rtlCol="0">
                          <a:noAutofit/>
                        </wps:bodyPr>
                      </wps:wsp>
                      <wps:wsp>
                        <wps:cNvPr id="1745" name="Rectangle 1745"/>
                        <wps:cNvSpPr/>
                        <wps:spPr>
                          <a:xfrm>
                            <a:off x="4124579" y="3567883"/>
                            <a:ext cx="42058" cy="186236"/>
                          </a:xfrm>
                          <a:prstGeom prst="rect">
                            <a:avLst/>
                          </a:prstGeom>
                          <a:ln>
                            <a:noFill/>
                          </a:ln>
                        </wps:spPr>
                        <wps:txbx>
                          <w:txbxContent>
                            <w:p w14:paraId="4D1DB69A" w14:textId="77777777" w:rsidR="00D24D96" w:rsidRDefault="00D24D96" w:rsidP="00642F11">
                              <w:pPr>
                                <w:spacing w:after="0" w:line="276" w:lineRule="auto"/>
                              </w:pPr>
                              <w:r>
                                <w:t xml:space="preserve"> </w:t>
                              </w:r>
                            </w:p>
                          </w:txbxContent>
                        </wps:txbx>
                        <wps:bodyPr horzOverflow="overflow" lIns="0" tIns="0" rIns="0" bIns="0" rtlCol="0">
                          <a:noAutofit/>
                        </wps:bodyPr>
                      </wps:wsp>
                      <wps:wsp>
                        <wps:cNvPr id="1746" name="Rectangle 1746"/>
                        <wps:cNvSpPr/>
                        <wps:spPr>
                          <a:xfrm>
                            <a:off x="1268349" y="3848689"/>
                            <a:ext cx="649526" cy="150335"/>
                          </a:xfrm>
                          <a:prstGeom prst="rect">
                            <a:avLst/>
                          </a:prstGeom>
                          <a:ln>
                            <a:noFill/>
                          </a:ln>
                        </wps:spPr>
                        <wps:txbx>
                          <w:txbxContent>
                            <w:p w14:paraId="129C29BF" w14:textId="77777777" w:rsidR="00D24D96" w:rsidRDefault="00D24D96" w:rsidP="00642F11">
                              <w:pPr>
                                <w:spacing w:after="0" w:line="276" w:lineRule="auto"/>
                              </w:pPr>
                              <w:r>
                                <w:rPr>
                                  <w:sz w:val="16"/>
                                </w:rPr>
                                <w:t>Logged Out</w:t>
                              </w:r>
                            </w:p>
                          </w:txbxContent>
                        </wps:txbx>
                        <wps:bodyPr horzOverflow="overflow" lIns="0" tIns="0" rIns="0" bIns="0" rtlCol="0">
                          <a:noAutofit/>
                        </wps:bodyPr>
                      </wps:wsp>
                      <wps:wsp>
                        <wps:cNvPr id="1747" name="Rectangle 1747"/>
                        <wps:cNvSpPr/>
                        <wps:spPr>
                          <a:xfrm>
                            <a:off x="1756029" y="3848689"/>
                            <a:ext cx="33951" cy="150335"/>
                          </a:xfrm>
                          <a:prstGeom prst="rect">
                            <a:avLst/>
                          </a:prstGeom>
                          <a:ln>
                            <a:noFill/>
                          </a:ln>
                        </wps:spPr>
                        <wps:txbx>
                          <w:txbxContent>
                            <w:p w14:paraId="1982E7DB" w14:textId="77777777" w:rsidR="00D24D96" w:rsidRDefault="00D24D96" w:rsidP="00642F11">
                              <w:pPr>
                                <w:spacing w:after="0" w:line="276" w:lineRule="auto"/>
                              </w:pPr>
                              <w:r>
                                <w:rPr>
                                  <w:sz w:val="16"/>
                                </w:rPr>
                                <w:t xml:space="preserve"> </w:t>
                              </w:r>
                            </w:p>
                          </w:txbxContent>
                        </wps:txbx>
                        <wps:bodyPr horzOverflow="overflow" lIns="0" tIns="0" rIns="0" bIns="0" rtlCol="0">
                          <a:noAutofit/>
                        </wps:bodyPr>
                      </wps:wsp>
                      <wps:wsp>
                        <wps:cNvPr id="1748" name="Rectangle 1748"/>
                        <wps:cNvSpPr/>
                        <wps:spPr>
                          <a:xfrm>
                            <a:off x="1268349" y="3973266"/>
                            <a:ext cx="42059" cy="186236"/>
                          </a:xfrm>
                          <a:prstGeom prst="rect">
                            <a:avLst/>
                          </a:prstGeom>
                          <a:ln>
                            <a:noFill/>
                          </a:ln>
                        </wps:spPr>
                        <wps:txbx>
                          <w:txbxContent>
                            <w:p w14:paraId="44037FC8" w14:textId="77777777" w:rsidR="00D24D96" w:rsidRDefault="00D24D96" w:rsidP="00642F11">
                              <w:pPr>
                                <w:spacing w:after="0" w:line="276" w:lineRule="auto"/>
                              </w:pPr>
                              <w:r>
                                <w:t xml:space="preserve"> </w:t>
                              </w:r>
                            </w:p>
                          </w:txbxContent>
                        </wps:txbx>
                        <wps:bodyPr horzOverflow="overflow" lIns="0" tIns="0" rIns="0" bIns="0" rtlCol="0">
                          <a:noAutofit/>
                        </wps:bodyPr>
                      </wps:wsp>
                      <wps:wsp>
                        <wps:cNvPr id="1749" name="Rectangle 1749"/>
                        <wps:cNvSpPr/>
                        <wps:spPr>
                          <a:xfrm>
                            <a:off x="1300353" y="3973266"/>
                            <a:ext cx="42059" cy="186236"/>
                          </a:xfrm>
                          <a:prstGeom prst="rect">
                            <a:avLst/>
                          </a:prstGeom>
                          <a:ln>
                            <a:noFill/>
                          </a:ln>
                        </wps:spPr>
                        <wps:txbx>
                          <w:txbxContent>
                            <w:p w14:paraId="13D43E5C" w14:textId="77777777" w:rsidR="00D24D96" w:rsidRDefault="00D24D96" w:rsidP="00642F11">
                              <w:pPr>
                                <w:spacing w:after="0" w:line="276" w:lineRule="auto"/>
                              </w:pPr>
                              <w:r>
                                <w:t xml:space="preserve"> </w:t>
                              </w:r>
                            </w:p>
                          </w:txbxContent>
                        </wps:txbx>
                        <wps:bodyPr horzOverflow="overflow" lIns="0" tIns="0" rIns="0" bIns="0" rtlCol="0">
                          <a:noAutofit/>
                        </wps:bodyPr>
                      </wps:wsp>
                      <wps:wsp>
                        <wps:cNvPr id="1750" name="Rectangle 1750"/>
                        <wps:cNvSpPr/>
                        <wps:spPr>
                          <a:xfrm>
                            <a:off x="1332357" y="3973266"/>
                            <a:ext cx="42059" cy="186236"/>
                          </a:xfrm>
                          <a:prstGeom prst="rect">
                            <a:avLst/>
                          </a:prstGeom>
                          <a:ln>
                            <a:noFill/>
                          </a:ln>
                        </wps:spPr>
                        <wps:txbx>
                          <w:txbxContent>
                            <w:p w14:paraId="69AC2BB0" w14:textId="77777777" w:rsidR="00D24D96" w:rsidRDefault="00D24D96" w:rsidP="00642F11">
                              <w:pPr>
                                <w:spacing w:after="0" w:line="276" w:lineRule="auto"/>
                              </w:pPr>
                              <w:r>
                                <w:t xml:space="preserve"> </w:t>
                              </w:r>
                            </w:p>
                          </w:txbxContent>
                        </wps:txbx>
                        <wps:bodyPr horzOverflow="overflow" lIns="0" tIns="0" rIns="0" bIns="0" rtlCol="0">
                          <a:noAutofit/>
                        </wps:bodyPr>
                      </wps:wsp>
                      <wps:wsp>
                        <wps:cNvPr id="1751" name="Rectangle 1751"/>
                        <wps:cNvSpPr/>
                        <wps:spPr>
                          <a:xfrm>
                            <a:off x="1364361" y="3973266"/>
                            <a:ext cx="42059" cy="186236"/>
                          </a:xfrm>
                          <a:prstGeom prst="rect">
                            <a:avLst/>
                          </a:prstGeom>
                          <a:ln>
                            <a:noFill/>
                          </a:ln>
                        </wps:spPr>
                        <wps:txbx>
                          <w:txbxContent>
                            <w:p w14:paraId="7650FEFE" w14:textId="77777777" w:rsidR="00D24D96" w:rsidRDefault="00D24D96" w:rsidP="00642F11">
                              <w:pPr>
                                <w:spacing w:after="0" w:line="276" w:lineRule="auto"/>
                              </w:pPr>
                              <w:r>
                                <w:t xml:space="preserve"> </w:t>
                              </w:r>
                            </w:p>
                          </w:txbxContent>
                        </wps:txbx>
                        <wps:bodyPr horzOverflow="overflow" lIns="0" tIns="0" rIns="0" bIns="0" rtlCol="0">
                          <a:noAutofit/>
                        </wps:bodyPr>
                      </wps:wsp>
                      <wps:wsp>
                        <wps:cNvPr id="1752" name="Shape 1752"/>
                        <wps:cNvSpPr/>
                        <wps:spPr>
                          <a:xfrm>
                            <a:off x="880745" y="3744595"/>
                            <a:ext cx="1108075" cy="367030"/>
                          </a:xfrm>
                          <a:custGeom>
                            <a:avLst/>
                            <a:gdLst/>
                            <a:ahLst/>
                            <a:cxnLst/>
                            <a:rect l="0" t="0" r="0" b="0"/>
                            <a:pathLst>
                              <a:path w="1108075" h="367030">
                                <a:moveTo>
                                  <a:pt x="554101" y="0"/>
                                </a:moveTo>
                                <a:lnTo>
                                  <a:pt x="0" y="183515"/>
                                </a:lnTo>
                                <a:lnTo>
                                  <a:pt x="554101" y="367030"/>
                                </a:lnTo>
                                <a:lnTo>
                                  <a:pt x="1108075" y="183515"/>
                                </a:lnTo>
                                <a:close/>
                              </a:path>
                            </a:pathLst>
                          </a:custGeom>
                          <a:noFill/>
                          <a:ln w="9525" cap="rnd" cmpd="sng" algn="ctr">
                            <a:solidFill>
                              <a:srgbClr val="000000"/>
                            </a:solidFill>
                            <a:prstDash val="solid"/>
                            <a:miter lim="101600"/>
                          </a:ln>
                          <a:effectLst/>
                        </wps:spPr>
                        <wps:bodyPr/>
                      </wps:wsp>
                      <wps:wsp>
                        <wps:cNvPr id="1753" name="Rectangle 1753"/>
                        <wps:cNvSpPr/>
                        <wps:spPr>
                          <a:xfrm>
                            <a:off x="2757551" y="3848689"/>
                            <a:ext cx="639207" cy="150335"/>
                          </a:xfrm>
                          <a:prstGeom prst="rect">
                            <a:avLst/>
                          </a:prstGeom>
                          <a:ln>
                            <a:noFill/>
                          </a:ln>
                        </wps:spPr>
                        <wps:txbx>
                          <w:txbxContent>
                            <w:p w14:paraId="43BC1CFB" w14:textId="77777777" w:rsidR="00D24D96" w:rsidRDefault="00D24D96" w:rsidP="00642F11">
                              <w:pPr>
                                <w:spacing w:after="0" w:line="276" w:lineRule="auto"/>
                              </w:pPr>
                              <w:r>
                                <w:rPr>
                                  <w:sz w:val="16"/>
                                </w:rPr>
                                <w:t>Registered?</w:t>
                              </w:r>
                            </w:p>
                          </w:txbxContent>
                        </wps:txbx>
                        <wps:bodyPr horzOverflow="overflow" lIns="0" tIns="0" rIns="0" bIns="0" rtlCol="0">
                          <a:noAutofit/>
                        </wps:bodyPr>
                      </wps:wsp>
                      <wps:wsp>
                        <wps:cNvPr id="1754" name="Rectangle 1754"/>
                        <wps:cNvSpPr/>
                        <wps:spPr>
                          <a:xfrm>
                            <a:off x="3237611" y="3848689"/>
                            <a:ext cx="33951" cy="150335"/>
                          </a:xfrm>
                          <a:prstGeom prst="rect">
                            <a:avLst/>
                          </a:prstGeom>
                          <a:ln>
                            <a:noFill/>
                          </a:ln>
                        </wps:spPr>
                        <wps:txbx>
                          <w:txbxContent>
                            <w:p w14:paraId="6EDDBE2A" w14:textId="77777777" w:rsidR="00D24D96" w:rsidRDefault="00D24D96" w:rsidP="00642F11">
                              <w:pPr>
                                <w:spacing w:after="0" w:line="276" w:lineRule="auto"/>
                              </w:pPr>
                              <w:r>
                                <w:rPr>
                                  <w:sz w:val="16"/>
                                </w:rPr>
                                <w:t xml:space="preserve"> </w:t>
                              </w:r>
                            </w:p>
                          </w:txbxContent>
                        </wps:txbx>
                        <wps:bodyPr horzOverflow="overflow" lIns="0" tIns="0" rIns="0" bIns="0" rtlCol="0">
                          <a:noAutofit/>
                        </wps:bodyPr>
                      </wps:wsp>
                      <wps:wsp>
                        <wps:cNvPr id="1755" name="Rectangle 1755"/>
                        <wps:cNvSpPr/>
                        <wps:spPr>
                          <a:xfrm>
                            <a:off x="2723769" y="3973266"/>
                            <a:ext cx="42058" cy="186236"/>
                          </a:xfrm>
                          <a:prstGeom prst="rect">
                            <a:avLst/>
                          </a:prstGeom>
                          <a:ln>
                            <a:noFill/>
                          </a:ln>
                        </wps:spPr>
                        <wps:txbx>
                          <w:txbxContent>
                            <w:p w14:paraId="52638506" w14:textId="77777777" w:rsidR="00D24D96" w:rsidRDefault="00D24D96" w:rsidP="00642F11">
                              <w:pPr>
                                <w:spacing w:after="0" w:line="276" w:lineRule="auto"/>
                              </w:pPr>
                              <w:r>
                                <w:t xml:space="preserve"> </w:t>
                              </w:r>
                            </w:p>
                          </w:txbxContent>
                        </wps:txbx>
                        <wps:bodyPr horzOverflow="overflow" lIns="0" tIns="0" rIns="0" bIns="0" rtlCol="0">
                          <a:noAutofit/>
                        </wps:bodyPr>
                      </wps:wsp>
                      <wps:wsp>
                        <wps:cNvPr id="1756" name="Shape 1756"/>
                        <wps:cNvSpPr/>
                        <wps:spPr>
                          <a:xfrm>
                            <a:off x="2334260" y="3743960"/>
                            <a:ext cx="1108710" cy="366395"/>
                          </a:xfrm>
                          <a:custGeom>
                            <a:avLst/>
                            <a:gdLst/>
                            <a:ahLst/>
                            <a:cxnLst/>
                            <a:rect l="0" t="0" r="0" b="0"/>
                            <a:pathLst>
                              <a:path w="1108710" h="366395">
                                <a:moveTo>
                                  <a:pt x="554355" y="0"/>
                                </a:moveTo>
                                <a:lnTo>
                                  <a:pt x="0" y="183134"/>
                                </a:lnTo>
                                <a:lnTo>
                                  <a:pt x="554355" y="366395"/>
                                </a:lnTo>
                                <a:lnTo>
                                  <a:pt x="1108710" y="183134"/>
                                </a:lnTo>
                                <a:close/>
                              </a:path>
                            </a:pathLst>
                          </a:custGeom>
                          <a:noFill/>
                          <a:ln w="9525" cap="rnd" cmpd="sng" algn="ctr">
                            <a:solidFill>
                              <a:srgbClr val="000000"/>
                            </a:solidFill>
                            <a:prstDash val="solid"/>
                            <a:miter lim="101600"/>
                          </a:ln>
                          <a:effectLst/>
                        </wps:spPr>
                        <wps:bodyPr/>
                      </wps:wsp>
                      <wps:wsp>
                        <wps:cNvPr id="1757" name="Shape 1757"/>
                        <wps:cNvSpPr/>
                        <wps:spPr>
                          <a:xfrm>
                            <a:off x="3902075" y="3749675"/>
                            <a:ext cx="1108075" cy="367031"/>
                          </a:xfrm>
                          <a:custGeom>
                            <a:avLst/>
                            <a:gdLst/>
                            <a:ahLst/>
                            <a:cxnLst/>
                            <a:rect l="0" t="0" r="0" b="0"/>
                            <a:pathLst>
                              <a:path w="1108075" h="367031">
                                <a:moveTo>
                                  <a:pt x="553974" y="0"/>
                                </a:moveTo>
                                <a:lnTo>
                                  <a:pt x="0" y="183515"/>
                                </a:lnTo>
                                <a:lnTo>
                                  <a:pt x="553974" y="367031"/>
                                </a:lnTo>
                                <a:lnTo>
                                  <a:pt x="1108075" y="183515"/>
                                </a:lnTo>
                                <a:close/>
                              </a:path>
                            </a:pathLst>
                          </a:custGeom>
                          <a:noFill/>
                          <a:ln w="9525" cap="rnd" cmpd="sng" algn="ctr">
                            <a:solidFill>
                              <a:srgbClr val="000000"/>
                            </a:solidFill>
                            <a:prstDash val="solid"/>
                            <a:miter lim="101600"/>
                          </a:ln>
                          <a:effectLst/>
                        </wps:spPr>
                        <wps:bodyPr/>
                      </wps:wsp>
                      <wps:wsp>
                        <wps:cNvPr id="1758" name="Shape 1758"/>
                        <wps:cNvSpPr/>
                        <wps:spPr>
                          <a:xfrm>
                            <a:off x="858520" y="1548130"/>
                            <a:ext cx="1145540" cy="240030"/>
                          </a:xfrm>
                          <a:custGeom>
                            <a:avLst/>
                            <a:gdLst/>
                            <a:ahLst/>
                            <a:cxnLst/>
                            <a:rect l="0" t="0" r="0" b="0"/>
                            <a:pathLst>
                              <a:path w="1145540" h="240030">
                                <a:moveTo>
                                  <a:pt x="0" y="240030"/>
                                </a:moveTo>
                                <a:lnTo>
                                  <a:pt x="1145540" y="240030"/>
                                </a:lnTo>
                                <a:lnTo>
                                  <a:pt x="1145540" y="0"/>
                                </a:lnTo>
                                <a:lnTo>
                                  <a:pt x="0" y="0"/>
                                </a:lnTo>
                                <a:close/>
                              </a:path>
                            </a:pathLst>
                          </a:custGeom>
                          <a:noFill/>
                          <a:ln w="9525" cap="rnd" cmpd="sng" algn="ctr">
                            <a:solidFill>
                              <a:srgbClr val="000000"/>
                            </a:solidFill>
                            <a:prstDash val="solid"/>
                            <a:miter lim="101600"/>
                          </a:ln>
                          <a:effectLst/>
                        </wps:spPr>
                        <wps:bodyPr/>
                      </wps:wsp>
                      <wps:wsp>
                        <wps:cNvPr id="1759" name="Rectangle 1759"/>
                        <wps:cNvSpPr/>
                        <wps:spPr>
                          <a:xfrm>
                            <a:off x="1100328" y="1640159"/>
                            <a:ext cx="1032085" cy="150334"/>
                          </a:xfrm>
                          <a:prstGeom prst="rect">
                            <a:avLst/>
                          </a:prstGeom>
                          <a:ln>
                            <a:noFill/>
                          </a:ln>
                        </wps:spPr>
                        <wps:txbx>
                          <w:txbxContent>
                            <w:p w14:paraId="5EC3D445" w14:textId="77777777" w:rsidR="00D24D96" w:rsidRDefault="00D24D96" w:rsidP="00642F11">
                              <w:pPr>
                                <w:spacing w:after="0" w:line="276" w:lineRule="auto"/>
                              </w:pPr>
                              <w:r>
                                <w:rPr>
                                  <w:sz w:val="16"/>
                                </w:rPr>
                                <w:t>View Items to Cart</w:t>
                              </w:r>
                            </w:p>
                          </w:txbxContent>
                        </wps:txbx>
                        <wps:bodyPr horzOverflow="overflow" lIns="0" tIns="0" rIns="0" bIns="0" rtlCol="0">
                          <a:noAutofit/>
                        </wps:bodyPr>
                      </wps:wsp>
                      <wps:wsp>
                        <wps:cNvPr id="1760" name="Rectangle 1760"/>
                        <wps:cNvSpPr/>
                        <wps:spPr>
                          <a:xfrm>
                            <a:off x="1876425" y="1640159"/>
                            <a:ext cx="33951" cy="150334"/>
                          </a:xfrm>
                          <a:prstGeom prst="rect">
                            <a:avLst/>
                          </a:prstGeom>
                          <a:ln>
                            <a:noFill/>
                          </a:ln>
                        </wps:spPr>
                        <wps:txbx>
                          <w:txbxContent>
                            <w:p w14:paraId="0DE438B8" w14:textId="77777777" w:rsidR="00D24D96" w:rsidRDefault="00D24D96" w:rsidP="00642F11">
                              <w:pPr>
                                <w:spacing w:after="0" w:line="276" w:lineRule="auto"/>
                              </w:pPr>
                              <w:r>
                                <w:rPr>
                                  <w:sz w:val="16"/>
                                </w:rPr>
                                <w:t xml:space="preserve"> </w:t>
                              </w:r>
                            </w:p>
                          </w:txbxContent>
                        </wps:txbx>
                        <wps:bodyPr horzOverflow="overflow" lIns="0" tIns="0" rIns="0" bIns="0" rtlCol="0">
                          <a:noAutofit/>
                        </wps:bodyPr>
                      </wps:wsp>
                      <wps:wsp>
                        <wps:cNvPr id="1762" name="Shape 1762"/>
                        <wps:cNvSpPr/>
                        <wps:spPr>
                          <a:xfrm>
                            <a:off x="2583815" y="2351405"/>
                            <a:ext cx="829310" cy="220980"/>
                          </a:xfrm>
                          <a:custGeom>
                            <a:avLst/>
                            <a:gdLst/>
                            <a:ahLst/>
                            <a:cxnLst/>
                            <a:rect l="0" t="0" r="0" b="0"/>
                            <a:pathLst>
                              <a:path w="829310" h="220980">
                                <a:moveTo>
                                  <a:pt x="0" y="220980"/>
                                </a:moveTo>
                                <a:lnTo>
                                  <a:pt x="829310" y="220980"/>
                                </a:lnTo>
                                <a:lnTo>
                                  <a:pt x="829310" y="0"/>
                                </a:lnTo>
                                <a:lnTo>
                                  <a:pt x="0" y="0"/>
                                </a:lnTo>
                                <a:close/>
                              </a:path>
                            </a:pathLst>
                          </a:custGeom>
                          <a:noFill/>
                          <a:ln w="9525" cap="rnd" cmpd="sng" algn="ctr">
                            <a:solidFill>
                              <a:srgbClr val="000000"/>
                            </a:solidFill>
                            <a:prstDash val="solid"/>
                            <a:miter lim="101600"/>
                          </a:ln>
                          <a:effectLst/>
                        </wps:spPr>
                        <wps:bodyPr/>
                      </wps:wsp>
                      <wps:wsp>
                        <wps:cNvPr id="1763" name="Rectangle 1763"/>
                        <wps:cNvSpPr/>
                        <wps:spPr>
                          <a:xfrm>
                            <a:off x="2651823" y="2362396"/>
                            <a:ext cx="824802" cy="194628"/>
                          </a:xfrm>
                          <a:prstGeom prst="rect">
                            <a:avLst/>
                          </a:prstGeom>
                          <a:ln>
                            <a:noFill/>
                          </a:ln>
                        </wps:spPr>
                        <wps:txbx>
                          <w:txbxContent>
                            <w:p w14:paraId="22D7083F" w14:textId="77777777" w:rsidR="00D24D96" w:rsidRDefault="00D24D96" w:rsidP="00642F11">
                              <w:pPr>
                                <w:spacing w:after="0" w:line="276" w:lineRule="auto"/>
                              </w:pPr>
                              <w:r>
                                <w:rPr>
                                  <w:sz w:val="16"/>
                                </w:rPr>
                                <w:t>Update Request</w:t>
                              </w:r>
                            </w:p>
                          </w:txbxContent>
                        </wps:txbx>
                        <wps:bodyPr horzOverflow="overflow" lIns="0" tIns="0" rIns="0" bIns="0" rtlCol="0">
                          <a:noAutofit/>
                        </wps:bodyPr>
                      </wps:wsp>
                      <wps:wsp>
                        <wps:cNvPr id="1767" name="Shape 1767"/>
                        <wps:cNvSpPr/>
                        <wps:spPr>
                          <a:xfrm>
                            <a:off x="939165" y="2776855"/>
                            <a:ext cx="1122045" cy="241300"/>
                          </a:xfrm>
                          <a:custGeom>
                            <a:avLst/>
                            <a:gdLst/>
                            <a:ahLst/>
                            <a:cxnLst/>
                            <a:rect l="0" t="0" r="0" b="0"/>
                            <a:pathLst>
                              <a:path w="1122045" h="241300">
                                <a:moveTo>
                                  <a:pt x="0" y="241300"/>
                                </a:moveTo>
                                <a:lnTo>
                                  <a:pt x="1122045" y="241300"/>
                                </a:lnTo>
                                <a:lnTo>
                                  <a:pt x="1122045" y="0"/>
                                </a:lnTo>
                                <a:lnTo>
                                  <a:pt x="0" y="0"/>
                                </a:lnTo>
                                <a:close/>
                              </a:path>
                            </a:pathLst>
                          </a:custGeom>
                          <a:noFill/>
                          <a:ln w="9525" cap="rnd" cmpd="sng" algn="ctr">
                            <a:solidFill>
                              <a:srgbClr val="000000"/>
                            </a:solidFill>
                            <a:prstDash val="solid"/>
                            <a:miter lim="101600"/>
                          </a:ln>
                          <a:effectLst/>
                        </wps:spPr>
                        <wps:bodyPr/>
                      </wps:wsp>
                      <wps:wsp>
                        <wps:cNvPr id="1768" name="Rectangle 1768"/>
                        <wps:cNvSpPr/>
                        <wps:spPr>
                          <a:xfrm>
                            <a:off x="1181481" y="2868757"/>
                            <a:ext cx="519698" cy="150334"/>
                          </a:xfrm>
                          <a:prstGeom prst="rect">
                            <a:avLst/>
                          </a:prstGeom>
                          <a:ln>
                            <a:noFill/>
                          </a:ln>
                        </wps:spPr>
                        <wps:txbx>
                          <w:txbxContent>
                            <w:p w14:paraId="4F777ABE" w14:textId="77777777" w:rsidR="00D24D96" w:rsidRDefault="00D24D96" w:rsidP="00642F11">
                              <w:pPr>
                                <w:spacing w:after="0" w:line="276" w:lineRule="auto"/>
                              </w:pPr>
                              <w:r>
                                <w:rPr>
                                  <w:sz w:val="16"/>
                                </w:rPr>
                                <w:t>Checkout</w:t>
                              </w:r>
                            </w:p>
                          </w:txbxContent>
                        </wps:txbx>
                        <wps:bodyPr horzOverflow="overflow" lIns="0" tIns="0" rIns="0" bIns="0" rtlCol="0">
                          <a:noAutofit/>
                        </wps:bodyPr>
                      </wps:wsp>
                      <wps:wsp>
                        <wps:cNvPr id="1769" name="Rectangle 1769"/>
                        <wps:cNvSpPr/>
                        <wps:spPr>
                          <a:xfrm>
                            <a:off x="1571625" y="2868757"/>
                            <a:ext cx="33951" cy="150334"/>
                          </a:xfrm>
                          <a:prstGeom prst="rect">
                            <a:avLst/>
                          </a:prstGeom>
                          <a:ln>
                            <a:noFill/>
                          </a:ln>
                        </wps:spPr>
                        <wps:txbx>
                          <w:txbxContent>
                            <w:p w14:paraId="39B3B5AD" w14:textId="77777777" w:rsidR="00D24D96" w:rsidRDefault="00D24D96" w:rsidP="00642F11">
                              <w:pPr>
                                <w:spacing w:after="0" w:line="276" w:lineRule="auto"/>
                              </w:pPr>
                              <w:r>
                                <w:rPr>
                                  <w:sz w:val="16"/>
                                </w:rPr>
                                <w:t xml:space="preserve"> </w:t>
                              </w:r>
                            </w:p>
                          </w:txbxContent>
                        </wps:txbx>
                        <wps:bodyPr horzOverflow="overflow" lIns="0" tIns="0" rIns="0" bIns="0" rtlCol="0">
                          <a:noAutofit/>
                        </wps:bodyPr>
                      </wps:wsp>
                      <wps:wsp>
                        <wps:cNvPr id="1771" name="Shape 1771"/>
                        <wps:cNvSpPr/>
                        <wps:spPr>
                          <a:xfrm>
                            <a:off x="821690" y="1165224"/>
                            <a:ext cx="1139825" cy="243205"/>
                          </a:xfrm>
                          <a:custGeom>
                            <a:avLst/>
                            <a:gdLst/>
                            <a:ahLst/>
                            <a:cxnLst/>
                            <a:rect l="0" t="0" r="0" b="0"/>
                            <a:pathLst>
                              <a:path w="1139825" h="243205">
                                <a:moveTo>
                                  <a:pt x="0" y="243205"/>
                                </a:moveTo>
                                <a:lnTo>
                                  <a:pt x="1139825" y="243205"/>
                                </a:lnTo>
                                <a:lnTo>
                                  <a:pt x="1139825" y="0"/>
                                </a:lnTo>
                                <a:lnTo>
                                  <a:pt x="0" y="0"/>
                                </a:lnTo>
                                <a:close/>
                              </a:path>
                            </a:pathLst>
                          </a:custGeom>
                          <a:noFill/>
                          <a:ln w="9525" cap="rnd" cmpd="sng" algn="ctr">
                            <a:solidFill>
                              <a:srgbClr val="000000"/>
                            </a:solidFill>
                            <a:prstDash val="solid"/>
                            <a:miter lim="101600"/>
                          </a:ln>
                          <a:effectLst/>
                        </wps:spPr>
                        <wps:bodyPr/>
                      </wps:wsp>
                      <wps:wsp>
                        <wps:cNvPr id="1772" name="Rectangle 1772"/>
                        <wps:cNvSpPr/>
                        <wps:spPr>
                          <a:xfrm>
                            <a:off x="1063752" y="1256111"/>
                            <a:ext cx="233854" cy="150334"/>
                          </a:xfrm>
                          <a:prstGeom prst="rect">
                            <a:avLst/>
                          </a:prstGeom>
                          <a:ln>
                            <a:noFill/>
                          </a:ln>
                        </wps:spPr>
                        <wps:txbx>
                          <w:txbxContent>
                            <w:p w14:paraId="3DA93023" w14:textId="77777777" w:rsidR="00D24D96" w:rsidRDefault="00D24D96" w:rsidP="00642F11">
                              <w:pPr>
                                <w:spacing w:after="0" w:line="276" w:lineRule="auto"/>
                              </w:pPr>
                              <w:r>
                                <w:rPr>
                                  <w:sz w:val="16"/>
                                </w:rPr>
                                <w:t>Add</w:t>
                              </w:r>
                            </w:p>
                          </w:txbxContent>
                        </wps:txbx>
                        <wps:bodyPr horzOverflow="overflow" lIns="0" tIns="0" rIns="0" bIns="0" rtlCol="0">
                          <a:noAutofit/>
                        </wps:bodyPr>
                      </wps:wsp>
                      <wps:wsp>
                        <wps:cNvPr id="1773" name="Rectangle 1773"/>
                        <wps:cNvSpPr/>
                        <wps:spPr>
                          <a:xfrm>
                            <a:off x="1239393" y="1256111"/>
                            <a:ext cx="33951" cy="150334"/>
                          </a:xfrm>
                          <a:prstGeom prst="rect">
                            <a:avLst/>
                          </a:prstGeom>
                          <a:ln>
                            <a:noFill/>
                          </a:ln>
                        </wps:spPr>
                        <wps:txbx>
                          <w:txbxContent>
                            <w:p w14:paraId="43BF136C" w14:textId="77777777" w:rsidR="00D24D96" w:rsidRDefault="00D24D96" w:rsidP="00642F11">
                              <w:pPr>
                                <w:spacing w:after="0" w:line="276" w:lineRule="auto"/>
                              </w:pPr>
                              <w:r>
                                <w:rPr>
                                  <w:sz w:val="16"/>
                                </w:rPr>
                                <w:t xml:space="preserve"> </w:t>
                              </w:r>
                            </w:p>
                          </w:txbxContent>
                        </wps:txbx>
                        <wps:bodyPr horzOverflow="overflow" lIns="0" tIns="0" rIns="0" bIns="0" rtlCol="0">
                          <a:noAutofit/>
                        </wps:bodyPr>
                      </wps:wsp>
                      <wps:wsp>
                        <wps:cNvPr id="1774" name="Rectangle 1774"/>
                        <wps:cNvSpPr/>
                        <wps:spPr>
                          <a:xfrm>
                            <a:off x="1265301" y="1256111"/>
                            <a:ext cx="706020" cy="150334"/>
                          </a:xfrm>
                          <a:prstGeom prst="rect">
                            <a:avLst/>
                          </a:prstGeom>
                          <a:ln>
                            <a:noFill/>
                          </a:ln>
                        </wps:spPr>
                        <wps:txbx>
                          <w:txbxContent>
                            <w:p w14:paraId="30165C12" w14:textId="77777777" w:rsidR="00D24D96" w:rsidRDefault="00D24D96" w:rsidP="00642F11">
                              <w:pPr>
                                <w:spacing w:after="0" w:line="276" w:lineRule="auto"/>
                              </w:pPr>
                              <w:r>
                                <w:rPr>
                                  <w:sz w:val="16"/>
                                </w:rPr>
                                <w:t>Items to Cart</w:t>
                              </w:r>
                            </w:p>
                          </w:txbxContent>
                        </wps:txbx>
                        <wps:bodyPr horzOverflow="overflow" lIns="0" tIns="0" rIns="0" bIns="0" rtlCol="0">
                          <a:noAutofit/>
                        </wps:bodyPr>
                      </wps:wsp>
                      <wps:wsp>
                        <wps:cNvPr id="1775" name="Rectangle 1775"/>
                        <wps:cNvSpPr/>
                        <wps:spPr>
                          <a:xfrm>
                            <a:off x="1795653" y="1256111"/>
                            <a:ext cx="33951" cy="150334"/>
                          </a:xfrm>
                          <a:prstGeom prst="rect">
                            <a:avLst/>
                          </a:prstGeom>
                          <a:ln>
                            <a:noFill/>
                          </a:ln>
                        </wps:spPr>
                        <wps:txbx>
                          <w:txbxContent>
                            <w:p w14:paraId="24EC9F75" w14:textId="77777777" w:rsidR="00D24D96" w:rsidRDefault="00D24D96" w:rsidP="00642F11">
                              <w:pPr>
                                <w:spacing w:after="0" w:line="276" w:lineRule="auto"/>
                              </w:pPr>
                              <w:r>
                                <w:rPr>
                                  <w:sz w:val="16"/>
                                </w:rPr>
                                <w:t xml:space="preserve"> </w:t>
                              </w:r>
                            </w:p>
                          </w:txbxContent>
                        </wps:txbx>
                        <wps:bodyPr horzOverflow="overflow" lIns="0" tIns="0" rIns="0" bIns="0" rtlCol="0">
                          <a:noAutofit/>
                        </wps:bodyPr>
                      </wps:wsp>
                      <wps:wsp>
                        <wps:cNvPr id="1777" name="Rectangle 1777"/>
                        <wps:cNvSpPr/>
                        <wps:spPr>
                          <a:xfrm>
                            <a:off x="2115693" y="2314021"/>
                            <a:ext cx="68408" cy="150334"/>
                          </a:xfrm>
                          <a:prstGeom prst="rect">
                            <a:avLst/>
                          </a:prstGeom>
                          <a:ln>
                            <a:noFill/>
                          </a:ln>
                        </wps:spPr>
                        <wps:txbx>
                          <w:txbxContent>
                            <w:p w14:paraId="447479D4" w14:textId="77777777" w:rsidR="00D24D96" w:rsidRDefault="00D24D96" w:rsidP="00642F11">
                              <w:pPr>
                                <w:spacing w:after="0" w:line="276" w:lineRule="auto"/>
                              </w:pPr>
                              <w:r>
                                <w:rPr>
                                  <w:sz w:val="16"/>
                                </w:rPr>
                                <w:t xml:space="preserve">  </w:t>
                              </w:r>
                            </w:p>
                          </w:txbxContent>
                        </wps:txbx>
                        <wps:bodyPr horzOverflow="overflow" lIns="0" tIns="0" rIns="0" bIns="0" rtlCol="0">
                          <a:noAutofit/>
                        </wps:bodyPr>
                      </wps:wsp>
                      <wps:wsp>
                        <wps:cNvPr id="1778" name="Rectangle 1778"/>
                        <wps:cNvSpPr/>
                        <wps:spPr>
                          <a:xfrm>
                            <a:off x="2167509" y="2314021"/>
                            <a:ext cx="210789" cy="150334"/>
                          </a:xfrm>
                          <a:prstGeom prst="rect">
                            <a:avLst/>
                          </a:prstGeom>
                          <a:ln>
                            <a:noFill/>
                          </a:ln>
                        </wps:spPr>
                        <wps:txbx>
                          <w:txbxContent>
                            <w:p w14:paraId="1AF5C8E2" w14:textId="77777777" w:rsidR="00D24D96" w:rsidRDefault="00D24D96" w:rsidP="00642F11">
                              <w:pPr>
                                <w:spacing w:after="0" w:line="276" w:lineRule="auto"/>
                              </w:pPr>
                              <w:r>
                                <w:rPr>
                                  <w:sz w:val="16"/>
                                </w:rPr>
                                <w:t>Yes</w:t>
                              </w:r>
                            </w:p>
                          </w:txbxContent>
                        </wps:txbx>
                        <wps:bodyPr horzOverflow="overflow" lIns="0" tIns="0" rIns="0" bIns="0" rtlCol="0">
                          <a:noAutofit/>
                        </wps:bodyPr>
                      </wps:wsp>
                      <wps:wsp>
                        <wps:cNvPr id="1779" name="Rectangle 1779"/>
                        <wps:cNvSpPr/>
                        <wps:spPr>
                          <a:xfrm>
                            <a:off x="2324481" y="2314021"/>
                            <a:ext cx="33951" cy="150334"/>
                          </a:xfrm>
                          <a:prstGeom prst="rect">
                            <a:avLst/>
                          </a:prstGeom>
                          <a:ln>
                            <a:noFill/>
                          </a:ln>
                        </wps:spPr>
                        <wps:txbx>
                          <w:txbxContent>
                            <w:p w14:paraId="3EC7F6D2" w14:textId="77777777" w:rsidR="00D24D96" w:rsidRDefault="00D24D96" w:rsidP="00642F11">
                              <w:pPr>
                                <w:spacing w:after="0" w:line="276" w:lineRule="auto"/>
                              </w:pPr>
                              <w:r>
                                <w:rPr>
                                  <w:sz w:val="16"/>
                                </w:rPr>
                                <w:t xml:space="preserve"> </w:t>
                              </w:r>
                            </w:p>
                          </w:txbxContent>
                        </wps:txbx>
                        <wps:bodyPr horzOverflow="overflow" lIns="0" tIns="0" rIns="0" bIns="0" rtlCol="0">
                          <a:noAutofit/>
                        </wps:bodyPr>
                      </wps:wsp>
                      <wps:wsp>
                        <wps:cNvPr id="1780" name="Rectangle 1780"/>
                        <wps:cNvSpPr/>
                        <wps:spPr>
                          <a:xfrm>
                            <a:off x="2115693" y="2438599"/>
                            <a:ext cx="42058" cy="186236"/>
                          </a:xfrm>
                          <a:prstGeom prst="rect">
                            <a:avLst/>
                          </a:prstGeom>
                          <a:ln>
                            <a:noFill/>
                          </a:ln>
                        </wps:spPr>
                        <wps:txbx>
                          <w:txbxContent>
                            <w:p w14:paraId="0631B9EE" w14:textId="77777777" w:rsidR="00D24D96" w:rsidRDefault="00D24D96" w:rsidP="00642F11">
                              <w:pPr>
                                <w:spacing w:after="0" w:line="276" w:lineRule="auto"/>
                              </w:pPr>
                              <w:r>
                                <w:t xml:space="preserve"> </w:t>
                              </w:r>
                            </w:p>
                          </w:txbxContent>
                        </wps:txbx>
                        <wps:bodyPr horzOverflow="overflow" lIns="0" tIns="0" rIns="0" bIns="0" rtlCol="0">
                          <a:noAutofit/>
                        </wps:bodyPr>
                      </wps:wsp>
                      <wps:wsp>
                        <wps:cNvPr id="1781" name="Shape 1781"/>
                        <wps:cNvSpPr/>
                        <wps:spPr>
                          <a:xfrm>
                            <a:off x="1316482" y="228219"/>
                            <a:ext cx="76073" cy="142622"/>
                          </a:xfrm>
                          <a:custGeom>
                            <a:avLst/>
                            <a:gdLst/>
                            <a:ahLst/>
                            <a:cxnLst/>
                            <a:rect l="0" t="0" r="0" b="0"/>
                            <a:pathLst>
                              <a:path w="76073" h="142622">
                                <a:moveTo>
                                  <a:pt x="40513" y="0"/>
                                </a:moveTo>
                                <a:lnTo>
                                  <a:pt x="44350" y="66190"/>
                                </a:lnTo>
                                <a:lnTo>
                                  <a:pt x="76073" y="64389"/>
                                </a:lnTo>
                                <a:lnTo>
                                  <a:pt x="42418" y="142622"/>
                                </a:lnTo>
                                <a:lnTo>
                                  <a:pt x="0" y="68707"/>
                                </a:lnTo>
                                <a:lnTo>
                                  <a:pt x="31648" y="66911"/>
                                </a:lnTo>
                                <a:lnTo>
                                  <a:pt x="27813" y="762"/>
                                </a:lnTo>
                                <a:lnTo>
                                  <a:pt x="40513" y="0"/>
                                </a:lnTo>
                                <a:close/>
                              </a:path>
                            </a:pathLst>
                          </a:custGeom>
                          <a:solidFill>
                            <a:srgbClr val="000000"/>
                          </a:solidFill>
                          <a:ln w="0" cap="rnd">
                            <a:noFill/>
                            <a:miter lim="101600"/>
                          </a:ln>
                          <a:effectLst/>
                        </wps:spPr>
                        <wps:bodyPr/>
                      </wps:wsp>
                      <wps:wsp>
                        <wps:cNvPr id="1782" name="Shape 1782"/>
                        <wps:cNvSpPr/>
                        <wps:spPr>
                          <a:xfrm>
                            <a:off x="1335532" y="614934"/>
                            <a:ext cx="76073" cy="142621"/>
                          </a:xfrm>
                          <a:custGeom>
                            <a:avLst/>
                            <a:gdLst/>
                            <a:ahLst/>
                            <a:cxnLst/>
                            <a:rect l="0" t="0" r="0" b="0"/>
                            <a:pathLst>
                              <a:path w="76073" h="142621">
                                <a:moveTo>
                                  <a:pt x="40513" y="0"/>
                                </a:moveTo>
                                <a:lnTo>
                                  <a:pt x="44350" y="66189"/>
                                </a:lnTo>
                                <a:lnTo>
                                  <a:pt x="76073" y="64389"/>
                                </a:lnTo>
                                <a:lnTo>
                                  <a:pt x="42418" y="142621"/>
                                </a:lnTo>
                                <a:lnTo>
                                  <a:pt x="0" y="68707"/>
                                </a:lnTo>
                                <a:lnTo>
                                  <a:pt x="31648" y="66911"/>
                                </a:lnTo>
                                <a:lnTo>
                                  <a:pt x="27813" y="762"/>
                                </a:lnTo>
                                <a:lnTo>
                                  <a:pt x="40513" y="0"/>
                                </a:lnTo>
                                <a:close/>
                              </a:path>
                            </a:pathLst>
                          </a:custGeom>
                          <a:solidFill>
                            <a:srgbClr val="000000"/>
                          </a:solidFill>
                          <a:ln w="0" cap="rnd">
                            <a:noFill/>
                            <a:miter lim="101600"/>
                          </a:ln>
                          <a:effectLst/>
                        </wps:spPr>
                        <wps:bodyPr/>
                      </wps:wsp>
                      <wps:wsp>
                        <wps:cNvPr id="1783" name="Shape 1783"/>
                        <wps:cNvSpPr/>
                        <wps:spPr>
                          <a:xfrm>
                            <a:off x="1349756" y="1023239"/>
                            <a:ext cx="76073" cy="142621"/>
                          </a:xfrm>
                          <a:custGeom>
                            <a:avLst/>
                            <a:gdLst/>
                            <a:ahLst/>
                            <a:cxnLst/>
                            <a:rect l="0" t="0" r="0" b="0"/>
                            <a:pathLst>
                              <a:path w="76073" h="142621">
                                <a:moveTo>
                                  <a:pt x="40894" y="0"/>
                                </a:moveTo>
                                <a:lnTo>
                                  <a:pt x="44412" y="66207"/>
                                </a:lnTo>
                                <a:lnTo>
                                  <a:pt x="76073" y="64515"/>
                                </a:lnTo>
                                <a:lnTo>
                                  <a:pt x="42164" y="142621"/>
                                </a:lnTo>
                                <a:lnTo>
                                  <a:pt x="0" y="68580"/>
                                </a:lnTo>
                                <a:lnTo>
                                  <a:pt x="31714" y="66885"/>
                                </a:lnTo>
                                <a:lnTo>
                                  <a:pt x="28194" y="762"/>
                                </a:lnTo>
                                <a:lnTo>
                                  <a:pt x="40894" y="0"/>
                                </a:lnTo>
                                <a:close/>
                              </a:path>
                            </a:pathLst>
                          </a:custGeom>
                          <a:solidFill>
                            <a:srgbClr val="000000"/>
                          </a:solidFill>
                          <a:ln w="0" cap="rnd">
                            <a:noFill/>
                            <a:miter lim="101600"/>
                          </a:ln>
                          <a:effectLst/>
                        </wps:spPr>
                        <wps:bodyPr/>
                      </wps:wsp>
                      <wps:wsp>
                        <wps:cNvPr id="1784" name="Shape 1784"/>
                        <wps:cNvSpPr/>
                        <wps:spPr>
                          <a:xfrm>
                            <a:off x="1348232" y="1401699"/>
                            <a:ext cx="76073" cy="142621"/>
                          </a:xfrm>
                          <a:custGeom>
                            <a:avLst/>
                            <a:gdLst/>
                            <a:ahLst/>
                            <a:cxnLst/>
                            <a:rect l="0" t="0" r="0" b="0"/>
                            <a:pathLst>
                              <a:path w="76073" h="142621">
                                <a:moveTo>
                                  <a:pt x="40513" y="0"/>
                                </a:moveTo>
                                <a:lnTo>
                                  <a:pt x="44350" y="66189"/>
                                </a:lnTo>
                                <a:lnTo>
                                  <a:pt x="76073" y="64389"/>
                                </a:lnTo>
                                <a:lnTo>
                                  <a:pt x="42418" y="142621"/>
                                </a:lnTo>
                                <a:lnTo>
                                  <a:pt x="0" y="68707"/>
                                </a:lnTo>
                                <a:lnTo>
                                  <a:pt x="31648" y="66911"/>
                                </a:lnTo>
                                <a:lnTo>
                                  <a:pt x="27813" y="762"/>
                                </a:lnTo>
                                <a:lnTo>
                                  <a:pt x="40513" y="0"/>
                                </a:lnTo>
                                <a:close/>
                              </a:path>
                            </a:pathLst>
                          </a:custGeom>
                          <a:solidFill>
                            <a:srgbClr val="000000"/>
                          </a:solidFill>
                          <a:ln w="0" cap="rnd">
                            <a:noFill/>
                            <a:miter lim="101600"/>
                          </a:ln>
                          <a:effectLst/>
                        </wps:spPr>
                        <wps:bodyPr/>
                      </wps:wsp>
                      <wps:wsp>
                        <wps:cNvPr id="1785" name="Shape 1785"/>
                        <wps:cNvSpPr/>
                        <wps:spPr>
                          <a:xfrm>
                            <a:off x="1361821" y="1782064"/>
                            <a:ext cx="76073" cy="141986"/>
                          </a:xfrm>
                          <a:custGeom>
                            <a:avLst/>
                            <a:gdLst/>
                            <a:ahLst/>
                            <a:cxnLst/>
                            <a:rect l="0" t="0" r="0" b="0"/>
                            <a:pathLst>
                              <a:path w="76073" h="141986">
                                <a:moveTo>
                                  <a:pt x="40894" y="0"/>
                                </a:moveTo>
                                <a:lnTo>
                                  <a:pt x="44407" y="65573"/>
                                </a:lnTo>
                                <a:lnTo>
                                  <a:pt x="76073" y="63881"/>
                                </a:lnTo>
                                <a:lnTo>
                                  <a:pt x="42164" y="141986"/>
                                </a:lnTo>
                                <a:lnTo>
                                  <a:pt x="0" y="67945"/>
                                </a:lnTo>
                                <a:lnTo>
                                  <a:pt x="31708" y="66251"/>
                                </a:lnTo>
                                <a:lnTo>
                                  <a:pt x="28194" y="762"/>
                                </a:lnTo>
                                <a:lnTo>
                                  <a:pt x="40894" y="0"/>
                                </a:lnTo>
                                <a:close/>
                              </a:path>
                            </a:pathLst>
                          </a:custGeom>
                          <a:solidFill>
                            <a:srgbClr val="000000"/>
                          </a:solidFill>
                          <a:ln w="0" cap="rnd">
                            <a:noFill/>
                            <a:miter lim="101600"/>
                          </a:ln>
                          <a:effectLst/>
                        </wps:spPr>
                        <wps:bodyPr/>
                      </wps:wsp>
                      <wps:wsp>
                        <wps:cNvPr id="1786" name="Shape 1786"/>
                        <wps:cNvSpPr/>
                        <wps:spPr>
                          <a:xfrm>
                            <a:off x="1329182" y="2139569"/>
                            <a:ext cx="76073" cy="141986"/>
                          </a:xfrm>
                          <a:custGeom>
                            <a:avLst/>
                            <a:gdLst/>
                            <a:ahLst/>
                            <a:cxnLst/>
                            <a:rect l="0" t="0" r="0" b="0"/>
                            <a:pathLst>
                              <a:path w="76073" h="141986">
                                <a:moveTo>
                                  <a:pt x="40513" y="0"/>
                                </a:moveTo>
                                <a:lnTo>
                                  <a:pt x="44344" y="65555"/>
                                </a:lnTo>
                                <a:lnTo>
                                  <a:pt x="76073" y="63754"/>
                                </a:lnTo>
                                <a:lnTo>
                                  <a:pt x="42418" y="141986"/>
                                </a:lnTo>
                                <a:lnTo>
                                  <a:pt x="0" y="68072"/>
                                </a:lnTo>
                                <a:lnTo>
                                  <a:pt x="31642" y="66276"/>
                                </a:lnTo>
                                <a:lnTo>
                                  <a:pt x="27813" y="762"/>
                                </a:lnTo>
                                <a:lnTo>
                                  <a:pt x="40513" y="0"/>
                                </a:lnTo>
                                <a:close/>
                              </a:path>
                            </a:pathLst>
                          </a:custGeom>
                          <a:solidFill>
                            <a:srgbClr val="000000"/>
                          </a:solidFill>
                          <a:ln w="0" cap="rnd">
                            <a:noFill/>
                            <a:miter lim="101600"/>
                          </a:ln>
                          <a:effectLst/>
                        </wps:spPr>
                        <wps:bodyPr/>
                      </wps:wsp>
                      <wps:wsp>
                        <wps:cNvPr id="1787" name="Shape 1787"/>
                        <wps:cNvSpPr/>
                        <wps:spPr>
                          <a:xfrm>
                            <a:off x="1900428" y="2437765"/>
                            <a:ext cx="690372" cy="76200"/>
                          </a:xfrm>
                          <a:custGeom>
                            <a:avLst/>
                            <a:gdLst/>
                            <a:ahLst/>
                            <a:cxnLst/>
                            <a:rect l="0" t="0" r="0" b="0"/>
                            <a:pathLst>
                              <a:path w="690372" h="76200">
                                <a:moveTo>
                                  <a:pt x="615188" y="0"/>
                                </a:moveTo>
                                <a:lnTo>
                                  <a:pt x="690372" y="40005"/>
                                </a:lnTo>
                                <a:lnTo>
                                  <a:pt x="613283" y="76200"/>
                                </a:lnTo>
                                <a:lnTo>
                                  <a:pt x="614075" y="44515"/>
                                </a:lnTo>
                                <a:lnTo>
                                  <a:pt x="0" y="29210"/>
                                </a:lnTo>
                                <a:lnTo>
                                  <a:pt x="254" y="16510"/>
                                </a:lnTo>
                                <a:lnTo>
                                  <a:pt x="614393" y="31817"/>
                                </a:lnTo>
                                <a:lnTo>
                                  <a:pt x="615188" y="0"/>
                                </a:lnTo>
                                <a:close/>
                              </a:path>
                            </a:pathLst>
                          </a:custGeom>
                          <a:solidFill>
                            <a:srgbClr val="000000"/>
                          </a:solidFill>
                          <a:ln w="0" cap="rnd">
                            <a:noFill/>
                            <a:miter lim="101600"/>
                          </a:ln>
                          <a:effectLst/>
                        </wps:spPr>
                        <wps:bodyPr/>
                      </wps:wsp>
                      <wps:wsp>
                        <wps:cNvPr id="1788" name="Shape 1788"/>
                        <wps:cNvSpPr/>
                        <wps:spPr>
                          <a:xfrm>
                            <a:off x="1338707" y="2634234"/>
                            <a:ext cx="76073" cy="142621"/>
                          </a:xfrm>
                          <a:custGeom>
                            <a:avLst/>
                            <a:gdLst/>
                            <a:ahLst/>
                            <a:cxnLst/>
                            <a:rect l="0" t="0" r="0" b="0"/>
                            <a:pathLst>
                              <a:path w="76073" h="142621">
                                <a:moveTo>
                                  <a:pt x="40513" y="0"/>
                                </a:moveTo>
                                <a:lnTo>
                                  <a:pt x="44350" y="66190"/>
                                </a:lnTo>
                                <a:lnTo>
                                  <a:pt x="76073" y="64389"/>
                                </a:lnTo>
                                <a:lnTo>
                                  <a:pt x="42418" y="142621"/>
                                </a:lnTo>
                                <a:lnTo>
                                  <a:pt x="0" y="68707"/>
                                </a:lnTo>
                                <a:lnTo>
                                  <a:pt x="31648" y="66911"/>
                                </a:lnTo>
                                <a:lnTo>
                                  <a:pt x="27813" y="762"/>
                                </a:lnTo>
                                <a:lnTo>
                                  <a:pt x="40513" y="0"/>
                                </a:lnTo>
                                <a:close/>
                              </a:path>
                            </a:pathLst>
                          </a:custGeom>
                          <a:solidFill>
                            <a:srgbClr val="000000"/>
                          </a:solidFill>
                          <a:ln w="0" cap="rnd">
                            <a:noFill/>
                            <a:miter lim="101600"/>
                          </a:ln>
                          <a:effectLst/>
                        </wps:spPr>
                        <wps:bodyPr/>
                      </wps:wsp>
                      <wps:wsp>
                        <wps:cNvPr id="1789" name="Shape 1789"/>
                        <wps:cNvSpPr/>
                        <wps:spPr>
                          <a:xfrm>
                            <a:off x="828675" y="370840"/>
                            <a:ext cx="1145540" cy="239395"/>
                          </a:xfrm>
                          <a:custGeom>
                            <a:avLst/>
                            <a:gdLst/>
                            <a:ahLst/>
                            <a:cxnLst/>
                            <a:rect l="0" t="0" r="0" b="0"/>
                            <a:pathLst>
                              <a:path w="1145540" h="239395">
                                <a:moveTo>
                                  <a:pt x="0" y="239395"/>
                                </a:moveTo>
                                <a:lnTo>
                                  <a:pt x="1145540" y="239395"/>
                                </a:lnTo>
                                <a:lnTo>
                                  <a:pt x="1145540" y="0"/>
                                </a:lnTo>
                                <a:lnTo>
                                  <a:pt x="0" y="0"/>
                                </a:lnTo>
                                <a:close/>
                              </a:path>
                            </a:pathLst>
                          </a:custGeom>
                          <a:noFill/>
                          <a:ln w="9525" cap="rnd" cmpd="sng" algn="ctr">
                            <a:solidFill>
                              <a:srgbClr val="000000"/>
                            </a:solidFill>
                            <a:prstDash val="solid"/>
                            <a:miter lim="101600"/>
                          </a:ln>
                          <a:effectLst/>
                        </wps:spPr>
                        <wps:bodyPr/>
                      </wps:wsp>
                      <wps:wsp>
                        <wps:cNvPr id="1790" name="Rectangle 1790"/>
                        <wps:cNvSpPr/>
                        <wps:spPr>
                          <a:xfrm>
                            <a:off x="1069848" y="462107"/>
                            <a:ext cx="671413" cy="150334"/>
                          </a:xfrm>
                          <a:prstGeom prst="rect">
                            <a:avLst/>
                          </a:prstGeom>
                          <a:ln>
                            <a:noFill/>
                          </a:ln>
                        </wps:spPr>
                        <wps:txbx>
                          <w:txbxContent>
                            <w:p w14:paraId="40F3CC98" w14:textId="77777777" w:rsidR="00D24D96" w:rsidRDefault="00D24D96" w:rsidP="00642F11">
                              <w:pPr>
                                <w:spacing w:after="0" w:line="276" w:lineRule="auto"/>
                              </w:pPr>
                              <w:r>
                                <w:rPr>
                                  <w:sz w:val="16"/>
                                </w:rPr>
                                <w:t>Launch App</w:t>
                              </w:r>
                            </w:p>
                          </w:txbxContent>
                        </wps:txbx>
                        <wps:bodyPr horzOverflow="overflow" lIns="0" tIns="0" rIns="0" bIns="0" rtlCol="0">
                          <a:noAutofit/>
                        </wps:bodyPr>
                      </wps:wsp>
                      <wps:wsp>
                        <wps:cNvPr id="1791" name="Rectangle 1791"/>
                        <wps:cNvSpPr/>
                        <wps:spPr>
                          <a:xfrm>
                            <a:off x="1574673" y="462107"/>
                            <a:ext cx="33951" cy="150334"/>
                          </a:xfrm>
                          <a:prstGeom prst="rect">
                            <a:avLst/>
                          </a:prstGeom>
                          <a:ln>
                            <a:noFill/>
                          </a:ln>
                        </wps:spPr>
                        <wps:txbx>
                          <w:txbxContent>
                            <w:p w14:paraId="740741EF" w14:textId="77777777" w:rsidR="00D24D96" w:rsidRDefault="00D24D96" w:rsidP="00642F11">
                              <w:pPr>
                                <w:spacing w:after="0" w:line="276" w:lineRule="auto"/>
                              </w:pPr>
                              <w:r>
                                <w:rPr>
                                  <w:sz w:val="16"/>
                                </w:rPr>
                                <w:t xml:space="preserve"> </w:t>
                              </w:r>
                            </w:p>
                          </w:txbxContent>
                        </wps:txbx>
                        <wps:bodyPr horzOverflow="overflow" lIns="0" tIns="0" rIns="0" bIns="0" rtlCol="0">
                          <a:noAutofit/>
                        </wps:bodyPr>
                      </wps:wsp>
                      <wps:wsp>
                        <wps:cNvPr id="1792" name="Shape 1792"/>
                        <wps:cNvSpPr/>
                        <wps:spPr>
                          <a:xfrm>
                            <a:off x="843280" y="759460"/>
                            <a:ext cx="1145540" cy="256540"/>
                          </a:xfrm>
                          <a:custGeom>
                            <a:avLst/>
                            <a:gdLst/>
                            <a:ahLst/>
                            <a:cxnLst/>
                            <a:rect l="0" t="0" r="0" b="0"/>
                            <a:pathLst>
                              <a:path w="1145540" h="256540">
                                <a:moveTo>
                                  <a:pt x="0" y="256540"/>
                                </a:moveTo>
                                <a:lnTo>
                                  <a:pt x="1145540" y="256540"/>
                                </a:lnTo>
                                <a:lnTo>
                                  <a:pt x="1145540" y="0"/>
                                </a:lnTo>
                                <a:lnTo>
                                  <a:pt x="0" y="0"/>
                                </a:lnTo>
                                <a:close/>
                              </a:path>
                            </a:pathLst>
                          </a:custGeom>
                          <a:noFill/>
                          <a:ln w="9525" cap="rnd" cmpd="sng" algn="ctr">
                            <a:solidFill>
                              <a:srgbClr val="000000"/>
                            </a:solidFill>
                            <a:prstDash val="solid"/>
                            <a:miter lim="101600"/>
                          </a:ln>
                          <a:effectLst/>
                        </wps:spPr>
                        <wps:bodyPr/>
                      </wps:wsp>
                      <wps:wsp>
                        <wps:cNvPr id="1793" name="Rectangle 1793"/>
                        <wps:cNvSpPr/>
                        <wps:spPr>
                          <a:xfrm>
                            <a:off x="1175385" y="850726"/>
                            <a:ext cx="643030" cy="150334"/>
                          </a:xfrm>
                          <a:prstGeom prst="rect">
                            <a:avLst/>
                          </a:prstGeom>
                          <a:ln>
                            <a:noFill/>
                          </a:ln>
                        </wps:spPr>
                        <wps:txbx>
                          <w:txbxContent>
                            <w:p w14:paraId="2DEC3AD0" w14:textId="77777777" w:rsidR="00D24D96" w:rsidRDefault="00D24D96" w:rsidP="00642F11">
                              <w:pPr>
                                <w:spacing w:after="0" w:line="276" w:lineRule="auto"/>
                              </w:pPr>
                              <w:r>
                                <w:rPr>
                                  <w:sz w:val="16"/>
                                </w:rPr>
                                <w:t>View Menu</w:t>
                              </w:r>
                            </w:p>
                          </w:txbxContent>
                        </wps:txbx>
                        <wps:bodyPr horzOverflow="overflow" lIns="0" tIns="0" rIns="0" bIns="0" rtlCol="0">
                          <a:noAutofit/>
                        </wps:bodyPr>
                      </wps:wsp>
                      <wps:wsp>
                        <wps:cNvPr id="1794" name="Rectangle 1794"/>
                        <wps:cNvSpPr/>
                        <wps:spPr>
                          <a:xfrm>
                            <a:off x="1658493" y="850726"/>
                            <a:ext cx="33951" cy="150334"/>
                          </a:xfrm>
                          <a:prstGeom prst="rect">
                            <a:avLst/>
                          </a:prstGeom>
                          <a:ln>
                            <a:noFill/>
                          </a:ln>
                        </wps:spPr>
                        <wps:txbx>
                          <w:txbxContent>
                            <w:p w14:paraId="3B12DF65" w14:textId="77777777" w:rsidR="00D24D96" w:rsidRDefault="00D24D96" w:rsidP="00642F11">
                              <w:pPr>
                                <w:spacing w:after="0" w:line="276" w:lineRule="auto"/>
                              </w:pPr>
                              <w:r>
                                <w:rPr>
                                  <w:sz w:val="16"/>
                                </w:rPr>
                                <w:t xml:space="preserve"> </w:t>
                              </w:r>
                            </w:p>
                          </w:txbxContent>
                        </wps:txbx>
                        <wps:bodyPr horzOverflow="overflow" lIns="0" tIns="0" rIns="0" bIns="0" rtlCol="0">
                          <a:noAutofit/>
                        </wps:bodyPr>
                      </wps:wsp>
                      <wps:wsp>
                        <wps:cNvPr id="1796" name="Shape 1796"/>
                        <wps:cNvSpPr/>
                        <wps:spPr>
                          <a:xfrm>
                            <a:off x="852170" y="1899920"/>
                            <a:ext cx="1216025" cy="240030"/>
                          </a:xfrm>
                          <a:custGeom>
                            <a:avLst/>
                            <a:gdLst/>
                            <a:ahLst/>
                            <a:cxnLst/>
                            <a:rect l="0" t="0" r="0" b="0"/>
                            <a:pathLst>
                              <a:path w="1216025" h="240030">
                                <a:moveTo>
                                  <a:pt x="0" y="240030"/>
                                </a:moveTo>
                                <a:lnTo>
                                  <a:pt x="1216025" y="240030"/>
                                </a:lnTo>
                                <a:lnTo>
                                  <a:pt x="1216025" y="0"/>
                                </a:lnTo>
                                <a:lnTo>
                                  <a:pt x="0" y="0"/>
                                </a:lnTo>
                                <a:close/>
                              </a:path>
                            </a:pathLst>
                          </a:custGeom>
                          <a:noFill/>
                          <a:ln w="9525" cap="rnd" cmpd="sng" algn="ctr">
                            <a:solidFill>
                              <a:srgbClr val="000000"/>
                            </a:solidFill>
                            <a:prstDash val="solid"/>
                            <a:miter lim="101600"/>
                          </a:ln>
                          <a:effectLst/>
                        </wps:spPr>
                        <wps:bodyPr/>
                      </wps:wsp>
                      <wps:wsp>
                        <wps:cNvPr id="1797" name="Rectangle 1797"/>
                        <wps:cNvSpPr/>
                        <wps:spPr>
                          <a:xfrm>
                            <a:off x="1094232" y="1992202"/>
                            <a:ext cx="1150550" cy="150334"/>
                          </a:xfrm>
                          <a:prstGeom prst="rect">
                            <a:avLst/>
                          </a:prstGeom>
                          <a:ln>
                            <a:noFill/>
                          </a:ln>
                        </wps:spPr>
                        <wps:txbx>
                          <w:txbxContent>
                            <w:p w14:paraId="4EF6A142" w14:textId="77777777" w:rsidR="00D24D96" w:rsidRDefault="00D24D96" w:rsidP="00642F11">
                              <w:pPr>
                                <w:spacing w:after="0" w:line="276" w:lineRule="auto"/>
                              </w:pPr>
                              <w:r>
                                <w:rPr>
                                  <w:sz w:val="16"/>
                                </w:rPr>
                                <w:t>Add delivery address</w:t>
                              </w:r>
                            </w:p>
                          </w:txbxContent>
                        </wps:txbx>
                        <wps:bodyPr horzOverflow="overflow" lIns="0" tIns="0" rIns="0" bIns="0" rtlCol="0">
                          <a:noAutofit/>
                        </wps:bodyPr>
                      </wps:wsp>
                      <wps:wsp>
                        <wps:cNvPr id="1798" name="Rectangle 1798"/>
                        <wps:cNvSpPr/>
                        <wps:spPr>
                          <a:xfrm>
                            <a:off x="1958721" y="1992202"/>
                            <a:ext cx="33951" cy="150334"/>
                          </a:xfrm>
                          <a:prstGeom prst="rect">
                            <a:avLst/>
                          </a:prstGeom>
                          <a:ln>
                            <a:noFill/>
                          </a:ln>
                        </wps:spPr>
                        <wps:txbx>
                          <w:txbxContent>
                            <w:p w14:paraId="043AE9E8" w14:textId="77777777" w:rsidR="00D24D96" w:rsidRDefault="00D24D96" w:rsidP="00642F11">
                              <w:pPr>
                                <w:spacing w:after="0" w:line="276" w:lineRule="auto"/>
                              </w:pPr>
                              <w:r>
                                <w:rPr>
                                  <w:sz w:val="16"/>
                                </w:rPr>
                                <w:t xml:space="preserve"> </w:t>
                              </w:r>
                            </w:p>
                          </w:txbxContent>
                        </wps:txbx>
                        <wps:bodyPr horzOverflow="overflow" lIns="0" tIns="0" rIns="0" bIns="0" rtlCol="0">
                          <a:noAutofit/>
                        </wps:bodyPr>
                      </wps:wsp>
                      <wps:wsp>
                        <wps:cNvPr id="1800" name="Shape 1800"/>
                        <wps:cNvSpPr/>
                        <wps:spPr>
                          <a:xfrm>
                            <a:off x="807085" y="2278380"/>
                            <a:ext cx="1108075" cy="366395"/>
                          </a:xfrm>
                          <a:custGeom>
                            <a:avLst/>
                            <a:gdLst/>
                            <a:ahLst/>
                            <a:cxnLst/>
                            <a:rect l="0" t="0" r="0" b="0"/>
                            <a:pathLst>
                              <a:path w="1108075" h="366395">
                                <a:moveTo>
                                  <a:pt x="554101" y="0"/>
                                </a:moveTo>
                                <a:lnTo>
                                  <a:pt x="0" y="183134"/>
                                </a:lnTo>
                                <a:lnTo>
                                  <a:pt x="554101" y="366395"/>
                                </a:lnTo>
                                <a:lnTo>
                                  <a:pt x="1108075" y="183134"/>
                                </a:lnTo>
                                <a:close/>
                              </a:path>
                            </a:pathLst>
                          </a:custGeom>
                          <a:noFill/>
                          <a:ln w="9525" cap="rnd" cmpd="sng" algn="ctr">
                            <a:solidFill>
                              <a:srgbClr val="000000"/>
                            </a:solidFill>
                            <a:prstDash val="solid"/>
                            <a:miter lim="101600"/>
                          </a:ln>
                          <a:effectLst/>
                        </wps:spPr>
                        <wps:bodyPr/>
                      </wps:wsp>
                      <wps:wsp>
                        <wps:cNvPr id="1801" name="Rectangle 1801"/>
                        <wps:cNvSpPr/>
                        <wps:spPr>
                          <a:xfrm>
                            <a:off x="1030224" y="2383734"/>
                            <a:ext cx="42059" cy="186236"/>
                          </a:xfrm>
                          <a:prstGeom prst="rect">
                            <a:avLst/>
                          </a:prstGeom>
                          <a:ln>
                            <a:noFill/>
                          </a:ln>
                        </wps:spPr>
                        <wps:txbx>
                          <w:txbxContent>
                            <w:p w14:paraId="2D8079D9" w14:textId="77777777" w:rsidR="00D24D96" w:rsidRDefault="00D24D96" w:rsidP="00642F11">
                              <w:pPr>
                                <w:spacing w:after="0" w:line="276" w:lineRule="auto"/>
                              </w:pPr>
                              <w:r>
                                <w:t xml:space="preserve"> </w:t>
                              </w:r>
                            </w:p>
                          </w:txbxContent>
                        </wps:txbx>
                        <wps:bodyPr horzOverflow="overflow" lIns="0" tIns="0" rIns="0" bIns="0" rtlCol="0">
                          <a:noAutofit/>
                        </wps:bodyPr>
                      </wps:wsp>
                      <wps:wsp>
                        <wps:cNvPr id="1802" name="Rectangle 1802"/>
                        <wps:cNvSpPr/>
                        <wps:spPr>
                          <a:xfrm>
                            <a:off x="1062228" y="2405461"/>
                            <a:ext cx="447337" cy="150334"/>
                          </a:xfrm>
                          <a:prstGeom prst="rect">
                            <a:avLst/>
                          </a:prstGeom>
                          <a:ln>
                            <a:noFill/>
                          </a:ln>
                        </wps:spPr>
                        <wps:txbx>
                          <w:txbxContent>
                            <w:p w14:paraId="110BDC2F" w14:textId="77777777" w:rsidR="00D24D96" w:rsidRDefault="00D24D96" w:rsidP="00642F11">
                              <w:pPr>
                                <w:spacing w:after="0" w:line="276" w:lineRule="auto"/>
                              </w:pPr>
                              <w:r>
                                <w:rPr>
                                  <w:sz w:val="16"/>
                                </w:rPr>
                                <w:t xml:space="preserve">Change </w:t>
                              </w:r>
                            </w:p>
                          </w:txbxContent>
                        </wps:txbx>
                        <wps:bodyPr horzOverflow="overflow" lIns="0" tIns="0" rIns="0" bIns="0" rtlCol="0">
                          <a:noAutofit/>
                        </wps:bodyPr>
                      </wps:wsp>
                      <wps:wsp>
                        <wps:cNvPr id="1803" name="Rectangle 1803"/>
                        <wps:cNvSpPr/>
                        <wps:spPr>
                          <a:xfrm>
                            <a:off x="1399413" y="2405461"/>
                            <a:ext cx="449218" cy="150334"/>
                          </a:xfrm>
                          <a:prstGeom prst="rect">
                            <a:avLst/>
                          </a:prstGeom>
                          <a:ln>
                            <a:noFill/>
                          </a:ln>
                        </wps:spPr>
                        <wps:txbx>
                          <w:txbxContent>
                            <w:p w14:paraId="2A3772A0" w14:textId="77777777" w:rsidR="00D24D96" w:rsidRDefault="00D24D96" w:rsidP="00642F11">
                              <w:pPr>
                                <w:spacing w:after="0" w:line="276" w:lineRule="auto"/>
                              </w:pPr>
                              <w:r>
                                <w:rPr>
                                  <w:sz w:val="16"/>
                                </w:rPr>
                                <w:t>Request?</w:t>
                              </w:r>
                            </w:p>
                          </w:txbxContent>
                        </wps:txbx>
                        <wps:bodyPr horzOverflow="overflow" lIns="0" tIns="0" rIns="0" bIns="0" rtlCol="0">
                          <a:noAutofit/>
                        </wps:bodyPr>
                      </wps:wsp>
                      <wps:wsp>
                        <wps:cNvPr id="1804" name="Rectangle 1804"/>
                        <wps:cNvSpPr/>
                        <wps:spPr>
                          <a:xfrm>
                            <a:off x="1736217" y="2405461"/>
                            <a:ext cx="33951" cy="150334"/>
                          </a:xfrm>
                          <a:prstGeom prst="rect">
                            <a:avLst/>
                          </a:prstGeom>
                          <a:ln>
                            <a:noFill/>
                          </a:ln>
                        </wps:spPr>
                        <wps:txbx>
                          <w:txbxContent>
                            <w:p w14:paraId="0ED6BE17" w14:textId="77777777" w:rsidR="00D24D96" w:rsidRDefault="00D24D96" w:rsidP="00642F11">
                              <w:pPr>
                                <w:spacing w:after="0" w:line="276" w:lineRule="auto"/>
                              </w:pPr>
                              <w:r>
                                <w:rPr>
                                  <w:sz w:val="16"/>
                                </w:rPr>
                                <w:t xml:space="preserve"> </w:t>
                              </w:r>
                            </w:p>
                          </w:txbxContent>
                        </wps:txbx>
                        <wps:bodyPr horzOverflow="overflow" lIns="0" tIns="0" rIns="0" bIns="0" rtlCol="0">
                          <a:noAutofit/>
                        </wps:bodyPr>
                      </wps:wsp>
                      <wps:wsp>
                        <wps:cNvPr id="1805" name="Rectangle 1805"/>
                        <wps:cNvSpPr/>
                        <wps:spPr>
                          <a:xfrm>
                            <a:off x="1247013" y="57475"/>
                            <a:ext cx="521190" cy="186236"/>
                          </a:xfrm>
                          <a:prstGeom prst="rect">
                            <a:avLst/>
                          </a:prstGeom>
                          <a:ln>
                            <a:noFill/>
                          </a:ln>
                        </wps:spPr>
                        <wps:txbx>
                          <w:txbxContent>
                            <w:p w14:paraId="4A2CA7BF" w14:textId="77777777" w:rsidR="00D24D96" w:rsidRDefault="00D24D96" w:rsidP="00642F11">
                              <w:pPr>
                                <w:spacing w:after="0" w:line="276" w:lineRule="auto"/>
                              </w:pPr>
                              <w:r>
                                <w:t>Sign up</w:t>
                              </w:r>
                            </w:p>
                          </w:txbxContent>
                        </wps:txbx>
                        <wps:bodyPr horzOverflow="overflow" lIns="0" tIns="0" rIns="0" bIns="0" rtlCol="0">
                          <a:noAutofit/>
                        </wps:bodyPr>
                      </wps:wsp>
                      <wps:wsp>
                        <wps:cNvPr id="1806" name="Rectangle 1806"/>
                        <wps:cNvSpPr/>
                        <wps:spPr>
                          <a:xfrm>
                            <a:off x="1638681" y="57475"/>
                            <a:ext cx="42059" cy="186236"/>
                          </a:xfrm>
                          <a:prstGeom prst="rect">
                            <a:avLst/>
                          </a:prstGeom>
                          <a:ln>
                            <a:noFill/>
                          </a:ln>
                        </wps:spPr>
                        <wps:txbx>
                          <w:txbxContent>
                            <w:p w14:paraId="6F2BAE98" w14:textId="77777777" w:rsidR="00D24D96" w:rsidRDefault="00D24D96" w:rsidP="00642F11">
                              <w:pPr>
                                <w:spacing w:after="0" w:line="276" w:lineRule="auto"/>
                              </w:pPr>
                              <w:r>
                                <w:t xml:space="preserve"> </w:t>
                              </w:r>
                            </w:p>
                          </w:txbxContent>
                        </wps:txbx>
                        <wps:bodyPr horzOverflow="overflow" lIns="0" tIns="0" rIns="0" bIns="0" rtlCol="0">
                          <a:noAutofit/>
                        </wps:bodyPr>
                      </wps:wsp>
                    </wpg:wgp>
                  </a:graphicData>
                </a:graphic>
                <wp14:sizeRelV relativeFrom="margin">
                  <wp14:pctHeight>0</wp14:pctHeight>
                </wp14:sizeRelV>
              </wp:anchor>
            </w:drawing>
          </mc:Choice>
          <mc:Fallback>
            <w:pict>
              <v:group w14:anchorId="4AC6385F" id="Group 16308" o:spid="_x0000_s1027" style="position:absolute;margin-left:0;margin-top:22.45pt;width:394.5pt;height:359.8pt;z-index:251758592;mso-height-relative:margin" coordsize="50101,45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">
                <v:rect id="Rectangle 1649" o:spid="_x0000_s1028" style="position:absolute;left:4328;top:10;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HgswwAAAN0AAAAPAAAAZHJzL2Rvd25yZXYueG1sRE9Li8Iw&#10;EL4L+x/CLHjTVBG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GLB4LMMAAADdAAAADwAA&#10;AAAAAAAAAAAAAAAHAgAAZHJzL2Rvd25yZXYueG1sUEsFBgAAAAADAAMAtwAAAPcCAAAAAA==&#10;" filled="f" stroked="f">
                  <v:textbox inset="0,0,0,0">
                    <w:txbxContent>
                      <w:p w14:paraId="0A2B6A09" w14:textId="77777777" w:rsidR="00D24D96" w:rsidRDefault="00D24D96" w:rsidP="00642F11">
                        <w:pPr>
                          <w:spacing w:after="0" w:line="276" w:lineRule="auto"/>
                        </w:pPr>
                        <w:r>
                          <w:rPr>
                            <w:b/>
                          </w:rPr>
                          <w:t xml:space="preserve"> </w:t>
                        </w:r>
                      </w:p>
                    </w:txbxContent>
                  </v:textbox>
                </v:rect>
                <v:rect id="Rectangle 1650" o:spid="_x0000_s1029" style="position:absolute;left:4328;top:1473;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dsxwAAAN0AAAAPAAAAZHJzL2Rvd25yZXYueG1sRI9Ba8JA&#10;EIXvBf/DMkJvdVOh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AxTR2zHAAAA3QAA&#10;AA8AAAAAAAAAAAAAAAAABwIAAGRycy9kb3ducmV2LnhtbFBLBQYAAAAAAwADALcAAAD7AgAAAAA=&#10;" filled="f" stroked="f">
                  <v:textbox inset="0,0,0,0">
                    <w:txbxContent>
                      <w:p w14:paraId="3E8F9770" w14:textId="77777777" w:rsidR="00D24D96" w:rsidRDefault="00D24D96" w:rsidP="00642F11">
                        <w:pPr>
                          <w:spacing w:after="0" w:line="276" w:lineRule="auto"/>
                        </w:pPr>
                        <w:r>
                          <w:rPr>
                            <w:b/>
                          </w:rPr>
                          <w:t xml:space="preserve"> </w:t>
                        </w:r>
                      </w:p>
                    </w:txbxContent>
                  </v:textbox>
                </v:rect>
                <v:rect id="Rectangle 1651" o:spid="_x0000_s1030" style="position:absolute;left:4328;top:2940;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3wgAAAN0AAAAPAAAAZHJzL2Rvd25yZXYueG1sRE9Ni8Iw&#10;EL0L/ocwgjdNXVC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BjH+L3wgAAAN0AAAAPAAAA&#10;AAAAAAAAAAAAAAcCAABkcnMvZG93bnJldi54bWxQSwUGAAAAAAMAAwC3AAAA9gIAAAAA&#10;" filled="f" stroked="f">
                  <v:textbox inset="0,0,0,0">
                    <w:txbxContent>
                      <w:p w14:paraId="25B1780F" w14:textId="77777777" w:rsidR="00D24D96" w:rsidRDefault="00D24D96" w:rsidP="00642F11">
                        <w:pPr>
                          <w:spacing w:after="0" w:line="276" w:lineRule="auto"/>
                        </w:pPr>
                        <w:r>
                          <w:rPr>
                            <w:b/>
                          </w:rPr>
                          <w:t xml:space="preserve"> </w:t>
                        </w:r>
                      </w:p>
                    </w:txbxContent>
                  </v:textbox>
                </v:rect>
                <v:rect id="Rectangle 1652" o:spid="_x0000_s1031" style="position:absolute;left:4328;top:4388;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yAwwAAAN0AAAAPAAAAZHJzL2Rvd25yZXYueG1sRE9Li8Iw&#10;EL4L/ocwC940XUH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k818gMMAAADdAAAADwAA&#10;AAAAAAAAAAAAAAAHAgAAZHJzL2Rvd25yZXYueG1sUEsFBgAAAAADAAMAtwAAAPcCAAAAAA==&#10;" filled="f" stroked="f">
                  <v:textbox inset="0,0,0,0">
                    <w:txbxContent>
                      <w:p w14:paraId="24579F28" w14:textId="77777777" w:rsidR="00D24D96" w:rsidRDefault="00D24D96" w:rsidP="00642F11">
                        <w:pPr>
                          <w:spacing w:after="0" w:line="276" w:lineRule="auto"/>
                        </w:pPr>
                        <w:r>
                          <w:rPr>
                            <w:b/>
                          </w:rPr>
                          <w:t xml:space="preserve"> </w:t>
                        </w:r>
                      </w:p>
                    </w:txbxContent>
                  </v:textbox>
                </v:rect>
                <v:rect id="Rectangle 1653" o:spid="_x0000_s1032" style="position:absolute;left:4328;top:5851;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dkbwwAAAN0AAAAPAAAAZHJzL2Rvd25yZXYueG1sRE9Li8Iw&#10;EL4L/ocwwt40dWVF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IHZG8MAAADdAAAADwAA&#10;AAAAAAAAAAAAAAAHAgAAZHJzL2Rvd25yZXYueG1sUEsFBgAAAAADAAMAtwAAAPcCAAAAAA==&#10;" filled="f" stroked="f">
                  <v:textbox inset="0,0,0,0">
                    <w:txbxContent>
                      <w:p w14:paraId="508194DA" w14:textId="77777777" w:rsidR="00D24D96" w:rsidRDefault="00D24D96" w:rsidP="00642F11">
                        <w:pPr>
                          <w:spacing w:after="0" w:line="276" w:lineRule="auto"/>
                        </w:pPr>
                        <w:r>
                          <w:rPr>
                            <w:b/>
                          </w:rPr>
                          <w:t xml:space="preserve"> </w:t>
                        </w:r>
                      </w:p>
                    </w:txbxContent>
                  </v:textbox>
                </v:rect>
                <v:rect id="Rectangle 1654" o:spid="_x0000_s1033" style="position:absolute;left:2880;top:7314;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EFvwwAAAN0AAAAPAAAAZHJzL2Rvd25yZXYueG1sRE9Li8Iw&#10;EL4L/ocwwt40dXFF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c2hBb8MAAADdAAAADwAA&#10;AAAAAAAAAAAAAAAHAgAAZHJzL2Rvd25yZXYueG1sUEsFBgAAAAADAAMAtwAAAPcCAAAAAA==&#10;" filled="f" stroked="f">
                  <v:textbox inset="0,0,0,0">
                    <w:txbxContent>
                      <w:p w14:paraId="083FB0FB" w14:textId="77777777" w:rsidR="00D24D96" w:rsidRDefault="00D24D96" w:rsidP="00642F11">
                        <w:pPr>
                          <w:spacing w:after="0" w:line="276" w:lineRule="auto"/>
                        </w:pPr>
                        <w:r>
                          <w:rPr>
                            <w:b/>
                          </w:rPr>
                          <w:t xml:space="preserve"> </w:t>
                        </w:r>
                      </w:p>
                    </w:txbxContent>
                  </v:textbox>
                </v:rect>
                <v:rect id="Rectangle 1655" o:spid="_x0000_s1034" style="position:absolute;left:24860;top:8777;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OT0xAAAAN0AAAAPAAAAZHJzL2Rvd25yZXYueG1sRE9Na8JA&#10;EL0L/odlCt5000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Bwk5PTEAAAA3QAAAA8A&#10;AAAAAAAAAAAAAAAABwIAAGRycy9kb3ducmV2LnhtbFBLBQYAAAAAAwADALcAAAD4AgAAAAA=&#10;" filled="f" stroked="f">
                  <v:textbox inset="0,0,0,0">
                    <w:txbxContent>
                      <w:p w14:paraId="425E2F27" w14:textId="77777777" w:rsidR="00D24D96" w:rsidRDefault="00D24D96" w:rsidP="00642F11">
                        <w:pPr>
                          <w:spacing w:after="0" w:line="276" w:lineRule="auto"/>
                        </w:pPr>
                        <w:r>
                          <w:rPr>
                            <w:b/>
                          </w:rPr>
                          <w:t xml:space="preserve"> </w:t>
                        </w:r>
                      </w:p>
                    </w:txbxContent>
                  </v:textbox>
                </v:rect>
                <v:rect id="Rectangle 1656" o:spid="_x0000_s1035" style="position:absolute;left:2880;top:10240;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nqDxQAAAN0AAAAPAAAAZHJzL2Rvd25yZXYueG1sRE9La8JA&#10;EL4L/Q/LFHrTTYUG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Ds9nqDxQAAAN0AAAAP&#10;AAAAAAAAAAAAAAAAAAcCAABkcnMvZG93bnJldi54bWxQSwUGAAAAAAMAAwC3AAAA+QIAAAAA&#10;" filled="f" stroked="f">
                  <v:textbox inset="0,0,0,0">
                    <w:txbxContent>
                      <w:p w14:paraId="6F061715" w14:textId="77777777" w:rsidR="00D24D96" w:rsidRDefault="00D24D96" w:rsidP="00642F11">
                        <w:pPr>
                          <w:spacing w:after="0" w:line="276" w:lineRule="auto"/>
                        </w:pPr>
                        <w:r>
                          <w:rPr>
                            <w:b/>
                          </w:rPr>
                          <w:t xml:space="preserve"> </w:t>
                        </w:r>
                      </w:p>
                    </w:txbxContent>
                  </v:textbox>
                </v:rect>
                <v:rect id="Rectangle 1657" o:spid="_x0000_s1036" style="position:absolute;left:2880;top:11703;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8YwwAAAN0AAAAPAAAAZHJzL2Rvd25yZXYueG1sRE9Li8Iw&#10;EL4v+B/CCN7WVEF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g7rfGMMAAADdAAAADwAA&#10;AAAAAAAAAAAAAAAHAgAAZHJzL2Rvd25yZXYueG1sUEsFBgAAAAADAAMAtwAAAPcCAAAAAA==&#10;" filled="f" stroked="f">
                  <v:textbox inset="0,0,0,0">
                    <w:txbxContent>
                      <w:p w14:paraId="281A8AD6" w14:textId="77777777" w:rsidR="00D24D96" w:rsidRDefault="00D24D96" w:rsidP="00642F11">
                        <w:pPr>
                          <w:spacing w:after="0" w:line="276" w:lineRule="auto"/>
                        </w:pPr>
                        <w:r>
                          <w:rPr>
                            <w:b/>
                          </w:rPr>
                          <w:t xml:space="preserve"> </w:t>
                        </w:r>
                      </w:p>
                    </w:txbxContent>
                  </v:textbox>
                </v:rect>
                <v:rect id="Rectangle 1658" o:spid="_x0000_s1037" style="position:absolute;left:2880;top:13151;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UtqxwAAAN0AAAAPAAAAZHJzL2Rvd25yZXYueG1sRI9Ba8JA&#10;EIXvBf/DMkJvdVOh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PIlS2rHAAAA3QAA&#10;AA8AAAAAAAAAAAAAAAAABwIAAGRycy9kb3ducmV2LnhtbFBLBQYAAAAAAwADALcAAAD7AgAAAAA=&#10;" filled="f" stroked="f">
                  <v:textbox inset="0,0,0,0">
                    <w:txbxContent>
                      <w:p w14:paraId="2D825C29" w14:textId="77777777" w:rsidR="00D24D96" w:rsidRDefault="00D24D96" w:rsidP="00642F11">
                        <w:pPr>
                          <w:spacing w:after="0" w:line="276" w:lineRule="auto"/>
                        </w:pPr>
                        <w:r>
                          <w:rPr>
                            <w:b/>
                          </w:rPr>
                          <w:t xml:space="preserve"> </w:t>
                        </w:r>
                      </w:p>
                    </w:txbxContent>
                  </v:textbox>
                </v:rect>
                <v:rect id="Rectangle 1659" o:spid="_x0000_s1038" style="position:absolute;left:2880;top:1461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7xwwAAAN0AAAAPAAAAZHJzL2Rvd25yZXYueG1sRE9Li8Iw&#10;EL4L+x/CLHjTVEG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nWnu8cMAAADdAAAADwAA&#10;AAAAAAAAAAAAAAAHAgAAZHJzL2Rvd25yZXYueG1sUEsFBgAAAAADAAMAtwAAAPcCAAAAAA==&#10;" filled="f" stroked="f">
                  <v:textbox inset="0,0,0,0">
                    <w:txbxContent>
                      <w:p w14:paraId="5C6EC97B" w14:textId="77777777" w:rsidR="00D24D96" w:rsidRDefault="00D24D96" w:rsidP="00642F11">
                        <w:pPr>
                          <w:spacing w:after="0" w:line="276" w:lineRule="auto"/>
                        </w:pPr>
                        <w:r>
                          <w:rPr>
                            <w:b/>
                          </w:rPr>
                          <w:t xml:space="preserve"> </w:t>
                        </w:r>
                      </w:p>
                    </w:txbxContent>
                  </v:textbox>
                </v:rect>
                <v:rect id="Rectangle 1660" o:spid="_x0000_s1039" style="position:absolute;left:2880;top:16077;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43R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vzyjYyg1/8AAAD//wMAUEsBAi0AFAAGAAgAAAAhANvh9svuAAAAhQEAABMAAAAAAAAA&#10;AAAAAAAAAAAAAFtDb250ZW50X1R5cGVzXS54bWxQSwECLQAUAAYACAAAACEAWvQsW78AAAAVAQAA&#10;CwAAAAAAAAAAAAAAAAAfAQAAX3JlbHMvLnJlbHNQSwECLQAUAAYACAAAACEAwj+N0cYAAADdAAAA&#10;DwAAAAAAAAAAAAAAAAAHAgAAZHJzL2Rvd25yZXYueG1sUEsFBgAAAAADAAMAtwAAAPoCAAAAAA==&#10;" filled="f" stroked="f">
                  <v:textbox inset="0,0,0,0">
                    <w:txbxContent>
                      <w:p w14:paraId="7146800D" w14:textId="77777777" w:rsidR="00D24D96" w:rsidRDefault="00D24D96" w:rsidP="00642F11">
                        <w:pPr>
                          <w:spacing w:after="0" w:line="276" w:lineRule="auto"/>
                        </w:pPr>
                        <w:r>
                          <w:rPr>
                            <w:b/>
                          </w:rPr>
                          <w:t xml:space="preserve"> </w:t>
                        </w:r>
                      </w:p>
                    </w:txbxContent>
                  </v:textbox>
                </v:rect>
                <v:rect id="Rectangle 1661" o:spid="_x0000_s1040" style="position:absolute;left:2880;top:17540;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" filled="f" stroked="f">
                  <v:textbox inset="0,0,0,0">
                    <w:txbxContent>
                      <w:p w14:paraId="2459405D" w14:textId="77777777" w:rsidR="00D24D96" w:rsidRDefault="00D24D96" w:rsidP="00642F11">
                        <w:pPr>
                          <w:spacing w:after="0" w:line="276" w:lineRule="auto"/>
                        </w:pPr>
                        <w:r>
                          <w:rPr>
                            <w:b/>
                          </w:rPr>
                          <w:t xml:space="preserve"> </w:t>
                        </w:r>
                      </w:p>
                    </w:txbxContent>
                  </v:textbox>
                </v:rect>
                <v:rect id="Rectangle 1662" o:spid="_x0000_s1041" style="position:absolute;left:2880;top:19003;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" filled="f" stroked="f">
                  <v:textbox inset="0,0,0,0">
                    <w:txbxContent>
                      <w:p w14:paraId="19BBCB50" w14:textId="77777777" w:rsidR="00D24D96" w:rsidRDefault="00D24D96" w:rsidP="00642F11">
                        <w:pPr>
                          <w:spacing w:after="0" w:line="276" w:lineRule="auto"/>
                        </w:pPr>
                        <w:r>
                          <w:rPr>
                            <w:b/>
                          </w:rPr>
                          <w:t xml:space="preserve"> </w:t>
                        </w:r>
                      </w:p>
                    </w:txbxContent>
                  </v:textbox>
                </v:rect>
                <v:rect id="Rectangle 1663" o:spid="_x0000_s1042" style="position:absolute;left:2880;top:20466;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ROmxQAAAN0AAAAPAAAAZHJzL2Rvd25yZXYueG1sRE9La8JA&#10;EL4L/Q/LFHrTTS0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Ay7ROmxQAAAN0AAAAP&#10;AAAAAAAAAAAAAAAAAAcCAABkcnMvZG93bnJldi54bWxQSwUGAAAAAAMAAwC3AAAA+QIAAAAA&#10;" filled="f" stroked="f">
                  <v:textbox inset="0,0,0,0">
                    <w:txbxContent>
                      <w:p w14:paraId="6B993228" w14:textId="77777777" w:rsidR="00D24D96" w:rsidRDefault="00D24D96" w:rsidP="00642F11">
                        <w:pPr>
                          <w:spacing w:after="0" w:line="276" w:lineRule="auto"/>
                        </w:pPr>
                        <w:r>
                          <w:rPr>
                            <w:b/>
                          </w:rPr>
                          <w:t xml:space="preserve"> </w:t>
                        </w:r>
                      </w:p>
                    </w:txbxContent>
                  </v:textbox>
                </v:rect>
                <v:rect id="Rectangle 1664" o:spid="_x0000_s1043" style="position:absolute;left:2880;top:21917;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IvSxQAAAN0AAAAPAAAAZHJzL2Rvd25yZXYueG1sRE9La8JA&#10;EL4L/Q/LFHrTTaU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C9BIvSxQAAAN0AAAAP&#10;AAAAAAAAAAAAAAAAAAcCAABkcnMvZG93bnJldi54bWxQSwUGAAAAAAMAAwC3AAAA+QIAAAAA&#10;" filled="f" stroked="f">
                  <v:textbox inset="0,0,0,0">
                    <w:txbxContent>
                      <w:p w14:paraId="22CDCA76" w14:textId="77777777" w:rsidR="00D24D96" w:rsidRDefault="00D24D96" w:rsidP="00642F11">
                        <w:pPr>
                          <w:spacing w:after="0" w:line="276" w:lineRule="auto"/>
                        </w:pPr>
                        <w:r>
                          <w:rPr>
                            <w:b/>
                          </w:rPr>
                          <w:t xml:space="preserve"> </w:t>
                        </w:r>
                      </w:p>
                    </w:txbxContent>
                  </v:textbox>
                </v:rect>
                <v:rect id="Rectangle 1665" o:spid="_x0000_s1044" style="position:absolute;left:2880;top:23380;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C5JxQAAAN0AAAAPAAAAZHJzL2Rvd25yZXYueG1sRE9La8JA&#10;EL4L/Q/LFHrTTYUG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DSSC5JxQAAAN0AAAAP&#10;AAAAAAAAAAAAAAAAAAcCAABkcnMvZG93bnJldi54bWxQSwUGAAAAAAMAAwC3AAAA+QIAAAAA&#10;" filled="f" stroked="f">
                  <v:textbox inset="0,0,0,0">
                    <w:txbxContent>
                      <w:p w14:paraId="727E91F2" w14:textId="77777777" w:rsidR="00D24D96" w:rsidRDefault="00D24D96" w:rsidP="00642F11">
                        <w:pPr>
                          <w:spacing w:after="0" w:line="276" w:lineRule="auto"/>
                        </w:pPr>
                        <w:r>
                          <w:rPr>
                            <w:b/>
                          </w:rPr>
                          <w:t xml:space="preserve"> </w:t>
                        </w:r>
                      </w:p>
                    </w:txbxContent>
                  </v:textbox>
                </v:rect>
                <v:rect id="Rectangle 1666" o:spid="_x0000_s1045" style="position:absolute;left:2880;top:24843;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" filled="f" stroked="f">
                  <v:textbox inset="0,0,0,0">
                    <w:txbxContent>
                      <w:p w14:paraId="4DB0495B" w14:textId="77777777" w:rsidR="00D24D96" w:rsidRDefault="00D24D96" w:rsidP="00642F11">
                        <w:pPr>
                          <w:spacing w:after="0" w:line="276" w:lineRule="auto"/>
                        </w:pPr>
                        <w:r>
                          <w:rPr>
                            <w:b/>
                          </w:rPr>
                          <w:t xml:space="preserve"> </w:t>
                        </w:r>
                      </w:p>
                    </w:txbxContent>
                  </v:textbox>
                </v:rect>
                <v:rect id="Rectangle 1667" o:spid="_x0000_s1046" style="position:absolute;left:2880;top:26306;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" filled="f" stroked="f">
                  <v:textbox inset="0,0,0,0">
                    <w:txbxContent>
                      <w:p w14:paraId="0147C66B" w14:textId="77777777" w:rsidR="00D24D96" w:rsidRDefault="00D24D96" w:rsidP="00642F11">
                        <w:pPr>
                          <w:spacing w:after="0" w:line="276" w:lineRule="auto"/>
                        </w:pPr>
                        <w:r>
                          <w:rPr>
                            <w:b/>
                          </w:rPr>
                          <w:t xml:space="preserve"> </w:t>
                        </w:r>
                      </w:p>
                    </w:txbxContent>
                  </v:textbox>
                </v:rect>
                <v:rect id="Rectangle 1668" o:spid="_x0000_s1047" style="position:absolute;left:2880;top:2776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YHX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rjyjYyg1/8AAAD//wMAUEsBAi0AFAAGAAgAAAAhANvh9svuAAAAhQEAABMAAAAAAAAA&#10;AAAAAAAAAAAAAFtDb250ZW50X1R5cGVzXS54bWxQSwECLQAUAAYACAAAACEAWvQsW78AAAAVAQAA&#10;CwAAAAAAAAAAAAAAAAAfAQAAX3JlbHMvLnJlbHNQSwECLQAUAAYACAAAACEAPEmB18YAAADdAAAA&#10;DwAAAAAAAAAAAAAAAAAHAgAAZHJzL2Rvd25yZXYueG1sUEsFBgAAAAADAAMAtwAAAPoCAAAAAA==&#10;" filled="f" stroked="f">
                  <v:textbox inset="0,0,0,0">
                    <w:txbxContent>
                      <w:p w14:paraId="6E7706F9" w14:textId="77777777" w:rsidR="00D24D96" w:rsidRDefault="00D24D96" w:rsidP="00642F11">
                        <w:pPr>
                          <w:spacing w:after="0" w:line="276" w:lineRule="auto"/>
                        </w:pPr>
                        <w:r>
                          <w:rPr>
                            <w:b/>
                          </w:rPr>
                          <w:t xml:space="preserve"> </w:t>
                        </w:r>
                      </w:p>
                    </w:txbxContent>
                  </v:textbox>
                </v:rect>
                <v:rect id="Rectangle 1669" o:spid="_x0000_s1048" style="position:absolute;left:4328;top:29217;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" filled="f" stroked="f">
                  <v:textbox inset="0,0,0,0">
                    <w:txbxContent>
                      <w:p w14:paraId="0571B649" w14:textId="77777777" w:rsidR="00D24D96" w:rsidRDefault="00D24D96" w:rsidP="00642F11">
                        <w:pPr>
                          <w:spacing w:after="0" w:line="276" w:lineRule="auto"/>
                        </w:pPr>
                        <w:r>
                          <w:rPr>
                            <w:b/>
                          </w:rPr>
                          <w:t xml:space="preserve"> </w:t>
                        </w:r>
                      </w:p>
                    </w:txbxContent>
                  </v:textbox>
                </v:rect>
                <v:rect id="Rectangle 1670" o:spid="_x0000_s1049" style="position:absolute;left:4328;top:30680;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" filled="f" stroked="f">
                  <v:textbox inset="0,0,0,0">
                    <w:txbxContent>
                      <w:p w14:paraId="79563D28" w14:textId="77777777" w:rsidR="00D24D96" w:rsidRDefault="00D24D96" w:rsidP="00642F11">
                        <w:pPr>
                          <w:spacing w:after="0" w:line="276" w:lineRule="auto"/>
                        </w:pPr>
                        <w:r>
                          <w:rPr>
                            <w:b/>
                          </w:rPr>
                          <w:t xml:space="preserve"> </w:t>
                        </w:r>
                      </w:p>
                    </w:txbxContent>
                  </v:textbox>
                </v:rect>
                <v:rect id="Rectangle 1671" o:spid="_x0000_s1050" style="position:absolute;left:4328;top:32143;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" filled="f" stroked="f">
                  <v:textbox inset="0,0,0,0">
                    <w:txbxContent>
                      <w:p w14:paraId="36C9DA4D" w14:textId="77777777" w:rsidR="00D24D96" w:rsidRDefault="00D24D96" w:rsidP="00642F11">
                        <w:pPr>
                          <w:spacing w:after="0" w:line="276" w:lineRule="auto"/>
                        </w:pPr>
                        <w:r>
                          <w:rPr>
                            <w:b/>
                          </w:rPr>
                          <w:t xml:space="preserve"> </w:t>
                        </w:r>
                      </w:p>
                    </w:txbxContent>
                  </v:textbox>
                </v:rect>
                <v:rect id="Rectangle 1672" o:spid="_x0000_s1051" style="position:absolute;left:4328;top:33606;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" filled="f" stroked="f">
                  <v:textbox inset="0,0,0,0">
                    <w:txbxContent>
                      <w:p w14:paraId="41BAE326" w14:textId="77777777" w:rsidR="00D24D96" w:rsidRDefault="00D24D96" w:rsidP="00642F11">
                        <w:pPr>
                          <w:spacing w:after="0" w:line="276" w:lineRule="auto"/>
                        </w:pPr>
                        <w:r>
                          <w:rPr>
                            <w:b/>
                          </w:rPr>
                          <w:t xml:space="preserve"> </w:t>
                        </w:r>
                      </w:p>
                    </w:txbxContent>
                  </v:textbox>
                </v:rect>
                <v:rect id="Rectangle 1673" o:spid="_x0000_s1052" style="position:absolute;left:4328;top:3506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V7wwAAAN0AAAAPAAAAZHJzL2Rvd25yZXYueG1sRE9Li8Iw&#10;EL4v+B/CCN7WVAV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tzSFe8MAAADdAAAADwAA&#10;AAAAAAAAAAAAAAAHAgAAZHJzL2Rvd25yZXYueG1sUEsFBgAAAAADAAMAtwAAAPcCAAAAAA==&#10;" filled="f" stroked="f">
                  <v:textbox inset="0,0,0,0">
                    <w:txbxContent>
                      <w:p w14:paraId="243EC0F6" w14:textId="77777777" w:rsidR="00D24D96" w:rsidRDefault="00D24D96" w:rsidP="00642F11">
                        <w:pPr>
                          <w:spacing w:after="0" w:line="276" w:lineRule="auto"/>
                        </w:pPr>
                        <w:r>
                          <w:rPr>
                            <w:b/>
                          </w:rPr>
                          <w:t xml:space="preserve"> </w:t>
                        </w:r>
                      </w:p>
                    </w:txbxContent>
                  </v:textbox>
                </v:rect>
                <v:rect id="Rectangle 1674" o:spid="_x0000_s1053" style="position:absolute;left:4328;top:36532;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R0PwwAAAN0AAAAPAAAAZHJzL2Rvd25yZXYueG1sRE9Li8Iw&#10;EL4v+B/CCN7WVB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ON0dD8MAAADdAAAADwAA&#10;AAAAAAAAAAAAAAAHAgAAZHJzL2Rvd25yZXYueG1sUEsFBgAAAAADAAMAtwAAAPcCAAAAAA==&#10;" filled="f" stroked="f">
                  <v:textbox inset="0,0,0,0">
                    <w:txbxContent>
                      <w:p w14:paraId="6145781F" w14:textId="77777777" w:rsidR="00D24D96" w:rsidRDefault="00D24D96" w:rsidP="00642F11">
                        <w:pPr>
                          <w:spacing w:after="0" w:line="276" w:lineRule="auto"/>
                        </w:pPr>
                        <w:r>
                          <w:rPr>
                            <w:b/>
                          </w:rPr>
                          <w:t xml:space="preserve"> </w:t>
                        </w:r>
                      </w:p>
                    </w:txbxContent>
                  </v:textbox>
                </v:rect>
                <v:rect id="Rectangle 1675" o:spid="_x0000_s1054" style="position:absolute;left:4328;top:37980;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iUwwAAAN0AAAAPAAAAZHJzL2Rvd25yZXYueG1sRE9Li8Iw&#10;EL4v+B/CCN7WVE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V5G4lMMAAADdAAAADwAA&#10;AAAAAAAAAAAAAAAHAgAAZHJzL2Rvd25yZXYueG1sUEsFBgAAAAADAAMAtwAAAPcCAAAAAA==&#10;" filled="f" stroked="f">
                  <v:textbox inset="0,0,0,0">
                    <w:txbxContent>
                      <w:p w14:paraId="3C4BFC64" w14:textId="77777777" w:rsidR="00D24D96" w:rsidRDefault="00D24D96" w:rsidP="00642F11">
                        <w:pPr>
                          <w:spacing w:after="0" w:line="276" w:lineRule="auto"/>
                        </w:pPr>
                        <w:r>
                          <w:rPr>
                            <w:b/>
                          </w:rPr>
                          <w:t xml:space="preserve"> </w:t>
                        </w:r>
                      </w:p>
                    </w:txbxContent>
                  </v:textbox>
                </v:rect>
                <v:rect id="Rectangle 1676" o:spid="_x0000_s1055" style="position:absolute;left:4328;top:39443;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" filled="f" stroked="f">
                  <v:textbox inset="0,0,0,0">
                    <w:txbxContent>
                      <w:p w14:paraId="0A52A12D" w14:textId="77777777" w:rsidR="00D24D96" w:rsidRDefault="00D24D96" w:rsidP="00642F11">
                        <w:pPr>
                          <w:spacing w:after="0" w:line="276" w:lineRule="auto"/>
                        </w:pPr>
                        <w:r>
                          <w:rPr>
                            <w:b/>
                          </w:rPr>
                          <w:t xml:space="preserve"> </w:t>
                        </w:r>
                      </w:p>
                    </w:txbxContent>
                  </v:textbox>
                </v:rect>
                <v:rect id="Rectangle 1677" o:spid="_x0000_s1056" style="position:absolute;left:4328;top:40909;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" filled="f" stroked="f">
                  <v:textbox inset="0,0,0,0">
                    <w:txbxContent>
                      <w:p w14:paraId="0FF6585C" w14:textId="77777777" w:rsidR="00D24D96" w:rsidRDefault="00D24D96" w:rsidP="00642F11">
                        <w:pPr>
                          <w:spacing w:after="0" w:line="276" w:lineRule="auto"/>
                        </w:pPr>
                        <w:r>
                          <w:rPr>
                            <w:b/>
                          </w:rPr>
                          <w:t xml:space="preserve"> </w:t>
                        </w:r>
                      </w:p>
                    </w:txbxContent>
                  </v:textbox>
                </v:rect>
                <v:rect id="Rectangle 1678" o:spid="_x0000_s1057" style="position:absolute;left:4328;top:42373;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" filled="f" stroked="f">
                  <v:textbox inset="0,0,0,0">
                    <w:txbxContent>
                      <w:p w14:paraId="73D2939E" w14:textId="77777777" w:rsidR="00D24D96" w:rsidRDefault="00D24D96" w:rsidP="00642F11">
                        <w:pPr>
                          <w:spacing w:after="0" w:line="276" w:lineRule="auto"/>
                        </w:pPr>
                        <w:r>
                          <w:rPr>
                            <w:b/>
                          </w:rPr>
                          <w:t xml:space="preserve"> </w:t>
                        </w:r>
                      </w:p>
                    </w:txbxContent>
                  </v:textbox>
                </v:rect>
                <v:rect id="Rectangle 1679" o:spid="_x0000_s1058" style="position:absolute;left:4328;top:43836;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K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0UM/9+EE+TmDwAA//8DAFBLAQItABQABgAIAAAAIQDb4fbL7gAAAIUBAAATAAAAAAAAAAAA&#10;AAAAAAAAAABbQ29udGVudF9UeXBlc10ueG1sUEsBAi0AFAAGAAgAAAAhAFr0LFu/AAAAFQEAAAsA&#10;AAAAAAAAAAAAAAAAHwEAAF9yZWxzLy5yZWxzUEsBAi0AFAAGAAgAAAAhANbcspHEAAAA3QAAAA8A&#10;AAAAAAAAAAAAAAAABwIAAGRycy9kb3ducmV2LnhtbFBLBQYAAAAAAwADALcAAAD4AgAAAAA=&#10;" filled="f" stroked="f">
                  <v:textbox inset="0,0,0,0">
                    <w:txbxContent>
                      <w:p w14:paraId="7B633C50" w14:textId="77777777" w:rsidR="00D24D96" w:rsidRDefault="00D24D96" w:rsidP="00642F11">
                        <w:pPr>
                          <w:spacing w:after="0" w:line="276" w:lineRule="auto"/>
                        </w:pPr>
                        <w:r>
                          <w:rPr>
                            <w:b/>
                          </w:rPr>
                          <w:t xml:space="preserve"> </w:t>
                        </w:r>
                      </w:p>
                    </w:txbxContent>
                  </v:textbox>
                </v:rect>
                <v:rect id="Rectangle 1690" o:spid="_x0000_s1059" style="position:absolute;top:955;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" filled="f" stroked="f">
                  <v:textbox inset="0,0,0,0">
                    <w:txbxContent>
                      <w:p w14:paraId="0EDE1F40" w14:textId="77777777" w:rsidR="00D24D96" w:rsidRDefault="00D24D96" w:rsidP="00642F11">
                        <w:pPr>
                          <w:spacing w:after="0" w:line="276" w:lineRule="auto"/>
                        </w:pPr>
                        <w:r>
                          <w:t xml:space="preserve"> </w:t>
                        </w:r>
                      </w:p>
                    </w:txbxContent>
                  </v:textbox>
                </v:rect>
                <v:shape id="Shape 1691" o:spid="_x0000_s1060" style="position:absolute;left:19824;top:38912;width:3753;height:762;visibility:visible;mso-wrap-style:square;v-text-anchor:top" coordsize="37528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" path="m299085,r76200,38100l299085,76200r,-31750l,44450,,31750r299085,l299085,xe" fillcolor="black" stroked="f" strokeweight="0">
                  <v:stroke miterlimit="83231f" joinstyle="miter"/>
                  <v:path arrowok="t" textboxrect="0,0,375285,76200"/>
                </v:shape>
                <v:shape id="Shape 1692" o:spid="_x0000_s1061" style="position:absolute;left:28224;top:32851;width:761;height:1578;visibility:visible;mso-wrap-style:square;v-text-anchor:top" coordsize="76073,15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" path="m40132,r4287,81447l76073,79756,42037,157861,,83820,31720,82126,27432,762,40132,xe" fillcolor="black" stroked="f" strokeweight="0">
                  <v:stroke miterlimit="83231f" joinstyle="miter"/>
                  <v:path arrowok="t" textboxrect="0,0,76073,157861"/>
                </v:shape>
                <v:shape id="Shape 1693" o:spid="_x0000_s1062" style="position:absolute;left:44570;top:32797;width:76;height:1499;visibility:visible;mso-wrap-style:square;v-text-anchor:top" coordsize="7620,14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" path="m7620,l,149860e" filled="f">
                  <v:path arrowok="t" textboxrect="0,0,7620,149860"/>
                </v:shape>
                <v:rect id="Rectangle 1694" o:spid="_x0000_s1063" style="position:absolute;left:42373;top:38502;width:5525;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fv1wwAAAN0AAAAPAAAAZHJzL2Rvd25yZXYueG1sRE9Li8Iw&#10;EL4L+x/CLHjTVBG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iNH79cMAAADdAAAADwAA&#10;AAAAAAAAAAAAAAAHAgAAZHJzL2Rvd25yZXYueG1sUEsFBgAAAAADAAMAtwAAAPcCAAAAAA==&#10;" filled="f" stroked="f">
                  <v:textbox inset="0,0,0,0">
                    <w:txbxContent>
                      <w:p w14:paraId="0B280E83" w14:textId="77777777" w:rsidR="00D24D96" w:rsidRDefault="00D24D96" w:rsidP="00642F11">
                        <w:pPr>
                          <w:spacing w:after="0" w:line="276" w:lineRule="auto"/>
                        </w:pPr>
                        <w:r>
                          <w:rPr>
                            <w:sz w:val="16"/>
                          </w:rPr>
                          <w:t xml:space="preserve">Checkout </w:t>
                        </w:r>
                      </w:p>
                    </w:txbxContent>
                  </v:textbox>
                </v:rect>
                <v:rect id="Rectangle 1695" o:spid="_x0000_s1064" style="position:absolute;left:46522;top:38284;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V5uwwAAAN0AAAAPAAAAZHJzL2Rvd25yZXYueG1sRE9Li8Iw&#10;EL4L+x/CLHjTVEG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551ebsMAAADdAAAADwAA&#10;AAAAAAAAAAAAAAAHAgAAZHJzL2Rvd25yZXYueG1sUEsFBgAAAAADAAMAtwAAAPcCAAAAAA==&#10;" filled="f" stroked="f">
                  <v:textbox inset="0,0,0,0">
                    <w:txbxContent>
                      <w:p w14:paraId="0C48D96A" w14:textId="77777777" w:rsidR="00D24D96" w:rsidRDefault="00D24D96" w:rsidP="00642F11">
                        <w:pPr>
                          <w:spacing w:after="0" w:line="276" w:lineRule="auto"/>
                        </w:pPr>
                        <w:r>
                          <w:t xml:space="preserve"> </w:t>
                        </w:r>
                      </w:p>
                    </w:txbxContent>
                  </v:textbox>
                </v:rect>
                <v:shape id="Shape 1702" o:spid="_x0000_s1065" style="position:absolute;left:8070;width:10802;height:2419;visibility:visible;mso-wrap-style:square;v-text-anchor:top" coordsize="108013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" path="m540004,c241808,,,54102,,120903v,66930,241808,121032,540004,121032c838327,241935,1080135,187833,1080135,120903,1080135,54102,838327,,540004,xe" filled="f">
                  <v:stroke endcap="round"/>
                  <v:path arrowok="t" textboxrect="0,0,1080135,241935"/>
                </v:shape>
                <v:rect id="Rectangle 1703" o:spid="_x0000_s1066" style="position:absolute;left:15137;top:26355;width:684;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mbxQAAAN0AAAAPAAAAZHJzL2Rvd25yZXYueG1sRE9La8JA&#10;EL4X+h+WKXirmyq0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CZ0/mbxQAAAN0AAAAP&#10;AAAAAAAAAAAAAAAAAAcCAABkcnMvZG93bnJldi54bWxQSwUGAAAAAAMAAwC3AAAA+QIAAAAA&#10;" filled="f" stroked="f">
                  <v:textbox inset="0,0,0,0">
                    <w:txbxContent>
                      <w:p w14:paraId="0A4A727E" w14:textId="77777777" w:rsidR="00D24D96" w:rsidRDefault="00D24D96" w:rsidP="00642F11">
                        <w:pPr>
                          <w:spacing w:after="0" w:line="276" w:lineRule="auto"/>
                        </w:pPr>
                        <w:r>
                          <w:rPr>
                            <w:sz w:val="16"/>
                          </w:rPr>
                          <w:t xml:space="preserve">  </w:t>
                        </w:r>
                      </w:p>
                    </w:txbxContent>
                  </v:textbox>
                </v:rect>
                <v:rect id="Rectangle 1704" o:spid="_x0000_s1067" style="position:absolute;left:15655;top:26355;width:1652;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mHvxQAAAN0AAAAPAAAAZHJzL2Rvd25yZXYueG1sRE9La8JA&#10;EL4X+h+WKXirm4q0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AWOmHvxQAAAN0AAAAP&#10;AAAAAAAAAAAAAAAAAAcCAABkcnMvZG93bnJldi54bWxQSwUGAAAAAAMAAwC3AAAA+QIAAAAA&#10;" filled="f" stroked="f">
                  <v:textbox inset="0,0,0,0">
                    <w:txbxContent>
                      <w:p w14:paraId="410E2C1C" w14:textId="77777777" w:rsidR="00D24D96" w:rsidRDefault="00D24D96" w:rsidP="00642F11">
                        <w:pPr>
                          <w:spacing w:after="0" w:line="276" w:lineRule="auto"/>
                        </w:pPr>
                        <w:r>
                          <w:rPr>
                            <w:sz w:val="16"/>
                          </w:rPr>
                          <w:t>No</w:t>
                        </w:r>
                      </w:p>
                    </w:txbxContent>
                  </v:textbox>
                </v:rect>
                <v:rect id="Rectangle 1705" o:spid="_x0000_s1068" style="position:absolute;left:16889;top:26355;width:340;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sR0xQAAAN0AAAAPAAAAZHJzL2Rvd25yZXYueG1sRE9La8JA&#10;EL4X+h+WKXirmwq2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B5dsR0xQAAAN0AAAAP&#10;AAAAAAAAAAAAAAAAAAcCAABkcnMvZG93bnJldi54bWxQSwUGAAAAAAMAAwC3AAAA+QIAAAAA&#10;" filled="f" stroked="f">
                  <v:textbox inset="0,0,0,0">
                    <w:txbxContent>
                      <w:p w14:paraId="541F49BB" w14:textId="77777777" w:rsidR="00D24D96" w:rsidRDefault="00D24D96" w:rsidP="00642F11">
                        <w:pPr>
                          <w:spacing w:after="0" w:line="276" w:lineRule="auto"/>
                        </w:pPr>
                        <w:r>
                          <w:rPr>
                            <w:sz w:val="16"/>
                          </w:rPr>
                          <w:t xml:space="preserve"> </w:t>
                        </w:r>
                      </w:p>
                    </w:txbxContent>
                  </v:textbox>
                </v:rect>
                <v:rect id="Rectangle 1707" o:spid="_x0000_s1069" style="position:absolute;left:16630;top:41096;width:2108;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" filled="f" stroked="f">
                  <v:textbox inset="0,0,0,0">
                    <w:txbxContent>
                      <w:p w14:paraId="26DD8E3E" w14:textId="77777777" w:rsidR="00D24D96" w:rsidRDefault="00D24D96" w:rsidP="00642F11">
                        <w:pPr>
                          <w:spacing w:after="0" w:line="276" w:lineRule="auto"/>
                        </w:pPr>
                        <w:r>
                          <w:rPr>
                            <w:sz w:val="16"/>
                          </w:rPr>
                          <w:t>Yes</w:t>
                        </w:r>
                      </w:p>
                    </w:txbxContent>
                  </v:textbox>
                </v:rect>
                <v:rect id="Rectangle 1708" o:spid="_x0000_s1070" style="position:absolute;left:18215;top:41096;width:340;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" filled="f" stroked="f">
                  <v:textbox inset="0,0,0,0">
                    <w:txbxContent>
                      <w:p w14:paraId="3EA808BD" w14:textId="77777777" w:rsidR="00D24D96" w:rsidRDefault="00D24D96" w:rsidP="00642F11">
                        <w:pPr>
                          <w:spacing w:after="0" w:line="276" w:lineRule="auto"/>
                        </w:pPr>
                        <w:r>
                          <w:rPr>
                            <w:sz w:val="16"/>
                          </w:rPr>
                          <w:t xml:space="preserve"> </w:t>
                        </w:r>
                      </w:p>
                    </w:txbxContent>
                  </v:textbox>
                </v:rect>
                <v:shape id="Shape 1710" o:spid="_x0000_s1071" style="position:absolute;left:28562;top:32473;width:16091;height:762;visibility:visible;mso-wrap-style:square;v-text-anchor:top" coordsize="160909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" path="m76200,r,31750l1609090,31750r,12700l76200,44450r,31750l,38100,76200,xe" fillcolor="black" stroked="f" strokeweight="0">
                  <v:stroke endcap="round"/>
                  <v:path arrowok="t" textboxrect="0,0,1609090,76200"/>
                </v:shape>
                <v:rect id="Rectangle 1711" o:spid="_x0000_s1072" style="position:absolute;left:14862;top:34661;width:2108;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" filled="f" stroked="f">
                  <v:textbox inset="0,0,0,0">
                    <w:txbxContent>
                      <w:p w14:paraId="4EDD73E0" w14:textId="77777777" w:rsidR="00D24D96" w:rsidRDefault="00D24D96" w:rsidP="00642F11">
                        <w:pPr>
                          <w:spacing w:after="0" w:line="276" w:lineRule="auto"/>
                        </w:pPr>
                        <w:r>
                          <w:rPr>
                            <w:sz w:val="16"/>
                          </w:rPr>
                          <w:t>Yes</w:t>
                        </w:r>
                      </w:p>
                    </w:txbxContent>
                  </v:textbox>
                </v:rect>
                <v:rect id="Rectangle 1712" o:spid="_x0000_s1073" style="position:absolute;left:16447;top:34661;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" filled="f" stroked="f">
                  <v:textbox inset="0,0,0,0">
                    <w:txbxContent>
                      <w:p w14:paraId="18351BA7" w14:textId="77777777" w:rsidR="00D24D96" w:rsidRDefault="00D24D96" w:rsidP="00642F11">
                        <w:pPr>
                          <w:spacing w:after="0" w:line="276" w:lineRule="auto"/>
                        </w:pPr>
                        <w:r>
                          <w:rPr>
                            <w:sz w:val="16"/>
                          </w:rPr>
                          <w:t xml:space="preserve"> </w:t>
                        </w:r>
                      </w:p>
                    </w:txbxContent>
                  </v:textbox>
                </v:rect>
                <v:rect id="Rectangle 1713" o:spid="_x0000_s1074" style="position:absolute;left:14862;top:35907;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m9GxQAAAN0AAAAPAAAAZHJzL2Rvd25yZXYueG1sRE9Na8JA&#10;EL0X/A/LCN7qRoU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AcCm9GxQAAAN0AAAAP&#10;AAAAAAAAAAAAAAAAAAcCAABkcnMvZG93bnJldi54bWxQSwUGAAAAAAMAAwC3AAAA+QIAAAAA&#10;" filled="f" stroked="f">
                  <v:textbox inset="0,0,0,0">
                    <w:txbxContent>
                      <w:p w14:paraId="6D65DDB7" w14:textId="77777777" w:rsidR="00D24D96" w:rsidRDefault="00D24D96" w:rsidP="00642F11">
                        <w:pPr>
                          <w:spacing w:after="0" w:line="276" w:lineRule="auto"/>
                        </w:pPr>
                        <w:r>
                          <w:t xml:space="preserve"> </w:t>
                        </w:r>
                      </w:p>
                    </w:txbxContent>
                  </v:textbox>
                </v:rect>
                <v:rect id="Rectangle 1714" o:spid="_x0000_s1075" style="position:absolute;left:31385;top:36368;width:2108;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cyxQAAAN0AAAAPAAAAZHJzL2Rvd25yZXYueG1sRE9Na8JA&#10;EL0X/A/LCN7qRpE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CT4/cyxQAAAN0AAAAP&#10;AAAAAAAAAAAAAAAAAAcCAABkcnMvZG93bnJldi54bWxQSwUGAAAAAAMAAwC3AAAA+QIAAAAA&#10;" filled="f" stroked="f">
                  <v:textbox inset="0,0,0,0">
                    <w:txbxContent>
                      <w:p w14:paraId="7130784A" w14:textId="77777777" w:rsidR="00D24D96" w:rsidRDefault="00D24D96" w:rsidP="00642F11">
                        <w:pPr>
                          <w:spacing w:after="0" w:line="276" w:lineRule="auto"/>
                        </w:pPr>
                        <w:r>
                          <w:rPr>
                            <w:sz w:val="16"/>
                          </w:rPr>
                          <w:t>Yes</w:t>
                        </w:r>
                      </w:p>
                    </w:txbxContent>
                  </v:textbox>
                </v:rect>
                <v:rect id="Rectangle 1715" o:spid="_x0000_s1076" style="position:absolute;left:32970;top:36368;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KpxQAAAN0AAAAPAAAAZHJzL2Rvd25yZXYueG1sRE9Na8JA&#10;EL0X/A/LCN7qRsE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D8r1KpxQAAAN0AAAAP&#10;AAAAAAAAAAAAAAAAAAcCAABkcnMvZG93bnJldi54bWxQSwUGAAAAAAMAAwC3AAAA+QIAAAAA&#10;" filled="f" stroked="f">
                  <v:textbox inset="0,0,0,0">
                    <w:txbxContent>
                      <w:p w14:paraId="342044EA" w14:textId="77777777" w:rsidR="00D24D96" w:rsidRDefault="00D24D96" w:rsidP="00642F11">
                        <w:pPr>
                          <w:spacing w:after="0" w:line="276" w:lineRule="auto"/>
                        </w:pPr>
                        <w:r>
                          <w:rPr>
                            <w:sz w:val="16"/>
                          </w:rPr>
                          <w:t xml:space="preserve"> </w:t>
                        </w:r>
                      </w:p>
                    </w:txbxContent>
                  </v:textbox>
                </v:rect>
                <v:rect id="Rectangle 1716" o:spid="_x0000_s1077" style="position:absolute;left:31385;top:3761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" filled="f" stroked="f">
                  <v:textbox inset="0,0,0,0">
                    <w:txbxContent>
                      <w:p w14:paraId="1373412A" w14:textId="77777777" w:rsidR="00D24D96" w:rsidRDefault="00D24D96" w:rsidP="00642F11">
                        <w:pPr>
                          <w:spacing w:after="0" w:line="276" w:lineRule="auto"/>
                        </w:pPr>
                        <w:r>
                          <w:t xml:space="preserve"> </w:t>
                        </w:r>
                      </w:p>
                    </w:txbxContent>
                  </v:textbox>
                </v:rect>
                <v:rect id="Rectangle 1717" o:spid="_x0000_s1078" style="position:absolute;left:41992;top:36642;width:2108;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" filled="f" stroked="f">
                  <v:textbox inset="0,0,0,0">
                    <w:txbxContent>
                      <w:p w14:paraId="1D69968B" w14:textId="77777777" w:rsidR="00D24D96" w:rsidRDefault="00D24D96" w:rsidP="00642F11">
                        <w:pPr>
                          <w:spacing w:after="0" w:line="276" w:lineRule="auto"/>
                        </w:pPr>
                        <w:r>
                          <w:rPr>
                            <w:sz w:val="16"/>
                          </w:rPr>
                          <w:t>Yes</w:t>
                        </w:r>
                      </w:p>
                    </w:txbxContent>
                  </v:textbox>
                </v:rect>
                <v:rect id="Rectangle 1718" o:spid="_x0000_s1079" style="position:absolute;left:43581;top:36642;width:33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" filled="f" stroked="f">
                  <v:textbox inset="0,0,0,0">
                    <w:txbxContent>
                      <w:p w14:paraId="65B2F744" w14:textId="77777777" w:rsidR="00D24D96" w:rsidRDefault="00D24D96" w:rsidP="00642F11">
                        <w:pPr>
                          <w:spacing w:after="0" w:line="276" w:lineRule="auto"/>
                        </w:pPr>
                        <w:r>
                          <w:rPr>
                            <w:sz w:val="16"/>
                          </w:rPr>
                          <w:t xml:space="preserve"> </w:t>
                        </w:r>
                      </w:p>
                    </w:txbxContent>
                  </v:textbox>
                </v:rect>
                <v:shape id="Shape 1720" o:spid="_x0000_s1080" style="position:absolute;left:9398;top:42633;width:11442;height:2515;visibility:visible;mso-wrap-style:square;v-text-anchor:top" coordsize="1144270,25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" path="m,251461r1144270,l1144270,,,,,251461xe" filled="f">
                  <v:stroke miterlimit="66585f" joinstyle="miter" endcap="round"/>
                  <v:path arrowok="t" textboxrect="0,0,1144270,251461"/>
                </v:shape>
                <v:rect id="Rectangle 1721" o:spid="_x0000_s1081" style="position:absolute;left:13430;top:43550;width:6426;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" filled="f" stroked="f">
                  <v:textbox inset="0,0,0,0">
                    <w:txbxContent>
                      <w:p w14:paraId="23539AB8" w14:textId="77777777" w:rsidR="00D24D96" w:rsidRDefault="00D24D96" w:rsidP="00642F11">
                        <w:pPr>
                          <w:spacing w:after="0" w:line="276" w:lineRule="auto"/>
                        </w:pPr>
                        <w:r>
                          <w:rPr>
                            <w:sz w:val="16"/>
                          </w:rPr>
                          <w:t>Place Order</w:t>
                        </w:r>
                      </w:p>
                    </w:txbxContent>
                  </v:textbox>
                </v:rect>
                <v:rect id="Rectangle 1722" o:spid="_x0000_s1082" style="position:absolute;left:18261;top:43550;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" filled="f" stroked="f">
                  <v:textbox inset="0,0,0,0">
                    <w:txbxContent>
                      <w:p w14:paraId="507F9BEC" w14:textId="77777777" w:rsidR="00D24D96" w:rsidRDefault="00D24D96" w:rsidP="00642F11">
                        <w:pPr>
                          <w:spacing w:after="0" w:line="276" w:lineRule="auto"/>
                        </w:pPr>
                        <w:r>
                          <w:rPr>
                            <w:sz w:val="16"/>
                          </w:rPr>
                          <w:t xml:space="preserve"> </w:t>
                        </w:r>
                      </w:p>
                    </w:txbxContent>
                  </v:textbox>
                </v:rect>
                <v:shape id="Shape 1724" o:spid="_x0000_s1083" style="position:absolute;left:20745;top:32854;width:7899;height:172;visibility:visible;mso-wrap-style:square;v-text-anchor:top" coordsize="78994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" path="m789940,l,17145e" filled="f" strokeweight=".5pt">
                  <v:stroke miterlimit="66585f" joinstyle="miter"/>
                  <v:path arrowok="t" textboxrect="0,0,789940,17145"/>
                </v:shape>
                <v:shape id="Shape 1725" o:spid="_x0000_s1084" style="position:absolute;left:13963;top:33534;width:762;height:4108;visibility:visible;mso-wrap-style:square;v-text-anchor:top" coordsize="76200,410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" path="m31750,l44450,r,334645l76200,334645,38100,410845,,334645r31750,l31750,xe" fillcolor="black" stroked="f" strokeweight="0">
                  <v:stroke miterlimit="66585f" joinstyle="miter"/>
                  <v:path arrowok="t" textboxrect="0,0,76200,410845"/>
                </v:shape>
                <v:shape id="Shape 1726" o:spid="_x0000_s1085" style="position:absolute;left:14060;top:41207;width:760;height:1426;visibility:visible;mso-wrap-style:square;v-text-anchor:top" coordsize="76073,142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" path="m40513,r3837,66190l76073,64389,42418,142621,,68707,31648,66911,27813,762,40513,xe" fillcolor="black" stroked="f" strokeweight="0">
                  <v:stroke miterlimit="66585f" joinstyle="miter"/>
                  <v:path arrowok="t" textboxrect="0,0,76073,142621"/>
                </v:shape>
                <v:shape id="Shape 1727" o:spid="_x0000_s1086" style="position:absolute;left:28454;top:36125;width:761;height:1324;visibility:visible;mso-wrap-style:square;v-text-anchor:top" coordsize="76073,132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" path="m33655,l76073,73914,44417,75711r3208,55988l34925,132461,31714,76432,,78232,33655,xe" fillcolor="black" stroked="f" strokeweight="0">
                  <v:stroke miterlimit="66585f" joinstyle="miter"/>
                  <v:path arrowok="t" textboxrect="0,0,76073,132461"/>
                </v:shape>
                <v:shape id="Shape 1728" o:spid="_x0000_s1087" style="position:absolute;left:44160;top:36125;width:761;height:1324;visibility:visible;mso-wrap-style:square;v-text-anchor:top" coordsize="76073,132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" path="m34036,l76073,74041,44366,75735r3005,55964l34671,132461,31667,76413,,78105,34036,xe" fillcolor="black" stroked="f" strokeweight="0">
                  <v:stroke miterlimit="66585f" joinstyle="miter"/>
                  <v:path arrowok="t" textboxrect="0,0,76073,132461"/>
                </v:shape>
                <v:shape id="Shape 1729" o:spid="_x0000_s1088" style="position:absolute;left:34290;top:38917;width:4927;height:762;visibility:visible;mso-wrap-style:square;v-text-anchor:top" coordsize="49276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" path="m416560,r76200,38227l416560,76200r,-31765l,43943,,31243r416560,492l416560,xe" fillcolor="black" stroked="f" strokeweight="0">
                  <v:stroke miterlimit="66585f" joinstyle="miter"/>
                  <v:path arrowok="t" textboxrect="0,0,492760,76200"/>
                </v:shape>
                <v:shape id="Shape 1730" o:spid="_x0000_s1089" style="position:absolute;left:13916;top:30228;width:761;height:1426;visibility:visible;mso-wrap-style:square;v-text-anchor:top" coordsize="76073,142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" path="m40259,r4154,66143l76073,64135,42799,142621,,68961,31716,66949,27559,762,40259,xe" fillcolor="black" stroked="f" strokeweight="0">
                  <v:stroke miterlimit="66585f" joinstyle="miter"/>
                  <v:path arrowok="t" textboxrect="0,0,76073,142621"/>
                </v:shape>
                <v:shape id="Shape 1731" o:spid="_x0000_s1090" style="position:absolute;left:9461;top:31730;width:11220;height:2420;visibility:visible;mso-wrap-style:square;v-text-anchor:top" coordsize="112204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" path="m,241935r1122045,l1122045,,,,,241935xe" filled="f">
                  <v:stroke miterlimit="66585f" joinstyle="miter" endcap="round"/>
                  <v:path arrowok="t" textboxrect="0,0,1122045,241935"/>
                </v:shape>
                <v:rect id="Rectangle 1732" o:spid="_x0000_s1091" style="position:absolute;left:12927;top:32649;width:7642;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5a9wwAAAN0AAAAPAAAAZHJzL2Rvd25yZXYueG1sRE9Li8Iw&#10;EL4v+B/CCN7WVIV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OPOWvcMAAADdAAAADwAA&#10;AAAAAAAAAAAAAAAHAgAAZHJzL2Rvd25yZXYueG1sUEsFBgAAAAADAAMAtwAAAPcCAAAAAA==&#10;" filled="f" stroked="f">
                  <v:textbox inset="0,0,0,0">
                    <w:txbxContent>
                      <w:p w14:paraId="34F46A1B" w14:textId="77777777" w:rsidR="00D24D96" w:rsidRDefault="00D24D96" w:rsidP="00642F11">
                        <w:pPr>
                          <w:spacing w:after="0" w:line="276" w:lineRule="auto"/>
                        </w:pPr>
                        <w:r>
                          <w:rPr>
                            <w:sz w:val="16"/>
                          </w:rPr>
                          <w:t>Order Review</w:t>
                        </w:r>
                      </w:p>
                    </w:txbxContent>
                  </v:textbox>
                </v:rect>
                <v:rect id="Rectangle 1733" o:spid="_x0000_s1092" style="position:absolute;left:18657;top:32649;width:340;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" filled="f" stroked="f">
                  <v:textbox inset="0,0,0,0">
                    <w:txbxContent>
                      <w:p w14:paraId="0E02E1E5" w14:textId="77777777" w:rsidR="00D24D96" w:rsidRDefault="00D24D96" w:rsidP="00642F11">
                        <w:pPr>
                          <w:spacing w:after="0" w:line="276" w:lineRule="auto"/>
                        </w:pPr>
                        <w:r>
                          <w:rPr>
                            <w:sz w:val="16"/>
                          </w:rPr>
                          <w:t xml:space="preserve"> </w:t>
                        </w:r>
                      </w:p>
                    </w:txbxContent>
                  </v:textbox>
                </v:rect>
                <v:shape id="Shape 1735" o:spid="_x0000_s1093" style="position:absolute;left:24663;top:34150;width:10573;height:2324;visibility:visible;mso-wrap-style:square;v-text-anchor:top" coordsize="105727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" path="m,232410r1057275,l1057275,,,,,232410xe" filled="f">
                  <v:stroke miterlimit="66585f" joinstyle="miter" endcap="round"/>
                  <v:path arrowok="t" textboxrect="0,0,1057275,232410"/>
                </v:shape>
                <v:rect id="Rectangle 1736" o:spid="_x0000_s1094" style="position:absolute;left:27085;top:34707;width:2706;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C+wwAAAN0AAAAPAAAAZHJzL2Rvd25yZXYueG1sRE9Li8Iw&#10;EL4v+B/CCN7WVAV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R8iQvsMAAADdAAAADwAA&#10;AAAAAAAAAAAAAAAHAgAAZHJzL2Rvd25yZXYueG1sUEsFBgAAAAADAAMAtwAAAPcCAAAAAA==&#10;" filled="f" stroked="f">
                  <v:textbox inset="0,0,0,0">
                    <w:txbxContent>
                      <w:p w14:paraId="759A0A22" w14:textId="77777777" w:rsidR="00D24D96" w:rsidRDefault="00D24D96" w:rsidP="00642F11">
                        <w:pPr>
                          <w:spacing w:after="0" w:line="276" w:lineRule="auto"/>
                        </w:pPr>
                        <w:r>
                          <w:rPr>
                            <w:sz w:val="16"/>
                          </w:rPr>
                          <w:t xml:space="preserve">        </w:t>
                        </w:r>
                      </w:p>
                    </w:txbxContent>
                  </v:textbox>
                </v:rect>
                <v:rect id="Rectangle 1737" o:spid="_x0000_s1095" style="position:absolute;left:29129;top:34707;width:356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DUlwwAAAN0AAAAPAAAAZHJzL2Rvd25yZXYueG1sRE9Li8Iw&#10;EL4L/ocwwt40dYV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KIQ1JcMAAADdAAAADwAA&#10;AAAAAAAAAAAAAAAHAgAAZHJzL2Rvd25yZXYueG1sUEsFBgAAAAADAAMAtwAAAPcCAAAAAA==&#10;" filled="f" stroked="f">
                  <v:textbox inset="0,0,0,0">
                    <w:txbxContent>
                      <w:p w14:paraId="264AE351" w14:textId="77777777" w:rsidR="00D24D96" w:rsidRDefault="00D24D96" w:rsidP="00642F11">
                        <w:pPr>
                          <w:spacing w:after="0" w:line="276" w:lineRule="auto"/>
                        </w:pPr>
                        <w:r>
                          <w:rPr>
                            <w:sz w:val="16"/>
                          </w:rPr>
                          <w:t xml:space="preserve">Login </w:t>
                        </w:r>
                      </w:p>
                    </w:txbxContent>
                  </v:textbox>
                </v:rect>
                <v:rect id="Rectangle 1738" o:spid="_x0000_s1096" style="position:absolute;left:31796;top:34707;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6FX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FkboVfHAAAA3QAA&#10;AA8AAAAAAAAAAAAAAAAABwIAAGRycy9kb3ducmV2LnhtbFBLBQYAAAAAAwADALcAAAD7AgAAAAA=&#10;" filled="f" stroked="f">
                  <v:textbox inset="0,0,0,0">
                    <w:txbxContent>
                      <w:p w14:paraId="5D4AA6D6" w14:textId="77777777" w:rsidR="00D24D96" w:rsidRDefault="00D24D96" w:rsidP="00642F11">
                        <w:pPr>
                          <w:spacing w:after="0" w:line="276" w:lineRule="auto"/>
                        </w:pPr>
                        <w:r>
                          <w:rPr>
                            <w:sz w:val="16"/>
                          </w:rPr>
                          <w:t xml:space="preserve"> </w:t>
                        </w:r>
                      </w:p>
                    </w:txbxContent>
                  </v:textbox>
                </v:rect>
                <v:rect id="Rectangle 1739" o:spid="_x0000_s1097" style="position:absolute;left:27085;top:35953;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wTMxAAAAN0AAAAPAAAAZHJzL2Rvd25yZXYueG1sRE9La8JA&#10;EL4L/odlBG+6qYK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DZXBMzEAAAA3QAAAA8A&#10;AAAAAAAAAAAAAAAABwIAAGRycy9kb3ducmV2LnhtbFBLBQYAAAAAAwADALcAAAD4AgAAAAA=&#10;" filled="f" stroked="f">
                  <v:textbox inset="0,0,0,0">
                    <w:txbxContent>
                      <w:p w14:paraId="5B38FE08" w14:textId="77777777" w:rsidR="00D24D96" w:rsidRDefault="00D24D96" w:rsidP="00642F11">
                        <w:pPr>
                          <w:spacing w:after="0" w:line="276" w:lineRule="auto"/>
                        </w:pPr>
                        <w:r>
                          <w:t xml:space="preserve"> </w:t>
                        </w:r>
                      </w:p>
                    </w:txbxContent>
                  </v:textbox>
                </v:rect>
                <v:shape id="Shape 1740" o:spid="_x0000_s1098" style="position:absolute;left:38830;top:33877;width:11017;height:2394;visibility:visible;mso-wrap-style:square;v-text-anchor:top" coordsize="1101725,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" path="m,239395r1101725,l1101725,,,,,239395xe" filled="f">
                  <v:stroke miterlimit="66585f" joinstyle="miter" endcap="round"/>
                  <v:path arrowok="t" textboxrect="0,0,1101725,239395"/>
                </v:shape>
                <v:rect id="Rectangle 1741" o:spid="_x0000_s1099" style="position:absolute;left:41245;top:34433;width:812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3u3xQAAAN0AAAAPAAAAZHJzL2Rvd25yZXYueG1sRE9Na8JA&#10;EL0X/A/LCN7qRpE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CQJ3u3xQAAAN0AAAAP&#10;AAAAAAAAAAAAAAAAAAcCAABkcnMvZG93bnJldi54bWxQSwUGAAAAAAMAAwC3AAAA+QIAAAAA&#10;" filled="f" stroked="f">
                  <v:textbox inset="0,0,0,0">
                    <w:txbxContent>
                      <w:p w14:paraId="3E30EE71" w14:textId="77777777" w:rsidR="00D24D96" w:rsidRDefault="00D24D96" w:rsidP="00642F11">
                        <w:pPr>
                          <w:spacing w:after="0" w:line="276" w:lineRule="auto"/>
                        </w:pPr>
                        <w:r>
                          <w:rPr>
                            <w:sz w:val="16"/>
                          </w:rPr>
                          <w:t>Add payment I</w:t>
                        </w:r>
                      </w:p>
                    </w:txbxContent>
                  </v:textbox>
                </v:rect>
                <v:rect id="Rectangle 1742" o:spid="_x0000_s1100" style="position:absolute;left:47345;top:34433;width:67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eXAwwAAAN0AAAAPAAAAZHJzL2Rvd25yZXYueG1sRE9Li8Iw&#10;EL4v+B/CCN7WVJF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YPXlwMMAAADdAAAADwAA&#10;AAAAAAAAAAAAAAAHAgAAZHJzL2Rvd25yZXYueG1sUEsFBgAAAAADAAMAtwAAAPcCAAAAAA==&#10;" filled="f" stroked="f">
                  <v:textbox inset="0,0,0,0">
                    <w:txbxContent>
                      <w:p w14:paraId="66672748" w14:textId="77777777" w:rsidR="00D24D96" w:rsidRDefault="00D24D96" w:rsidP="00642F11">
                        <w:pPr>
                          <w:spacing w:after="0" w:line="276" w:lineRule="auto"/>
                        </w:pPr>
                        <w:r>
                          <w:rPr>
                            <w:sz w:val="16"/>
                          </w:rPr>
                          <w:t>n</w:t>
                        </w:r>
                      </w:p>
                    </w:txbxContent>
                  </v:textbox>
                </v:rect>
                <v:rect id="Rectangle 1743" o:spid="_x0000_s1101" style="position:absolute;left:47863;top:34433;width:1125;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BbxQAAAN0AAAAPAAAAZHJzL2Rvd25yZXYueG1sRE9La8JA&#10;EL4X/A/LCL3VTa1Y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APuUBbxQAAAN0AAAAP&#10;AAAAAAAAAAAAAAAAAAcCAABkcnMvZG93bnJldi54bWxQSwUGAAAAAAMAAwC3AAAA+QIAAAAA&#10;" filled="f" stroked="f">
                  <v:textbox inset="0,0,0,0">
                    <w:txbxContent>
                      <w:p w14:paraId="224FDE6C" w14:textId="77777777" w:rsidR="00D24D96" w:rsidRDefault="00D24D96" w:rsidP="00642F11">
                        <w:pPr>
                          <w:spacing w:after="0" w:line="276" w:lineRule="auto"/>
                        </w:pPr>
                        <w:r>
                          <w:rPr>
                            <w:sz w:val="16"/>
                          </w:rPr>
                          <w:t>fo</w:t>
                        </w:r>
                      </w:p>
                    </w:txbxContent>
                  </v:textbox>
                </v:rect>
                <v:rect id="Rectangle 1744" o:spid="_x0000_s1102" style="position:absolute;left:48701;top:34433;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" filled="f" stroked="f">
                  <v:textbox inset="0,0,0,0">
                    <w:txbxContent>
                      <w:p w14:paraId="4D1A42BF" w14:textId="77777777" w:rsidR="00D24D96" w:rsidRDefault="00D24D96" w:rsidP="00642F11">
                        <w:pPr>
                          <w:spacing w:after="0" w:line="276" w:lineRule="auto"/>
                        </w:pPr>
                        <w:r>
                          <w:rPr>
                            <w:sz w:val="16"/>
                          </w:rPr>
                          <w:t xml:space="preserve"> </w:t>
                        </w:r>
                      </w:p>
                    </w:txbxContent>
                  </v:textbox>
                </v:rect>
                <v:rect id="Rectangle 1745" o:spid="_x0000_s1103" style="position:absolute;left:41245;top:35678;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H20xQAAAN0AAAAPAAAAZHJzL2Rvd25yZXYueG1sRE9La8JA&#10;EL4X/A/LCL3VTaVa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vHH20xQAAAN0AAAAP&#10;AAAAAAAAAAAAAAAAAAcCAABkcnMvZG93bnJldi54bWxQSwUGAAAAAAMAAwC3AAAA+QIAAAAA&#10;" filled="f" stroked="f">
                  <v:textbox inset="0,0,0,0">
                    <w:txbxContent>
                      <w:p w14:paraId="4D1DB69A" w14:textId="77777777" w:rsidR="00D24D96" w:rsidRDefault="00D24D96" w:rsidP="00642F11">
                        <w:pPr>
                          <w:spacing w:after="0" w:line="276" w:lineRule="auto"/>
                        </w:pPr>
                        <w:r>
                          <w:t xml:space="preserve"> </w:t>
                        </w:r>
                      </w:p>
                    </w:txbxContent>
                  </v:textbox>
                </v:rect>
                <v:rect id="Rectangle 1746" o:spid="_x0000_s1104" style="position:absolute;left:12683;top:38486;width:6495;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uPDwwAAAN0AAAAPAAAAZHJzL2Rvd25yZXYueG1sRE9Li8Iw&#10;EL4v+B/CCN7WVBF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H87jw8MAAADdAAAADwAA&#10;AAAAAAAAAAAAAAAHAgAAZHJzL2Rvd25yZXYueG1sUEsFBgAAAAADAAMAtwAAAPcCAAAAAA==&#10;" filled="f" stroked="f">
                  <v:textbox inset="0,0,0,0">
                    <w:txbxContent>
                      <w:p w14:paraId="129C29BF" w14:textId="77777777" w:rsidR="00D24D96" w:rsidRDefault="00D24D96" w:rsidP="00642F11">
                        <w:pPr>
                          <w:spacing w:after="0" w:line="276" w:lineRule="auto"/>
                        </w:pPr>
                        <w:r>
                          <w:rPr>
                            <w:sz w:val="16"/>
                          </w:rPr>
                          <w:t>Logged Out</w:t>
                        </w:r>
                      </w:p>
                    </w:txbxContent>
                  </v:textbox>
                </v:rect>
                <v:rect id="Rectangle 1747" o:spid="_x0000_s1105" style="position:absolute;left:17560;top:38486;width:33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kZYwwAAAN0AAAAPAAAAZHJzL2Rvd25yZXYueG1sRE9Li8Iw&#10;EL4L/ocwwt40dZF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cIJGWMMAAADdAAAADwAA&#10;AAAAAAAAAAAAAAAHAgAAZHJzL2Rvd25yZXYueG1sUEsFBgAAAAADAAMAtwAAAPcCAAAAAA==&#10;" filled="f" stroked="f">
                  <v:textbox inset="0,0,0,0">
                    <w:txbxContent>
                      <w:p w14:paraId="1982E7DB" w14:textId="77777777" w:rsidR="00D24D96" w:rsidRDefault="00D24D96" w:rsidP="00642F11">
                        <w:pPr>
                          <w:spacing w:after="0" w:line="276" w:lineRule="auto"/>
                        </w:pPr>
                        <w:r>
                          <w:rPr>
                            <w:sz w:val="16"/>
                          </w:rPr>
                          <w:t xml:space="preserve"> </w:t>
                        </w:r>
                      </w:p>
                    </w:txbxContent>
                  </v:textbox>
                </v:rect>
                <v:rect id="Rectangle 1748" o:spid="_x0000_s1106" style="position:absolute;left:12683;top:39732;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dIq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AEd0irHAAAA3QAA&#10;AA8AAAAAAAAAAAAAAAAABwIAAGRycy9kb3ducmV2LnhtbFBLBQYAAAAAAwADALcAAAD7AgAAAAA=&#10;" filled="f" stroked="f">
                  <v:textbox inset="0,0,0,0">
                    <w:txbxContent>
                      <w:p w14:paraId="44037FC8" w14:textId="77777777" w:rsidR="00D24D96" w:rsidRDefault="00D24D96" w:rsidP="00642F11">
                        <w:pPr>
                          <w:spacing w:after="0" w:line="276" w:lineRule="auto"/>
                        </w:pPr>
                        <w:r>
                          <w:t xml:space="preserve"> </w:t>
                        </w:r>
                      </w:p>
                    </w:txbxContent>
                  </v:textbox>
                </v:rect>
                <v:rect id="Rectangle 1749" o:spid="_x0000_s1107" style="position:absolute;left:13003;top:39732;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exxAAAAN0AAAAPAAAAZHJzL2Rvd25yZXYueG1sRE9La8JA&#10;EL4L/odlBG+6qYi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G5Rd7HEAAAA3QAAAA8A&#10;AAAAAAAAAAAAAAAABwIAAGRycy9kb3ducmV2LnhtbFBLBQYAAAAAAwADALcAAAD4AgAAAAA=&#10;" filled="f" stroked="f">
                  <v:textbox inset="0,0,0,0">
                    <w:txbxContent>
                      <w:p w14:paraId="13D43E5C" w14:textId="77777777" w:rsidR="00D24D96" w:rsidRDefault="00D24D96" w:rsidP="00642F11">
                        <w:pPr>
                          <w:spacing w:after="0" w:line="276" w:lineRule="auto"/>
                        </w:pPr>
                        <w:r>
                          <w:t xml:space="preserve"> </w:t>
                        </w:r>
                      </w:p>
                    </w:txbxContent>
                  </v:textbox>
                </v:rect>
                <v:rect id="Rectangle 1750" o:spid="_x0000_s1108" style="position:absolute;left:13323;top:39732;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kjx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HqySPHHAAAA3QAA&#10;AA8AAAAAAAAAAAAAAAAABwIAAGRycy9kb3ducmV2LnhtbFBLBQYAAAAAAwADALcAAAD7AgAAAAA=&#10;" filled="f" stroked="f">
                  <v:textbox inset="0,0,0,0">
                    <w:txbxContent>
                      <w:p w14:paraId="69AC2BB0" w14:textId="77777777" w:rsidR="00D24D96" w:rsidRDefault="00D24D96" w:rsidP="00642F11">
                        <w:pPr>
                          <w:spacing w:after="0" w:line="276" w:lineRule="auto"/>
                        </w:pPr>
                        <w:r>
                          <w:t xml:space="preserve"> </w:t>
                        </w:r>
                      </w:p>
                    </w:txbxContent>
                  </v:textbox>
                </v:rect>
                <v:rect id="Rectangle 1751" o:spid="_x0000_s1109" style="position:absolute;left:13643;top:39732;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1qxQAAAN0AAAAPAAAAZHJzL2Rvd25yZXYueG1sRE9Na8JA&#10;EL0X/A/LCN7qRsE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AV/u1qxQAAAN0AAAAP&#10;AAAAAAAAAAAAAAAAAAcCAABkcnMvZG93bnJldi54bWxQSwUGAAAAAAMAAwC3AAAA+QIAAAAA&#10;" filled="f" stroked="f">
                  <v:textbox inset="0,0,0,0">
                    <w:txbxContent>
                      <w:p w14:paraId="7650FEFE" w14:textId="77777777" w:rsidR="00D24D96" w:rsidRDefault="00D24D96" w:rsidP="00642F11">
                        <w:pPr>
                          <w:spacing w:after="0" w:line="276" w:lineRule="auto"/>
                        </w:pPr>
                        <w:r>
                          <w:t xml:space="preserve"> </w:t>
                        </w:r>
                      </w:p>
                    </w:txbxContent>
                  </v:textbox>
                </v:rect>
                <v:shape id="Shape 1752" o:spid="_x0000_s1110" style="position:absolute;left:8807;top:37445;width:11081;height:3671;visibility:visible;mso-wrap-style:square;v-text-anchor:top" coordsize="1108075,367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" path="m554101,l,183515,554101,367030,1108075,183515,554101,xe" filled="f">
                  <v:stroke miterlimit="66585f" joinstyle="miter" endcap="round"/>
                  <v:path arrowok="t" textboxrect="0,0,1108075,367030"/>
                </v:shape>
                <v:rect id="Rectangle 1753" o:spid="_x0000_s1111" style="position:absolute;left:27575;top:38486;width:6392;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NaGxQAAAN0AAAAPAAAAZHJzL2Rvd25yZXYueG1sRE9La8JA&#10;EL4X/A/LCL3VTS1a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CKYNaGxQAAAN0AAAAP&#10;AAAAAAAAAAAAAAAAAAcCAABkcnMvZG93bnJldi54bWxQSwUGAAAAAAMAAwC3AAAA+QIAAAAA&#10;" filled="f" stroked="f">
                  <v:textbox inset="0,0,0,0">
                    <w:txbxContent>
                      <w:p w14:paraId="43BC1CFB" w14:textId="77777777" w:rsidR="00D24D96" w:rsidRDefault="00D24D96" w:rsidP="00642F11">
                        <w:pPr>
                          <w:spacing w:after="0" w:line="276" w:lineRule="auto"/>
                        </w:pPr>
                        <w:r>
                          <w:rPr>
                            <w:sz w:val="16"/>
                          </w:rPr>
                          <w:t>Registered?</w:t>
                        </w:r>
                      </w:p>
                    </w:txbxContent>
                  </v:textbox>
                </v:rect>
                <v:rect id="Rectangle 1754" o:spid="_x0000_s1112" style="position:absolute;left:32376;top:38486;width:33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U7yxQAAAN0AAAAPAAAAZHJzL2Rvd25yZXYueG1sRE9La8JA&#10;EL4X/A/LCL3VTaVa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AFiU7yxQAAAN0AAAAP&#10;AAAAAAAAAAAAAAAAAAcCAABkcnMvZG93bnJldi54bWxQSwUGAAAAAAMAAwC3AAAA+QIAAAAA&#10;" filled="f" stroked="f">
                  <v:textbox inset="0,0,0,0">
                    <w:txbxContent>
                      <w:p w14:paraId="6EDDBE2A" w14:textId="77777777" w:rsidR="00D24D96" w:rsidRDefault="00D24D96" w:rsidP="00642F11">
                        <w:pPr>
                          <w:spacing w:after="0" w:line="276" w:lineRule="auto"/>
                        </w:pPr>
                        <w:r>
                          <w:rPr>
                            <w:sz w:val="16"/>
                          </w:rPr>
                          <w:t xml:space="preserve"> </w:t>
                        </w:r>
                      </w:p>
                    </w:txbxContent>
                  </v:textbox>
                </v:rect>
                <v:rect id="Rectangle 1755" o:spid="_x0000_s1113" style="position:absolute;left:27237;top:39732;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" filled="f" stroked="f">
                  <v:textbox inset="0,0,0,0">
                    <w:txbxContent>
                      <w:p w14:paraId="52638506" w14:textId="77777777" w:rsidR="00D24D96" w:rsidRDefault="00D24D96" w:rsidP="00642F11">
                        <w:pPr>
                          <w:spacing w:after="0" w:line="276" w:lineRule="auto"/>
                        </w:pPr>
                        <w:r>
                          <w:t xml:space="preserve"> </w:t>
                        </w:r>
                      </w:p>
                    </w:txbxContent>
                  </v:textbox>
                </v:rect>
                <v:shape id="Shape 1756" o:spid="_x0000_s1114" style="position:absolute;left:23342;top:37439;width:11087;height:3664;visibility:visible;mso-wrap-style:square;v-text-anchor:top" coordsize="1108710,366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" path="m554355,l,183134,554355,366395,1108710,183134,554355,xe" filled="f">
                  <v:stroke miterlimit="66585f" joinstyle="miter" endcap="round"/>
                  <v:path arrowok="t" textboxrect="0,0,1108710,366395"/>
                </v:shape>
                <v:shape id="Shape 1757" o:spid="_x0000_s1115" style="position:absolute;left:39020;top:37496;width:11081;height:3671;visibility:visible;mso-wrap-style:square;v-text-anchor:top" coordsize="1108075,367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" path="m553974,l,183515,553974,367031,1108075,183515,553974,xe" filled="f">
                  <v:stroke miterlimit="66585f" joinstyle="miter" endcap="round"/>
                  <v:path arrowok="t" textboxrect="0,0,1108075,367031"/>
                </v:shape>
                <v:shape id="Shape 1758" o:spid="_x0000_s1116" style="position:absolute;left:8585;top:15481;width:11455;height:2400;visibility:visible;mso-wrap-style:square;v-text-anchor:top" coordsize="1145540,24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" path="m,240030r1145540,l1145540,,,,,240030xe" filled="f">
                  <v:stroke miterlimit="66585f" joinstyle="miter" endcap="round"/>
                  <v:path arrowok="t" textboxrect="0,0,1145540,240030"/>
                </v:shape>
                <v:rect id="Rectangle 1759" o:spid="_x0000_s1117" style="position:absolute;left:11003;top:16401;width:1032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" filled="f" stroked="f">
                  <v:textbox inset="0,0,0,0">
                    <w:txbxContent>
                      <w:p w14:paraId="5EC3D445" w14:textId="77777777" w:rsidR="00D24D96" w:rsidRDefault="00D24D96" w:rsidP="00642F11">
                        <w:pPr>
                          <w:spacing w:after="0" w:line="276" w:lineRule="auto"/>
                        </w:pPr>
                        <w:r>
                          <w:rPr>
                            <w:sz w:val="16"/>
                          </w:rPr>
                          <w:t>View Items to Cart</w:t>
                        </w:r>
                      </w:p>
                    </w:txbxContent>
                  </v:textbox>
                </v:rect>
                <v:rect id="Rectangle 1760" o:spid="_x0000_s1118" style="position:absolute;left:18764;top:16401;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" filled="f" stroked="f">
                  <v:textbox inset="0,0,0,0">
                    <w:txbxContent>
                      <w:p w14:paraId="0DE438B8" w14:textId="77777777" w:rsidR="00D24D96" w:rsidRDefault="00D24D96" w:rsidP="00642F11">
                        <w:pPr>
                          <w:spacing w:after="0" w:line="276" w:lineRule="auto"/>
                        </w:pPr>
                        <w:r>
                          <w:rPr>
                            <w:sz w:val="16"/>
                          </w:rPr>
                          <w:t xml:space="preserve"> </w:t>
                        </w:r>
                      </w:p>
                    </w:txbxContent>
                  </v:textbox>
                </v:rect>
                <v:shape id="Shape 1762" o:spid="_x0000_s1119" style="position:absolute;left:25838;top:23514;width:8293;height:2209;visibility:visible;mso-wrap-style:square;v-text-anchor:top" coordsize="829310,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" path="m,220980r829310,l829310,,,,,220980xe" filled="f">
                  <v:stroke miterlimit="66585f" joinstyle="miter" endcap="round"/>
                  <v:path arrowok="t" textboxrect="0,0,829310,220980"/>
                </v:shape>
                <v:rect id="Rectangle 1763" o:spid="_x0000_s1120" style="position:absolute;left:26518;top:23623;width:8248;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Bw7wwAAAN0AAAAPAAAAZHJzL2Rvd25yZXYueG1sRE9Li8Iw&#10;EL4v+B/CCN7WVAV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RAwcO8MAAADdAAAADwAA&#10;AAAAAAAAAAAAAAAHAgAAZHJzL2Rvd25yZXYueG1sUEsFBgAAAAADAAMAtwAAAPcCAAAAAA==&#10;" filled="f" stroked="f">
                  <v:textbox inset="0,0,0,0">
                    <w:txbxContent>
                      <w:p w14:paraId="22D7083F" w14:textId="77777777" w:rsidR="00D24D96" w:rsidRDefault="00D24D96" w:rsidP="00642F11">
                        <w:pPr>
                          <w:spacing w:after="0" w:line="276" w:lineRule="auto"/>
                        </w:pPr>
                        <w:r>
                          <w:rPr>
                            <w:sz w:val="16"/>
                          </w:rPr>
                          <w:t>Update Request</w:t>
                        </w:r>
                      </w:p>
                    </w:txbxContent>
                  </v:textbox>
                </v:rect>
                <v:shape id="Shape 1767" o:spid="_x0000_s1121" style="position:absolute;left:9391;top:27768;width:11221;height:2413;visibility:visible;mso-wrap-style:square;v-text-anchor:top" coordsize="112204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" path="m,241300r1122045,l1122045,,,,,241300xe" filled="f">
                  <v:stroke miterlimit="66585f" joinstyle="miter" endcap="round"/>
                  <v:path arrowok="t" textboxrect="0,0,1122045,241300"/>
                </v:shape>
                <v:rect id="Rectangle 1768" o:spid="_x0000_s1122" style="position:absolute;left:11814;top:28687;width:519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" filled="f" stroked="f">
                  <v:textbox inset="0,0,0,0">
                    <w:txbxContent>
                      <w:p w14:paraId="4F777ABE" w14:textId="77777777" w:rsidR="00D24D96" w:rsidRDefault="00D24D96" w:rsidP="00642F11">
                        <w:pPr>
                          <w:spacing w:after="0" w:line="276" w:lineRule="auto"/>
                        </w:pPr>
                        <w:r>
                          <w:rPr>
                            <w:sz w:val="16"/>
                          </w:rPr>
                          <w:t>Checkout</w:t>
                        </w:r>
                      </w:p>
                    </w:txbxContent>
                  </v:textbox>
                </v:rect>
                <v:rect id="Rectangle 1769" o:spid="_x0000_s1123" style="position:absolute;left:15716;top:28687;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Cv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i3kM/9+EE+TmDwAA//8DAFBLAQItABQABgAIAAAAIQDb4fbL7gAAAIUBAAATAAAAAAAAAAAA&#10;AAAAAAAAAABbQ29udGVudF9UeXBlc10ueG1sUEsBAi0AFAAGAAgAAAAhAFr0LFu/AAAAFQEAAAsA&#10;AAAAAAAAAAAAAAAAHwEAAF9yZWxzLy5yZWxzUEsBAi0AFAAGAAgAAAAhACXkK9HEAAAA3QAAAA8A&#10;AAAAAAAAAAAAAAAABwIAAGRycy9kb3ducmV2LnhtbFBLBQYAAAAAAwADALcAAAD4AgAAAAA=&#10;" filled="f" stroked="f">
                  <v:textbox inset="0,0,0,0">
                    <w:txbxContent>
                      <w:p w14:paraId="39B3B5AD" w14:textId="77777777" w:rsidR="00D24D96" w:rsidRDefault="00D24D96" w:rsidP="00642F11">
                        <w:pPr>
                          <w:spacing w:after="0" w:line="276" w:lineRule="auto"/>
                        </w:pPr>
                        <w:r>
                          <w:rPr>
                            <w:sz w:val="16"/>
                          </w:rPr>
                          <w:t xml:space="preserve"> </w:t>
                        </w:r>
                      </w:p>
                    </w:txbxContent>
                  </v:textbox>
                </v:rect>
                <v:shape id="Shape 1771" o:spid="_x0000_s1124" style="position:absolute;left:8216;top:11652;width:11399;height:2432;visibility:visible;mso-wrap-style:square;v-text-anchor:top" coordsize="1139825,24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" path="m,243205r1139825,l1139825,,,,,243205xe" filled="f">
                  <v:stroke miterlimit="66585f" joinstyle="miter" endcap="round"/>
                  <v:path arrowok="t" textboxrect="0,0,1139825,243205"/>
                </v:shape>
                <v:rect id="Rectangle 1772" o:spid="_x0000_s1125" style="position:absolute;left:10637;top:12561;width:2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" filled="f" stroked="f">
                  <v:textbox inset="0,0,0,0">
                    <w:txbxContent>
                      <w:p w14:paraId="3DA93023" w14:textId="77777777" w:rsidR="00D24D96" w:rsidRDefault="00D24D96" w:rsidP="00642F11">
                        <w:pPr>
                          <w:spacing w:after="0" w:line="276" w:lineRule="auto"/>
                        </w:pPr>
                        <w:r>
                          <w:rPr>
                            <w:sz w:val="16"/>
                          </w:rPr>
                          <w:t>Add</w:t>
                        </w:r>
                      </w:p>
                    </w:txbxContent>
                  </v:textbox>
                </v:rect>
                <v:rect id="Rectangle 1773" o:spid="_x0000_s1126" style="position:absolute;left:12393;top:12561;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rmwwAAAN0AAAAPAAAAZHJzL2Rvd25yZXYueG1sRE9Li8Iw&#10;EL4L/ocwwt40dYV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wdWK5sMAAADdAAAADwAA&#10;AAAAAAAAAAAAAAAHAgAAZHJzL2Rvd25yZXYueG1sUEsFBgAAAAADAAMAtwAAAPcCAAAAAA==&#10;" filled="f" stroked="f">
                  <v:textbox inset="0,0,0,0">
                    <w:txbxContent>
                      <w:p w14:paraId="43BF136C" w14:textId="77777777" w:rsidR="00D24D96" w:rsidRDefault="00D24D96" w:rsidP="00642F11">
                        <w:pPr>
                          <w:spacing w:after="0" w:line="276" w:lineRule="auto"/>
                        </w:pPr>
                        <w:r>
                          <w:rPr>
                            <w:sz w:val="16"/>
                          </w:rPr>
                          <w:t xml:space="preserve"> </w:t>
                        </w:r>
                      </w:p>
                    </w:txbxContent>
                  </v:textbox>
                </v:rect>
                <v:rect id="Rectangle 1774" o:spid="_x0000_s1127" style="position:absolute;left:12653;top:12561;width:706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BKSwwAAAN0AAAAPAAAAZHJzL2Rvd25yZXYueG1sRE9Li8Iw&#10;EL4L/ocwwt40dZF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TjwSksMAAADdAAAADwAA&#10;AAAAAAAAAAAAAAAHAgAAZHJzL2Rvd25yZXYueG1sUEsFBgAAAAADAAMAtwAAAPcCAAAAAA==&#10;" filled="f" stroked="f">
                  <v:textbox inset="0,0,0,0">
                    <w:txbxContent>
                      <w:p w14:paraId="30165C12" w14:textId="77777777" w:rsidR="00D24D96" w:rsidRDefault="00D24D96" w:rsidP="00642F11">
                        <w:pPr>
                          <w:spacing w:after="0" w:line="276" w:lineRule="auto"/>
                        </w:pPr>
                        <w:r>
                          <w:rPr>
                            <w:sz w:val="16"/>
                          </w:rPr>
                          <w:t>Items to Cart</w:t>
                        </w:r>
                      </w:p>
                    </w:txbxContent>
                  </v:textbox>
                </v:rect>
                <v:rect id="Rectangle 1775" o:spid="_x0000_s1128" style="position:absolute;left:17956;top:12561;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LcJwwAAAN0AAAAPAAAAZHJzL2Rvd25yZXYueG1sRE9Li8Iw&#10;EL4L/ocwwt40dcF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IXC3CcMAAADdAAAADwAA&#10;AAAAAAAAAAAAAAAHAgAAZHJzL2Rvd25yZXYueG1sUEsFBgAAAAADAAMAtwAAAPcCAAAAAA==&#10;" filled="f" stroked="f">
                  <v:textbox inset="0,0,0,0">
                    <w:txbxContent>
                      <w:p w14:paraId="24EC9F75" w14:textId="77777777" w:rsidR="00D24D96" w:rsidRDefault="00D24D96" w:rsidP="00642F11">
                        <w:pPr>
                          <w:spacing w:after="0" w:line="276" w:lineRule="auto"/>
                        </w:pPr>
                        <w:r>
                          <w:rPr>
                            <w:sz w:val="16"/>
                          </w:rPr>
                          <w:t xml:space="preserve"> </w:t>
                        </w:r>
                      </w:p>
                    </w:txbxContent>
                  </v:textbox>
                </v:rect>
                <v:rect id="Rectangle 1777" o:spid="_x0000_s1129" style="position:absolute;left:21156;top:23140;width:685;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" filled="f" stroked="f">
                  <v:textbox inset="0,0,0,0">
                    <w:txbxContent>
                      <w:p w14:paraId="447479D4" w14:textId="77777777" w:rsidR="00D24D96" w:rsidRDefault="00D24D96" w:rsidP="00642F11">
                        <w:pPr>
                          <w:spacing w:after="0" w:line="276" w:lineRule="auto"/>
                        </w:pPr>
                        <w:r>
                          <w:rPr>
                            <w:sz w:val="16"/>
                          </w:rPr>
                          <w:t xml:space="preserve">  </w:t>
                        </w:r>
                      </w:p>
                    </w:txbxContent>
                  </v:textbox>
                </v:rect>
                <v:rect id="Rectangle 1778" o:spid="_x0000_s1130" style="position:absolute;left:21675;top:23140;width:210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" filled="f" stroked="f">
                  <v:textbox inset="0,0,0,0">
                    <w:txbxContent>
                      <w:p w14:paraId="1AF5C8E2" w14:textId="77777777" w:rsidR="00D24D96" w:rsidRDefault="00D24D96" w:rsidP="00642F11">
                        <w:pPr>
                          <w:spacing w:after="0" w:line="276" w:lineRule="auto"/>
                        </w:pPr>
                        <w:r>
                          <w:rPr>
                            <w:sz w:val="16"/>
                          </w:rPr>
                          <w:t>Yes</w:t>
                        </w:r>
                      </w:p>
                    </w:txbxContent>
                  </v:textbox>
                </v:rect>
                <v:rect id="Rectangle 1779" o:spid="_x0000_s1131" style="position:absolute;left:23244;top:23140;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" filled="f" stroked="f">
                  <v:textbox inset="0,0,0,0">
                    <w:txbxContent>
                      <w:p w14:paraId="3EC7F6D2" w14:textId="77777777" w:rsidR="00D24D96" w:rsidRDefault="00D24D96" w:rsidP="00642F11">
                        <w:pPr>
                          <w:spacing w:after="0" w:line="276" w:lineRule="auto"/>
                        </w:pPr>
                        <w:r>
                          <w:rPr>
                            <w:sz w:val="16"/>
                          </w:rPr>
                          <w:t xml:space="preserve"> </w:t>
                        </w:r>
                      </w:p>
                    </w:txbxContent>
                  </v:textbox>
                </v:rect>
                <v:rect id="Rectangle 1780" o:spid="_x0000_s1132" style="position:absolute;left:21156;top:24385;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" filled="f" stroked="f">
                  <v:textbox inset="0,0,0,0">
                    <w:txbxContent>
                      <w:p w14:paraId="0631B9EE" w14:textId="77777777" w:rsidR="00D24D96" w:rsidRDefault="00D24D96" w:rsidP="00642F11">
                        <w:pPr>
                          <w:spacing w:after="0" w:line="276" w:lineRule="auto"/>
                        </w:pPr>
                        <w:r>
                          <w:t xml:space="preserve"> </w:t>
                        </w:r>
                      </w:p>
                    </w:txbxContent>
                  </v:textbox>
                </v:rect>
                <v:shape id="Shape 1781" o:spid="_x0000_s1133" style="position:absolute;left:13164;top:2282;width:761;height:1426;visibility:visible;mso-wrap-style:square;v-text-anchor:top" coordsize="76073,142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" path="m40513,r3837,66190l76073,64389,42418,142622,,68707,31648,66911,27813,762,40513,xe" fillcolor="black" stroked="f" strokeweight="0">
                  <v:stroke miterlimit="66585f" joinstyle="miter" endcap="round"/>
                  <v:path arrowok="t" textboxrect="0,0,76073,142622"/>
                </v:shape>
                <v:shape id="Shape 1782" o:spid="_x0000_s1134" style="position:absolute;left:13355;top:6149;width:761;height:1426;visibility:visible;mso-wrap-style:square;v-text-anchor:top" coordsize="76073,142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" path="m40513,r3837,66189l76073,64389,42418,142621,,68707,31648,66911,27813,762,40513,xe" fillcolor="black" stroked="f" strokeweight="0">
                  <v:stroke miterlimit="66585f" joinstyle="miter" endcap="round"/>
                  <v:path arrowok="t" textboxrect="0,0,76073,142621"/>
                </v:shape>
                <v:shape id="Shape 1783" o:spid="_x0000_s1135" style="position:absolute;left:13497;top:10232;width:761;height:1426;visibility:visible;mso-wrap-style:square;v-text-anchor:top" coordsize="76073,142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" path="m40894,r3518,66207l76073,64515,42164,142621,,68580,31714,66885,28194,762,40894,xe" fillcolor="black" stroked="f" strokeweight="0">
                  <v:stroke miterlimit="66585f" joinstyle="miter" endcap="round"/>
                  <v:path arrowok="t" textboxrect="0,0,76073,142621"/>
                </v:shape>
                <v:shape id="Shape 1784" o:spid="_x0000_s1136" style="position:absolute;left:13482;top:14016;width:761;height:1427;visibility:visible;mso-wrap-style:square;v-text-anchor:top" coordsize="76073,142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" path="m40513,r3837,66189l76073,64389,42418,142621,,68707,31648,66911,27813,762,40513,xe" fillcolor="black" stroked="f" strokeweight="0">
                  <v:stroke miterlimit="66585f" joinstyle="miter" endcap="round"/>
                  <v:path arrowok="t" textboxrect="0,0,76073,142621"/>
                </v:shape>
                <v:shape id="Shape 1785" o:spid="_x0000_s1137" style="position:absolute;left:13618;top:17820;width:760;height:1420;visibility:visible;mso-wrap-style:square;v-text-anchor:top" coordsize="76073,141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" path="m40894,r3513,65573l76073,63881,42164,141986,,67945,31708,66251,28194,762,40894,xe" fillcolor="black" stroked="f" strokeweight="0">
                  <v:stroke miterlimit="66585f" joinstyle="miter" endcap="round"/>
                  <v:path arrowok="t" textboxrect="0,0,76073,141986"/>
                </v:shape>
                <v:shape id="Shape 1786" o:spid="_x0000_s1138" style="position:absolute;left:13291;top:21395;width:761;height:1420;visibility:visible;mso-wrap-style:square;v-text-anchor:top" coordsize="76073,141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" path="m40513,r3831,65555l76073,63754,42418,141986,,68072,31642,66276,27813,762,40513,xe" fillcolor="black" stroked="f" strokeweight="0">
                  <v:stroke miterlimit="66585f" joinstyle="miter" endcap="round"/>
                  <v:path arrowok="t" textboxrect="0,0,76073,141986"/>
                </v:shape>
                <v:shape id="Shape 1787" o:spid="_x0000_s1139" style="position:absolute;left:19004;top:24377;width:6904;height:762;visibility:visible;mso-wrap-style:square;v-text-anchor:top" coordsize="69037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" path="m615188,r75184,40005l613283,76200r792,-31685l,29210,254,16510,614393,31817,615188,xe" fillcolor="black" stroked="f" strokeweight="0">
                  <v:stroke miterlimit="66585f" joinstyle="miter" endcap="round"/>
                  <v:path arrowok="t" textboxrect="0,0,690372,76200"/>
                </v:shape>
                <v:shape id="Shape 1788" o:spid="_x0000_s1140" style="position:absolute;left:13387;top:26342;width:760;height:1426;visibility:visible;mso-wrap-style:square;v-text-anchor:top" coordsize="76073,142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" path="m40513,r3837,66190l76073,64389,42418,142621,,68707,31648,66911,27813,762,40513,xe" fillcolor="black" stroked="f" strokeweight="0">
                  <v:stroke miterlimit="66585f" joinstyle="miter" endcap="round"/>
                  <v:path arrowok="t" textboxrect="0,0,76073,142621"/>
                </v:shape>
                <v:shape id="Shape 1789" o:spid="_x0000_s1141" style="position:absolute;left:8286;top:3708;width:11456;height:2394;visibility:visible;mso-wrap-style:square;v-text-anchor:top" coordsize="1145540,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" path="m,239395r1145540,l1145540,,,,,239395xe" filled="f">
                  <v:stroke miterlimit="66585f" joinstyle="miter" endcap="round"/>
                  <v:path arrowok="t" textboxrect="0,0,1145540,239395"/>
                </v:shape>
                <v:rect id="Rectangle 1790" o:spid="_x0000_s1142" style="position:absolute;left:10698;top:4621;width:6714;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" filled="f" stroked="f">
                  <v:textbox inset="0,0,0,0">
                    <w:txbxContent>
                      <w:p w14:paraId="40F3CC98" w14:textId="77777777" w:rsidR="00D24D96" w:rsidRDefault="00D24D96" w:rsidP="00642F11">
                        <w:pPr>
                          <w:spacing w:after="0" w:line="276" w:lineRule="auto"/>
                        </w:pPr>
                        <w:r>
                          <w:rPr>
                            <w:sz w:val="16"/>
                          </w:rPr>
                          <w:t>Launch App</w:t>
                        </w:r>
                      </w:p>
                    </w:txbxContent>
                  </v:textbox>
                </v:rect>
                <v:rect id="Rectangle 1791" o:spid="_x0000_s1143" style="position:absolute;left:15746;top:4621;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" filled="f" stroked="f">
                  <v:textbox inset="0,0,0,0">
                    <w:txbxContent>
                      <w:p w14:paraId="740741EF" w14:textId="77777777" w:rsidR="00D24D96" w:rsidRDefault="00D24D96" w:rsidP="00642F11">
                        <w:pPr>
                          <w:spacing w:after="0" w:line="276" w:lineRule="auto"/>
                        </w:pPr>
                        <w:r>
                          <w:rPr>
                            <w:sz w:val="16"/>
                          </w:rPr>
                          <w:t xml:space="preserve"> </w:t>
                        </w:r>
                      </w:p>
                    </w:txbxContent>
                  </v:textbox>
                </v:rect>
                <v:shape id="Shape 1792" o:spid="_x0000_s1144" style="position:absolute;left:8432;top:7594;width:11456;height:2566;visibility:visible;mso-wrap-style:square;v-text-anchor:top" coordsize="1145540,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" path="m,256540r1145540,l1145540,,,,,256540xe" filled="f">
                  <v:stroke miterlimit="66585f" joinstyle="miter" endcap="round"/>
                  <v:path arrowok="t" textboxrect="0,0,1145540,256540"/>
                </v:shape>
                <v:rect id="Rectangle 1793" o:spid="_x0000_s1145" style="position:absolute;left:11753;top:8507;width:643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" filled="f" stroked="f">
                  <v:textbox inset="0,0,0,0">
                    <w:txbxContent>
                      <w:p w14:paraId="2DEC3AD0" w14:textId="77777777" w:rsidR="00D24D96" w:rsidRDefault="00D24D96" w:rsidP="00642F11">
                        <w:pPr>
                          <w:spacing w:after="0" w:line="276" w:lineRule="auto"/>
                        </w:pPr>
                        <w:r>
                          <w:rPr>
                            <w:sz w:val="16"/>
                          </w:rPr>
                          <w:t>View Menu</w:t>
                        </w:r>
                      </w:p>
                    </w:txbxContent>
                  </v:textbox>
                </v:rect>
                <v:rect id="Rectangle 1794" o:spid="_x0000_s1146" style="position:absolute;left:16584;top:8507;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" filled="f" stroked="f">
                  <v:textbox inset="0,0,0,0">
                    <w:txbxContent>
                      <w:p w14:paraId="3B12DF65" w14:textId="77777777" w:rsidR="00D24D96" w:rsidRDefault="00D24D96" w:rsidP="00642F11">
                        <w:pPr>
                          <w:spacing w:after="0" w:line="276" w:lineRule="auto"/>
                        </w:pPr>
                        <w:r>
                          <w:rPr>
                            <w:sz w:val="16"/>
                          </w:rPr>
                          <w:t xml:space="preserve"> </w:t>
                        </w:r>
                      </w:p>
                    </w:txbxContent>
                  </v:textbox>
                </v:rect>
                <v:shape id="Shape 1796" o:spid="_x0000_s1147" style="position:absolute;left:8521;top:18999;width:12160;height:2400;visibility:visible;mso-wrap-style:square;v-text-anchor:top" coordsize="1216025,24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" path="m,240030r1216025,l1216025,,,,,240030xe" filled="f">
                  <v:stroke miterlimit="66585f" joinstyle="miter" endcap="round"/>
                  <v:path arrowok="t" textboxrect="0,0,1216025,240030"/>
                </v:shape>
                <v:rect id="Rectangle 1797" o:spid="_x0000_s1148" style="position:absolute;left:10942;top:19922;width:11505;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" filled="f" stroked="f">
                  <v:textbox inset="0,0,0,0">
                    <w:txbxContent>
                      <w:p w14:paraId="4EF6A142" w14:textId="77777777" w:rsidR="00D24D96" w:rsidRDefault="00D24D96" w:rsidP="00642F11">
                        <w:pPr>
                          <w:spacing w:after="0" w:line="276" w:lineRule="auto"/>
                        </w:pPr>
                        <w:r>
                          <w:rPr>
                            <w:sz w:val="16"/>
                          </w:rPr>
                          <w:t>Add delivery address</w:t>
                        </w:r>
                      </w:p>
                    </w:txbxContent>
                  </v:textbox>
                </v:rect>
                <v:rect id="Rectangle 1798" o:spid="_x0000_s1149" style="position:absolute;left:19587;top:19922;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" filled="f" stroked="f">
                  <v:textbox inset="0,0,0,0">
                    <w:txbxContent>
                      <w:p w14:paraId="043AE9E8" w14:textId="77777777" w:rsidR="00D24D96" w:rsidRDefault="00D24D96" w:rsidP="00642F11">
                        <w:pPr>
                          <w:spacing w:after="0" w:line="276" w:lineRule="auto"/>
                        </w:pPr>
                        <w:r>
                          <w:rPr>
                            <w:sz w:val="16"/>
                          </w:rPr>
                          <w:t xml:space="preserve"> </w:t>
                        </w:r>
                      </w:p>
                    </w:txbxContent>
                  </v:textbox>
                </v:rect>
                <v:shape id="Shape 1800" o:spid="_x0000_s1150" style="position:absolute;left:8070;top:22783;width:11081;height:3664;visibility:visible;mso-wrap-style:square;v-text-anchor:top" coordsize="1108075,366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" path="m554101,l,183134,554101,366395,1108075,183134,554101,xe" filled="f">
                  <v:stroke miterlimit="66585f" joinstyle="miter" endcap="round"/>
                  <v:path arrowok="t" textboxrect="0,0,1108075,366395"/>
                </v:shape>
                <v:rect id="Rectangle 1801" o:spid="_x0000_s1151" style="position:absolute;left:10302;top:23837;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" filled="f" stroked="f">
                  <v:textbox inset="0,0,0,0">
                    <w:txbxContent>
                      <w:p w14:paraId="2D8079D9" w14:textId="77777777" w:rsidR="00D24D96" w:rsidRDefault="00D24D96" w:rsidP="00642F11">
                        <w:pPr>
                          <w:spacing w:after="0" w:line="276" w:lineRule="auto"/>
                        </w:pPr>
                        <w:r>
                          <w:t xml:space="preserve"> </w:t>
                        </w:r>
                      </w:p>
                    </w:txbxContent>
                  </v:textbox>
                </v:rect>
                <v:rect id="Rectangle 1802" o:spid="_x0000_s1152" style="position:absolute;left:10622;top:24054;width:4473;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" filled="f" stroked="f">
                  <v:textbox inset="0,0,0,0">
                    <w:txbxContent>
                      <w:p w14:paraId="110BDC2F" w14:textId="77777777" w:rsidR="00D24D96" w:rsidRDefault="00D24D96" w:rsidP="00642F11">
                        <w:pPr>
                          <w:spacing w:after="0" w:line="276" w:lineRule="auto"/>
                        </w:pPr>
                        <w:r>
                          <w:rPr>
                            <w:sz w:val="16"/>
                          </w:rPr>
                          <w:t xml:space="preserve">Change </w:t>
                        </w:r>
                      </w:p>
                    </w:txbxContent>
                  </v:textbox>
                </v:rect>
                <v:rect id="Rectangle 1803" o:spid="_x0000_s1153" style="position:absolute;left:13994;top:24054;width:4492;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23NwwAAAN0AAAAPAAAAZHJzL2Rvd25yZXYueG1sRE9Li8Iw&#10;EL4L/ocwgjdNVZD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b2dtzcMAAADdAAAADwAA&#10;AAAAAAAAAAAAAAAHAgAAZHJzL2Rvd25yZXYueG1sUEsFBgAAAAADAAMAtwAAAPcCAAAAAA==&#10;" filled="f" stroked="f">
                  <v:textbox inset="0,0,0,0">
                    <w:txbxContent>
                      <w:p w14:paraId="2A3772A0" w14:textId="77777777" w:rsidR="00D24D96" w:rsidRDefault="00D24D96" w:rsidP="00642F11">
                        <w:pPr>
                          <w:spacing w:after="0" w:line="276" w:lineRule="auto"/>
                        </w:pPr>
                        <w:r>
                          <w:rPr>
                            <w:sz w:val="16"/>
                          </w:rPr>
                          <w:t>Request?</w:t>
                        </w:r>
                      </w:p>
                    </w:txbxContent>
                  </v:textbox>
                </v:rect>
                <v:rect id="Rectangle 1804" o:spid="_x0000_s1154" style="position:absolute;left:17362;top:24054;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vW5wwAAAN0AAAAPAAAAZHJzL2Rvd25yZXYueG1sRE9Li8Iw&#10;EL4L/ocwgjdNFZH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4I71ucMAAADdAAAADwAA&#10;AAAAAAAAAAAAAAAHAgAAZHJzL2Rvd25yZXYueG1sUEsFBgAAAAADAAMAtwAAAPcCAAAAAA==&#10;" filled="f" stroked="f">
                  <v:textbox inset="0,0,0,0">
                    <w:txbxContent>
                      <w:p w14:paraId="0ED6BE17" w14:textId="77777777" w:rsidR="00D24D96" w:rsidRDefault="00D24D96" w:rsidP="00642F11">
                        <w:pPr>
                          <w:spacing w:after="0" w:line="276" w:lineRule="auto"/>
                        </w:pPr>
                        <w:r>
                          <w:rPr>
                            <w:sz w:val="16"/>
                          </w:rPr>
                          <w:t xml:space="preserve"> </w:t>
                        </w:r>
                      </w:p>
                    </w:txbxContent>
                  </v:textbox>
                </v:rect>
                <v:rect id="Rectangle 1805" o:spid="_x0000_s1155" style="position:absolute;left:12470;top:574;width:5212;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AiwwAAAN0AAAAPAAAAZHJzL2Rvd25yZXYueG1sRE9Li8Iw&#10;EL4L/ocwgjdNFZT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j8JQIsMAAADdAAAADwAA&#10;AAAAAAAAAAAAAAAHAgAAZHJzL2Rvd25yZXYueG1sUEsFBgAAAAADAAMAtwAAAPcCAAAAAA==&#10;" filled="f" stroked="f">
                  <v:textbox inset="0,0,0,0">
                    <w:txbxContent>
                      <w:p w14:paraId="4A2CA7BF" w14:textId="77777777" w:rsidR="00D24D96" w:rsidRDefault="00D24D96" w:rsidP="00642F11">
                        <w:pPr>
                          <w:spacing w:after="0" w:line="276" w:lineRule="auto"/>
                        </w:pPr>
                        <w:r>
                          <w:t>Sign up</w:t>
                        </w:r>
                      </w:p>
                    </w:txbxContent>
                  </v:textbox>
                </v:rect>
                <v:rect id="Rectangle 1806" o:spid="_x0000_s1156" style="position:absolute;left:16386;top:574;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" filled="f" stroked="f">
                  <v:textbox inset="0,0,0,0">
                    <w:txbxContent>
                      <w:p w14:paraId="6F2BAE98" w14:textId="77777777" w:rsidR="00D24D96" w:rsidRDefault="00D24D96" w:rsidP="00642F11">
                        <w:pPr>
                          <w:spacing w:after="0" w:line="276" w:lineRule="auto"/>
                        </w:pPr>
                        <w:r>
                          <w:t xml:space="preserve"> </w:t>
                        </w:r>
                      </w:p>
                    </w:txbxContent>
                  </v:textbox>
                </v:rect>
                <w10:wrap type="topAndBottom"/>
              </v:group>
            </w:pict>
          </mc:Fallback>
        </mc:AlternateContent>
      </w:r>
    </w:p>
    <w:p w14:paraId="3685F08C" w14:textId="77777777" w:rsidR="00EC6B02" w:rsidRPr="000A54A5" w:rsidRDefault="00EC6B02" w:rsidP="00016806">
      <w:pPr>
        <w:rPr>
          <w:rFonts w:ascii="Times New Roman" w:hAnsi="Times New Roman" w:cs="Times New Roman"/>
          <w:sz w:val="24"/>
          <w:szCs w:val="24"/>
          <w:lang w:val="en-US"/>
        </w:rPr>
      </w:pPr>
    </w:p>
    <w:p w14:paraId="0C0F79AE" w14:textId="77777777" w:rsidR="00DB7F50" w:rsidRPr="000A54A5" w:rsidRDefault="00DB7F50" w:rsidP="00016806">
      <w:pPr>
        <w:rPr>
          <w:rFonts w:ascii="Times New Roman" w:hAnsi="Times New Roman" w:cs="Times New Roman"/>
          <w:sz w:val="24"/>
          <w:szCs w:val="24"/>
          <w:lang w:val="en-US"/>
        </w:rPr>
      </w:pPr>
    </w:p>
    <w:p w14:paraId="48BBB937" w14:textId="77777777" w:rsidR="00DB7F50" w:rsidRPr="000A54A5" w:rsidRDefault="00DB7F50" w:rsidP="00016806">
      <w:pPr>
        <w:rPr>
          <w:rFonts w:ascii="Times New Roman" w:hAnsi="Times New Roman" w:cs="Times New Roman"/>
          <w:sz w:val="24"/>
          <w:szCs w:val="24"/>
          <w:lang w:val="en-US"/>
        </w:rPr>
      </w:pPr>
    </w:p>
    <w:p w14:paraId="64BD44E0" w14:textId="77777777" w:rsidR="00DB7F50" w:rsidRPr="000A54A5" w:rsidRDefault="00DB7F50" w:rsidP="00016806">
      <w:pPr>
        <w:rPr>
          <w:rFonts w:ascii="Times New Roman" w:hAnsi="Times New Roman" w:cs="Times New Roman"/>
          <w:sz w:val="24"/>
          <w:szCs w:val="24"/>
          <w:lang w:val="en-US"/>
        </w:rPr>
      </w:pPr>
    </w:p>
    <w:p w14:paraId="4C0833AB" w14:textId="77777777" w:rsidR="00DB7F50" w:rsidRPr="000A54A5" w:rsidRDefault="00DB7F50" w:rsidP="00016806">
      <w:pPr>
        <w:rPr>
          <w:rFonts w:ascii="Times New Roman" w:hAnsi="Times New Roman" w:cs="Times New Roman"/>
          <w:sz w:val="24"/>
          <w:szCs w:val="24"/>
          <w:lang w:val="en-US"/>
        </w:rPr>
      </w:pPr>
    </w:p>
    <w:p w14:paraId="71B30F58" w14:textId="77777777" w:rsidR="00DB7F50" w:rsidRPr="000A54A5" w:rsidRDefault="00DB7F50" w:rsidP="00016806">
      <w:pPr>
        <w:rPr>
          <w:rFonts w:ascii="Times New Roman" w:hAnsi="Times New Roman" w:cs="Times New Roman"/>
          <w:sz w:val="24"/>
          <w:szCs w:val="24"/>
          <w:lang w:val="en-US"/>
        </w:rPr>
      </w:pPr>
    </w:p>
    <w:p w14:paraId="087D15EA" w14:textId="77777777" w:rsidR="00F76384" w:rsidRDefault="00F76384" w:rsidP="009814F9">
      <w:pPr>
        <w:pStyle w:val="Caption"/>
        <w:rPr>
          <w:rFonts w:ascii="Times New Roman" w:hAnsi="Times New Roman" w:cs="Times New Roman"/>
          <w:i w:val="0"/>
          <w:iCs w:val="0"/>
          <w:color w:val="auto"/>
          <w:sz w:val="24"/>
          <w:szCs w:val="24"/>
          <w:lang w:val="en-US"/>
        </w:rPr>
      </w:pPr>
      <w:bookmarkStart w:id="302" w:name="_Toc109321047"/>
      <w:bookmarkStart w:id="303" w:name="_Toc109321204"/>
      <w:bookmarkStart w:id="304" w:name="_Toc109321249"/>
      <w:bookmarkStart w:id="305" w:name="_Toc109321307"/>
      <w:bookmarkStart w:id="306" w:name="_Toc109321325"/>
    </w:p>
    <w:p w14:paraId="41BE5ACE" w14:textId="77777777" w:rsidR="00F76384" w:rsidRDefault="00F76384" w:rsidP="009814F9">
      <w:pPr>
        <w:pStyle w:val="Caption"/>
        <w:rPr>
          <w:rFonts w:ascii="Times New Roman" w:hAnsi="Times New Roman" w:cs="Times New Roman"/>
          <w:i w:val="0"/>
          <w:iCs w:val="0"/>
          <w:color w:val="auto"/>
          <w:sz w:val="24"/>
          <w:szCs w:val="24"/>
          <w:lang w:val="en-US"/>
        </w:rPr>
      </w:pPr>
    </w:p>
    <w:p w14:paraId="3EAE7A26" w14:textId="77777777" w:rsidR="00F76384" w:rsidRDefault="00F76384" w:rsidP="009814F9">
      <w:pPr>
        <w:pStyle w:val="Caption"/>
        <w:rPr>
          <w:rFonts w:ascii="Times New Roman" w:hAnsi="Times New Roman" w:cs="Times New Roman"/>
          <w:i w:val="0"/>
          <w:iCs w:val="0"/>
          <w:color w:val="auto"/>
          <w:sz w:val="24"/>
          <w:szCs w:val="24"/>
          <w:lang w:val="en-US"/>
        </w:rPr>
      </w:pPr>
    </w:p>
    <w:p w14:paraId="4690D5C7" w14:textId="77777777" w:rsidR="00F76384" w:rsidRDefault="00F76384" w:rsidP="009814F9">
      <w:pPr>
        <w:pStyle w:val="Caption"/>
        <w:rPr>
          <w:rFonts w:ascii="Times New Roman" w:hAnsi="Times New Roman" w:cs="Times New Roman"/>
          <w:i w:val="0"/>
          <w:iCs w:val="0"/>
          <w:color w:val="auto"/>
          <w:sz w:val="24"/>
          <w:szCs w:val="24"/>
          <w:lang w:val="en-US"/>
        </w:rPr>
      </w:pPr>
    </w:p>
    <w:p w14:paraId="3D660231" w14:textId="77777777" w:rsidR="00F76384" w:rsidRDefault="00F76384" w:rsidP="009814F9">
      <w:pPr>
        <w:pStyle w:val="Caption"/>
        <w:rPr>
          <w:rFonts w:ascii="Times New Roman" w:hAnsi="Times New Roman" w:cs="Times New Roman"/>
          <w:i w:val="0"/>
          <w:iCs w:val="0"/>
          <w:color w:val="auto"/>
          <w:sz w:val="24"/>
          <w:szCs w:val="24"/>
          <w:lang w:val="en-US"/>
        </w:rPr>
      </w:pPr>
    </w:p>
    <w:p w14:paraId="0D6EF5E9" w14:textId="77777777" w:rsidR="00F76384" w:rsidRDefault="00F76384" w:rsidP="009814F9">
      <w:pPr>
        <w:pStyle w:val="Caption"/>
        <w:rPr>
          <w:rFonts w:ascii="Times New Roman" w:hAnsi="Times New Roman" w:cs="Times New Roman"/>
          <w:i w:val="0"/>
          <w:iCs w:val="0"/>
          <w:color w:val="auto"/>
          <w:sz w:val="24"/>
          <w:szCs w:val="24"/>
          <w:lang w:val="en-US"/>
        </w:rPr>
      </w:pPr>
    </w:p>
    <w:p w14:paraId="739098F3" w14:textId="686F5FAA" w:rsidR="00DB7F50" w:rsidRPr="000A54A5" w:rsidRDefault="009814F9" w:rsidP="009814F9">
      <w:pPr>
        <w:pStyle w:val="Caption"/>
        <w:rPr>
          <w:rFonts w:ascii="Times New Roman" w:hAnsi="Times New Roman" w:cs="Times New Roman"/>
          <w:sz w:val="24"/>
          <w:szCs w:val="24"/>
        </w:rPr>
      </w:pPr>
      <w:bookmarkStart w:id="307" w:name="_Toc109376915"/>
      <w:r w:rsidRPr="000A54A5">
        <w:rPr>
          <w:rFonts w:ascii="Times New Roman" w:hAnsi="Times New Roman" w:cs="Times New Roman"/>
          <w:sz w:val="24"/>
          <w:szCs w:val="24"/>
        </w:rPr>
        <w:lastRenderedPageBreak/>
        <w:t xml:space="preserve">Figure </w:t>
      </w:r>
      <w:r w:rsidRPr="000A54A5">
        <w:rPr>
          <w:rFonts w:ascii="Times New Roman" w:hAnsi="Times New Roman" w:cs="Times New Roman"/>
          <w:sz w:val="24"/>
          <w:szCs w:val="24"/>
        </w:rPr>
        <w:fldChar w:fldCharType="begin"/>
      </w:r>
      <w:r w:rsidRPr="000A54A5">
        <w:rPr>
          <w:rFonts w:ascii="Times New Roman" w:hAnsi="Times New Roman" w:cs="Times New Roman"/>
          <w:sz w:val="24"/>
          <w:szCs w:val="24"/>
        </w:rPr>
        <w:instrText xml:space="preserve"> SEQ Figure \* ARABIC </w:instrText>
      </w:r>
      <w:r w:rsidRPr="000A54A5">
        <w:rPr>
          <w:rFonts w:ascii="Times New Roman" w:hAnsi="Times New Roman" w:cs="Times New Roman"/>
          <w:sz w:val="24"/>
          <w:szCs w:val="24"/>
        </w:rPr>
        <w:fldChar w:fldCharType="separate"/>
      </w:r>
      <w:r w:rsidR="00D24509">
        <w:rPr>
          <w:rFonts w:ascii="Times New Roman" w:hAnsi="Times New Roman" w:cs="Times New Roman"/>
          <w:noProof/>
          <w:sz w:val="24"/>
          <w:szCs w:val="24"/>
        </w:rPr>
        <w:t>14</w:t>
      </w:r>
      <w:r w:rsidRPr="000A54A5">
        <w:rPr>
          <w:rFonts w:ascii="Times New Roman" w:hAnsi="Times New Roman" w:cs="Times New Roman"/>
          <w:sz w:val="24"/>
          <w:szCs w:val="24"/>
        </w:rPr>
        <w:fldChar w:fldCharType="end"/>
      </w:r>
      <w:r w:rsidRPr="000A54A5">
        <w:rPr>
          <w:rFonts w:ascii="Times New Roman" w:hAnsi="Times New Roman" w:cs="Times New Roman"/>
          <w:sz w:val="24"/>
          <w:szCs w:val="24"/>
        </w:rPr>
        <w:t xml:space="preserve"> </w:t>
      </w:r>
      <w:r w:rsidR="002775A8" w:rsidRPr="000A54A5">
        <w:rPr>
          <w:rFonts w:ascii="Times New Roman" w:hAnsi="Times New Roman" w:cs="Times New Roman"/>
          <w:sz w:val="24"/>
          <w:szCs w:val="24"/>
        </w:rPr>
        <w:t>A</w:t>
      </w:r>
      <w:r w:rsidR="004D3C4A" w:rsidRPr="000A54A5">
        <w:rPr>
          <w:rFonts w:ascii="Times New Roman" w:hAnsi="Times New Roman" w:cs="Times New Roman"/>
          <w:sz w:val="24"/>
          <w:szCs w:val="24"/>
        </w:rPr>
        <w:t>dmin side flow chart</w:t>
      </w:r>
      <w:bookmarkEnd w:id="302"/>
      <w:bookmarkEnd w:id="303"/>
      <w:bookmarkEnd w:id="304"/>
      <w:bookmarkEnd w:id="305"/>
      <w:bookmarkEnd w:id="306"/>
      <w:bookmarkEnd w:id="307"/>
    </w:p>
    <w:p w14:paraId="2ECA19BF" w14:textId="6D9341B8" w:rsidR="00DB7F50" w:rsidRPr="000A54A5" w:rsidRDefault="00DB7F50" w:rsidP="00016806">
      <w:pPr>
        <w:rPr>
          <w:rFonts w:ascii="Times New Roman" w:hAnsi="Times New Roman" w:cs="Times New Roman"/>
          <w:sz w:val="24"/>
          <w:szCs w:val="24"/>
          <w:lang w:val="en-US"/>
        </w:rPr>
      </w:pPr>
      <w:r w:rsidRPr="000A54A5">
        <w:rPr>
          <w:rFonts w:ascii="Times New Roman" w:hAnsi="Times New Roman" w:cs="Times New Roman"/>
          <w:noProof/>
          <w:sz w:val="24"/>
          <w:szCs w:val="24"/>
          <w:lang w:val="en-US"/>
        </w:rPr>
        <w:drawing>
          <wp:inline distT="0" distB="0" distL="0" distR="0" wp14:anchorId="030B0A2E" wp14:editId="5EC8F33D">
            <wp:extent cx="5731510" cy="4337037"/>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337037"/>
                    </a:xfrm>
                    <a:prstGeom prst="rect">
                      <a:avLst/>
                    </a:prstGeom>
                    <a:noFill/>
                  </pic:spPr>
                </pic:pic>
              </a:graphicData>
            </a:graphic>
          </wp:inline>
        </w:drawing>
      </w:r>
    </w:p>
    <w:p w14:paraId="31CA7272" w14:textId="77777777" w:rsidR="00AC2012" w:rsidRPr="000A54A5" w:rsidRDefault="00016806" w:rsidP="00016806">
      <w:pPr>
        <w:rPr>
          <w:rFonts w:ascii="Times New Roman" w:hAnsi="Times New Roman" w:cs="Times New Roman"/>
          <w:sz w:val="24"/>
          <w:szCs w:val="24"/>
          <w:lang w:val="en-US"/>
        </w:rPr>
      </w:pPr>
      <w:r w:rsidRPr="000A54A5">
        <w:rPr>
          <w:rFonts w:ascii="Times New Roman" w:hAnsi="Times New Roman" w:cs="Times New Roman"/>
          <w:noProof/>
          <w:sz w:val="24"/>
          <w:szCs w:val="24"/>
          <w:lang w:val="en-US"/>
        </w:rPr>
        <w:drawing>
          <wp:inline distT="0" distB="0" distL="0" distR="0" wp14:anchorId="150E6248" wp14:editId="1E3D0D3A">
            <wp:extent cx="571500" cy="419100"/>
            <wp:effectExtent l="0" t="0" r="0" b="0"/>
            <wp:docPr id="270" name="Picture 270" descr="rectangle - flowchart process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ctangle - flowchart process ste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 cy="419100"/>
                    </a:xfrm>
                    <a:prstGeom prst="rect">
                      <a:avLst/>
                    </a:prstGeom>
                    <a:noFill/>
                    <a:ln>
                      <a:noFill/>
                    </a:ln>
                  </pic:spPr>
                </pic:pic>
              </a:graphicData>
            </a:graphic>
          </wp:inline>
        </w:drawing>
      </w:r>
    </w:p>
    <w:p w14:paraId="129FC87E" w14:textId="3E954AB8" w:rsidR="00016806" w:rsidRPr="000A54A5" w:rsidRDefault="00016806" w:rsidP="00016806">
      <w:pPr>
        <w:rPr>
          <w:rFonts w:ascii="Times New Roman" w:hAnsi="Times New Roman" w:cs="Times New Roman"/>
          <w:sz w:val="24"/>
          <w:szCs w:val="24"/>
          <w:lang w:val="en-US"/>
        </w:rPr>
      </w:pPr>
      <w:r w:rsidRPr="000A54A5">
        <w:rPr>
          <w:rFonts w:ascii="Times New Roman" w:hAnsi="Times New Roman" w:cs="Times New Roman"/>
          <w:sz w:val="24"/>
          <w:szCs w:val="24"/>
          <w:lang w:val="en-US"/>
        </w:rPr>
        <w:t>One step in the process. The step is written inside the box. Usually, only one arrow goes out of the box.</w:t>
      </w:r>
    </w:p>
    <w:p w14:paraId="39503995" w14:textId="77777777" w:rsidR="00AC2012" w:rsidRPr="000A54A5" w:rsidRDefault="00AC2012" w:rsidP="00AC2012">
      <w:pPr>
        <w:pStyle w:val="ListParagraph"/>
        <w:numPr>
          <w:ilvl w:val="0"/>
          <w:numId w:val="19"/>
        </w:numPr>
        <w:rPr>
          <w:rFonts w:ascii="Times New Roman" w:hAnsi="Times New Roman" w:cs="Times New Roman"/>
          <w:sz w:val="24"/>
          <w:szCs w:val="24"/>
          <w:lang w:val="en-US"/>
        </w:rPr>
      </w:pPr>
    </w:p>
    <w:p w14:paraId="3F0E4008" w14:textId="20C81721" w:rsidR="00806142" w:rsidRPr="000A54A5" w:rsidRDefault="00016806" w:rsidP="00806142">
      <w:pPr>
        <w:rPr>
          <w:rFonts w:ascii="Times New Roman" w:hAnsi="Times New Roman" w:cs="Times New Roman"/>
          <w:sz w:val="24"/>
          <w:szCs w:val="24"/>
          <w:lang w:val="en-US"/>
        </w:rPr>
      </w:pPr>
      <w:r w:rsidRPr="000A54A5">
        <w:rPr>
          <w:rFonts w:ascii="Times New Roman" w:hAnsi="Times New Roman" w:cs="Times New Roman"/>
          <w:sz w:val="24"/>
          <w:szCs w:val="24"/>
          <w:lang w:val="en-US"/>
        </w:rPr>
        <w:t>Direction of flow from one step or decision to another.</w:t>
      </w:r>
    </w:p>
    <w:p w14:paraId="6C59D62D" w14:textId="77777777" w:rsidR="00806142" w:rsidRPr="000A54A5" w:rsidRDefault="00016806" w:rsidP="00806142">
      <w:pPr>
        <w:rPr>
          <w:rFonts w:ascii="Times New Roman" w:hAnsi="Times New Roman" w:cs="Times New Roman"/>
          <w:sz w:val="24"/>
          <w:szCs w:val="24"/>
          <w:lang w:val="en-US"/>
        </w:rPr>
      </w:pPr>
      <w:r w:rsidRPr="000A54A5">
        <w:rPr>
          <w:rFonts w:ascii="Times New Roman" w:hAnsi="Times New Roman" w:cs="Times New Roman"/>
          <w:noProof/>
          <w:sz w:val="24"/>
          <w:szCs w:val="24"/>
          <w:lang w:val="en-US"/>
        </w:rPr>
        <w:drawing>
          <wp:inline distT="0" distB="0" distL="0" distR="0" wp14:anchorId="3478CCAC" wp14:editId="60DBF433">
            <wp:extent cx="657225" cy="561975"/>
            <wp:effectExtent l="0" t="0" r="9525" b="9525"/>
            <wp:docPr id="268" name="Picture 268" descr="diamond - flowchart decision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mond - flowchart decision ste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7225" cy="561975"/>
                    </a:xfrm>
                    <a:prstGeom prst="rect">
                      <a:avLst/>
                    </a:prstGeom>
                    <a:noFill/>
                    <a:ln>
                      <a:noFill/>
                    </a:ln>
                  </pic:spPr>
                </pic:pic>
              </a:graphicData>
            </a:graphic>
          </wp:inline>
        </w:drawing>
      </w:r>
    </w:p>
    <w:p w14:paraId="765EB42D" w14:textId="4D7A5B5B" w:rsidR="00016806" w:rsidRPr="000A54A5" w:rsidRDefault="00016806" w:rsidP="00806142">
      <w:pPr>
        <w:rPr>
          <w:rFonts w:ascii="Times New Roman" w:hAnsi="Times New Roman" w:cs="Times New Roman"/>
          <w:sz w:val="24"/>
          <w:szCs w:val="24"/>
          <w:lang w:val="en-US"/>
        </w:rPr>
      </w:pPr>
      <w:r w:rsidRPr="000A54A5">
        <w:rPr>
          <w:rFonts w:ascii="Times New Roman" w:hAnsi="Times New Roman" w:cs="Times New Roman"/>
          <w:sz w:val="24"/>
          <w:szCs w:val="24"/>
          <w:lang w:val="en-US"/>
        </w:rPr>
        <w:t> Decision based on a question. The question is written in the diamond. More than one arrow goes out of the diamond, each one showing the direction the process takes for a given answer to the question. (Often the answers are "yes" and "no.")</w:t>
      </w:r>
    </w:p>
    <w:p w14:paraId="13F54FB0" w14:textId="77777777" w:rsidR="00806142" w:rsidRPr="000A54A5" w:rsidRDefault="00016806" w:rsidP="00016806">
      <w:pPr>
        <w:rPr>
          <w:rFonts w:ascii="Times New Roman" w:hAnsi="Times New Roman" w:cs="Times New Roman"/>
          <w:sz w:val="24"/>
          <w:szCs w:val="24"/>
          <w:lang w:val="en-US"/>
        </w:rPr>
      </w:pPr>
      <w:r w:rsidRPr="000A54A5">
        <w:rPr>
          <w:rFonts w:ascii="Times New Roman" w:hAnsi="Times New Roman" w:cs="Times New Roman"/>
          <w:noProof/>
          <w:sz w:val="24"/>
          <w:szCs w:val="24"/>
          <w:lang w:val="en-US"/>
        </w:rPr>
        <w:drawing>
          <wp:inline distT="0" distB="0" distL="0" distR="0" wp14:anchorId="6A13BF53" wp14:editId="4853E87C">
            <wp:extent cx="1447800" cy="466725"/>
            <wp:effectExtent l="0" t="0" r="0" b="9525"/>
            <wp:docPr id="263" name="Picture 263" descr="rounded rectangle or oval - flowchart start and end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unded rectangle or oval - flowchart start and end point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47800" cy="466725"/>
                    </a:xfrm>
                    <a:prstGeom prst="rect">
                      <a:avLst/>
                    </a:prstGeom>
                    <a:noFill/>
                    <a:ln>
                      <a:noFill/>
                    </a:ln>
                  </pic:spPr>
                </pic:pic>
              </a:graphicData>
            </a:graphic>
          </wp:inline>
        </w:drawing>
      </w:r>
    </w:p>
    <w:p w14:paraId="46E397C8" w14:textId="65CF3DC0" w:rsidR="00D72022" w:rsidRPr="000A54A5" w:rsidRDefault="00016806" w:rsidP="00D72022">
      <w:pPr>
        <w:rPr>
          <w:rFonts w:ascii="Times New Roman" w:hAnsi="Times New Roman" w:cs="Times New Roman"/>
          <w:sz w:val="24"/>
          <w:szCs w:val="24"/>
          <w:lang w:val="en-US"/>
        </w:rPr>
      </w:pPr>
      <w:r w:rsidRPr="000A54A5">
        <w:rPr>
          <w:rFonts w:ascii="Times New Roman" w:hAnsi="Times New Roman" w:cs="Times New Roman"/>
          <w:sz w:val="24"/>
          <w:szCs w:val="24"/>
          <w:lang w:val="en-US"/>
        </w:rPr>
        <w:t>Alternate symbols for start and end points</w:t>
      </w:r>
      <w:r w:rsidR="00784C97" w:rsidRPr="000A54A5">
        <w:rPr>
          <w:rFonts w:ascii="Times New Roman" w:hAnsi="Times New Roman" w:cs="Times New Roman"/>
          <w:sz w:val="24"/>
          <w:szCs w:val="24"/>
          <w:lang w:val="en-US"/>
        </w:rPr>
        <w:t xml:space="preserve"> </w:t>
      </w:r>
    </w:p>
    <w:p w14:paraId="1745B8F1" w14:textId="4912E996" w:rsidR="00C8375F" w:rsidRPr="000A54A5" w:rsidRDefault="004C100F" w:rsidP="00FF2CF4">
      <w:pPr>
        <w:pStyle w:val="Heading1"/>
        <w:jc w:val="both"/>
        <w:rPr>
          <w:rFonts w:ascii="Times New Roman" w:hAnsi="Times New Roman" w:cs="Times New Roman"/>
          <w:b/>
          <w:bCs/>
          <w:sz w:val="24"/>
          <w:szCs w:val="24"/>
        </w:rPr>
      </w:pPr>
      <w:bookmarkStart w:id="308" w:name="_Toc109380177"/>
      <w:r w:rsidRPr="000A54A5">
        <w:rPr>
          <w:rFonts w:ascii="Times New Roman" w:hAnsi="Times New Roman" w:cs="Times New Roman"/>
          <w:b/>
          <w:bCs/>
          <w:sz w:val="24"/>
          <w:szCs w:val="24"/>
        </w:rPr>
        <w:lastRenderedPageBreak/>
        <w:t>5.2.6.2</w:t>
      </w:r>
      <w:r w:rsidR="00C8375F" w:rsidRPr="000A54A5">
        <w:rPr>
          <w:rFonts w:ascii="Times New Roman" w:hAnsi="Times New Roman" w:cs="Times New Roman"/>
          <w:b/>
          <w:bCs/>
          <w:sz w:val="24"/>
          <w:szCs w:val="24"/>
        </w:rPr>
        <w:t xml:space="preserve"> Relationship Schema</w:t>
      </w:r>
      <w:bookmarkEnd w:id="308"/>
    </w:p>
    <w:p w14:paraId="19D8654E" w14:textId="77777777" w:rsidR="00586078" w:rsidRPr="000A54A5" w:rsidRDefault="00586078" w:rsidP="00586078">
      <w:pPr>
        <w:rPr>
          <w:rFonts w:ascii="Times New Roman" w:hAnsi="Times New Roman" w:cs="Times New Roman"/>
          <w:sz w:val="24"/>
          <w:szCs w:val="24"/>
        </w:rPr>
      </w:pPr>
    </w:p>
    <w:p w14:paraId="4C8DE531" w14:textId="760D10F7" w:rsidR="00103359" w:rsidRPr="000A54A5" w:rsidRDefault="0049407B" w:rsidP="00DE5CFC">
      <w:pPr>
        <w:rPr>
          <w:rFonts w:ascii="Times New Roman" w:hAnsi="Times New Roman" w:cs="Times New Roman"/>
          <w:sz w:val="24"/>
          <w:szCs w:val="24"/>
        </w:rPr>
      </w:pPr>
      <w:r w:rsidRPr="000A54A5">
        <w:rPr>
          <w:rFonts w:ascii="Times New Roman" w:hAnsi="Times New Roman" w:cs="Times New Roman"/>
          <w:sz w:val="24"/>
          <w:szCs w:val="24"/>
        </w:rPr>
        <w:t>Entity Relationship Diagram</w:t>
      </w:r>
      <w:r w:rsidR="00586078" w:rsidRPr="000A54A5">
        <w:rPr>
          <w:rFonts w:ascii="Times New Roman" w:hAnsi="Times New Roman" w:cs="Times New Roman"/>
          <w:sz w:val="24"/>
          <w:szCs w:val="24"/>
        </w:rPr>
        <w:t xml:space="preserve"> / Schema</w:t>
      </w:r>
      <w:r w:rsidRPr="000A54A5">
        <w:rPr>
          <w:rFonts w:ascii="Times New Roman" w:hAnsi="Times New Roman" w:cs="Times New Roman"/>
          <w:sz w:val="24"/>
          <w:szCs w:val="24"/>
        </w:rPr>
        <w:t>, also known as ERD, ER Diagram or ER model, is a type of structural diagram for use in database design. An ERD contains different symbols and connectors that visualize two important information: The major entities within the system scope, and the inter-relationships among these entities.</w:t>
      </w:r>
    </w:p>
    <w:p w14:paraId="6E50BC67" w14:textId="6C31CE84" w:rsidR="00DE5CFC" w:rsidRPr="000A54A5" w:rsidRDefault="00DE5CFC" w:rsidP="00DE5CFC">
      <w:pPr>
        <w:rPr>
          <w:rFonts w:ascii="Times New Roman" w:hAnsi="Times New Roman" w:cs="Times New Roman"/>
          <w:sz w:val="24"/>
          <w:szCs w:val="24"/>
        </w:rPr>
      </w:pPr>
      <w:r w:rsidRPr="000A54A5">
        <w:rPr>
          <w:rFonts w:ascii="Times New Roman" w:hAnsi="Times New Roman" w:cs="Times New Roman"/>
          <w:sz w:val="24"/>
          <w:szCs w:val="24"/>
        </w:rPr>
        <w:t>ERD helps database design. By drawing ER diagrams to visualize database design ideas, you have a chance to identify the mistakes and design flaws, and to make corrections before executing the changes in the database.</w:t>
      </w:r>
      <w:r w:rsidR="00B85D22" w:rsidRPr="000A54A5">
        <w:rPr>
          <w:rFonts w:ascii="Times New Roman" w:hAnsi="Times New Roman" w:cs="Times New Roman"/>
          <w:sz w:val="24"/>
          <w:szCs w:val="24"/>
        </w:rPr>
        <w:t xml:space="preserve"> </w:t>
      </w:r>
    </w:p>
    <w:p w14:paraId="4DCC9F5B" w14:textId="3EA74FF4" w:rsidR="00B85D22" w:rsidRPr="000A54A5" w:rsidRDefault="00B85D22" w:rsidP="00DE5CFC">
      <w:pPr>
        <w:rPr>
          <w:rFonts w:ascii="Times New Roman" w:hAnsi="Times New Roman" w:cs="Times New Roman"/>
          <w:sz w:val="24"/>
          <w:szCs w:val="24"/>
        </w:rPr>
      </w:pPr>
      <w:r w:rsidRPr="000A54A5">
        <w:rPr>
          <w:rFonts w:ascii="Times New Roman" w:hAnsi="Times New Roman" w:cs="Times New Roman"/>
          <w:sz w:val="24"/>
          <w:szCs w:val="24"/>
        </w:rPr>
        <w:t>It also he</w:t>
      </w:r>
      <w:r w:rsidR="00A261F7" w:rsidRPr="000A54A5">
        <w:rPr>
          <w:rFonts w:ascii="Times New Roman" w:hAnsi="Times New Roman" w:cs="Times New Roman"/>
          <w:sz w:val="24"/>
          <w:szCs w:val="24"/>
        </w:rPr>
        <w:t>lps requirements gathering – by determining</w:t>
      </w:r>
      <w:r w:rsidRPr="000A54A5">
        <w:rPr>
          <w:rFonts w:ascii="Times New Roman" w:hAnsi="Times New Roman" w:cs="Times New Roman"/>
          <w:sz w:val="24"/>
          <w:szCs w:val="24"/>
        </w:rPr>
        <w:t xml:space="preserve"> the requireme</w:t>
      </w:r>
      <w:r w:rsidR="00A261F7" w:rsidRPr="000A54A5">
        <w:rPr>
          <w:rFonts w:ascii="Times New Roman" w:hAnsi="Times New Roman" w:cs="Times New Roman"/>
          <w:sz w:val="24"/>
          <w:szCs w:val="24"/>
        </w:rPr>
        <w:t xml:space="preserve">nts of an information system through </w:t>
      </w:r>
      <w:r w:rsidRPr="000A54A5">
        <w:rPr>
          <w:rFonts w:ascii="Times New Roman" w:hAnsi="Times New Roman" w:cs="Times New Roman"/>
          <w:sz w:val="24"/>
          <w:szCs w:val="24"/>
        </w:rPr>
        <w:t>drawing a conceptual ERD that depicts the high-level business objects of the system. Such an initial model can also be evolved into a physical database model that aids the creation of a relational database, or aids in the creation of process maps and data flow modes.</w:t>
      </w:r>
    </w:p>
    <w:p w14:paraId="0DE4C508" w14:textId="2D6837E9" w:rsidR="004D3C4A" w:rsidRPr="000A54A5" w:rsidRDefault="002775A8" w:rsidP="002775A8">
      <w:pPr>
        <w:pStyle w:val="Caption"/>
        <w:rPr>
          <w:rFonts w:ascii="Times New Roman" w:hAnsi="Times New Roman" w:cs="Times New Roman"/>
          <w:sz w:val="24"/>
          <w:szCs w:val="24"/>
        </w:rPr>
      </w:pPr>
      <w:bookmarkStart w:id="309" w:name="_Toc109321048"/>
      <w:bookmarkStart w:id="310" w:name="_Toc109321205"/>
      <w:bookmarkStart w:id="311" w:name="_Toc109321250"/>
      <w:bookmarkStart w:id="312" w:name="_Toc109321308"/>
      <w:bookmarkStart w:id="313" w:name="_Toc109321326"/>
      <w:bookmarkStart w:id="314" w:name="_Toc109376916"/>
      <w:r w:rsidRPr="000A54A5">
        <w:rPr>
          <w:rFonts w:ascii="Times New Roman" w:hAnsi="Times New Roman" w:cs="Times New Roman"/>
          <w:sz w:val="24"/>
          <w:szCs w:val="24"/>
        </w:rPr>
        <w:t xml:space="preserve">Figure </w:t>
      </w:r>
      <w:r w:rsidRPr="000A54A5">
        <w:rPr>
          <w:rFonts w:ascii="Times New Roman" w:hAnsi="Times New Roman" w:cs="Times New Roman"/>
          <w:sz w:val="24"/>
          <w:szCs w:val="24"/>
        </w:rPr>
        <w:fldChar w:fldCharType="begin"/>
      </w:r>
      <w:r w:rsidRPr="000A54A5">
        <w:rPr>
          <w:rFonts w:ascii="Times New Roman" w:hAnsi="Times New Roman" w:cs="Times New Roman"/>
          <w:sz w:val="24"/>
          <w:szCs w:val="24"/>
        </w:rPr>
        <w:instrText xml:space="preserve"> SEQ Figure \* ARABIC </w:instrText>
      </w:r>
      <w:r w:rsidRPr="000A54A5">
        <w:rPr>
          <w:rFonts w:ascii="Times New Roman" w:hAnsi="Times New Roman" w:cs="Times New Roman"/>
          <w:sz w:val="24"/>
          <w:szCs w:val="24"/>
        </w:rPr>
        <w:fldChar w:fldCharType="separate"/>
      </w:r>
      <w:r w:rsidR="00D24509">
        <w:rPr>
          <w:rFonts w:ascii="Times New Roman" w:hAnsi="Times New Roman" w:cs="Times New Roman"/>
          <w:noProof/>
          <w:sz w:val="24"/>
          <w:szCs w:val="24"/>
        </w:rPr>
        <w:t>15</w:t>
      </w:r>
      <w:r w:rsidRPr="000A54A5">
        <w:rPr>
          <w:rFonts w:ascii="Times New Roman" w:hAnsi="Times New Roman" w:cs="Times New Roman"/>
          <w:sz w:val="24"/>
          <w:szCs w:val="24"/>
        </w:rPr>
        <w:fldChar w:fldCharType="end"/>
      </w:r>
      <w:r w:rsidRPr="000A54A5">
        <w:rPr>
          <w:rFonts w:ascii="Times New Roman" w:hAnsi="Times New Roman" w:cs="Times New Roman"/>
          <w:sz w:val="24"/>
          <w:szCs w:val="24"/>
        </w:rPr>
        <w:t xml:space="preserve"> E</w:t>
      </w:r>
      <w:r w:rsidR="004D3C4A" w:rsidRPr="000A54A5">
        <w:rPr>
          <w:rFonts w:ascii="Times New Roman" w:hAnsi="Times New Roman" w:cs="Times New Roman"/>
          <w:sz w:val="24"/>
          <w:szCs w:val="24"/>
        </w:rPr>
        <w:t>ntity relationship schema</w:t>
      </w:r>
      <w:bookmarkEnd w:id="309"/>
      <w:bookmarkEnd w:id="310"/>
      <w:bookmarkEnd w:id="311"/>
      <w:bookmarkEnd w:id="312"/>
      <w:bookmarkEnd w:id="313"/>
      <w:bookmarkEnd w:id="314"/>
    </w:p>
    <w:p w14:paraId="0D515F3D" w14:textId="77777777" w:rsidR="004D3C4A" w:rsidRPr="000A54A5" w:rsidRDefault="004D3C4A" w:rsidP="00DE5CFC">
      <w:pPr>
        <w:rPr>
          <w:rFonts w:ascii="Times New Roman" w:hAnsi="Times New Roman" w:cs="Times New Roman"/>
          <w:sz w:val="24"/>
          <w:szCs w:val="24"/>
        </w:rPr>
      </w:pPr>
    </w:p>
    <w:p w14:paraId="23FA58B2" w14:textId="1446196B" w:rsidR="00103359" w:rsidRPr="000A54A5" w:rsidRDefault="00180FC0" w:rsidP="00BD45A0">
      <w:pPr>
        <w:jc w:val="center"/>
        <w:rPr>
          <w:rFonts w:ascii="Times New Roman" w:hAnsi="Times New Roman" w:cs="Times New Roman"/>
          <w:b/>
          <w:bCs/>
          <w:sz w:val="24"/>
          <w:szCs w:val="24"/>
        </w:rPr>
      </w:pPr>
      <w:r w:rsidRPr="000A54A5">
        <w:rPr>
          <w:rFonts w:ascii="Times New Roman" w:hAnsi="Times New Roman" w:cs="Times New Roman"/>
          <w:b/>
          <w:bCs/>
          <w:noProof/>
          <w:sz w:val="24"/>
          <w:szCs w:val="24"/>
          <w:lang w:val="en-US"/>
        </w:rPr>
        <w:drawing>
          <wp:inline distT="0" distB="0" distL="0" distR="0" wp14:anchorId="1E88C630" wp14:editId="1FDB1720">
            <wp:extent cx="5730875" cy="3389630"/>
            <wp:effectExtent l="0" t="0" r="3175" b="127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3389630"/>
                    </a:xfrm>
                    <a:prstGeom prst="rect">
                      <a:avLst/>
                    </a:prstGeom>
                    <a:noFill/>
                  </pic:spPr>
                </pic:pic>
              </a:graphicData>
            </a:graphic>
          </wp:inline>
        </w:drawing>
      </w:r>
    </w:p>
    <w:p w14:paraId="1E52B63C" w14:textId="77777777" w:rsidR="00D75DB4" w:rsidRPr="000A54A5" w:rsidRDefault="00D75DB4" w:rsidP="00184B82">
      <w:pPr>
        <w:rPr>
          <w:rFonts w:ascii="Times New Roman" w:hAnsi="Times New Roman" w:cs="Times New Roman"/>
          <w:noProof/>
          <w:sz w:val="24"/>
          <w:szCs w:val="24"/>
          <w:lang w:val="en-US"/>
        </w:rPr>
      </w:pPr>
    </w:p>
    <w:p w14:paraId="454D294D" w14:textId="77777777" w:rsidR="004D3C4A" w:rsidRPr="000A54A5" w:rsidRDefault="004D3C4A" w:rsidP="00184B82">
      <w:pPr>
        <w:rPr>
          <w:rFonts w:ascii="Times New Roman" w:hAnsi="Times New Roman" w:cs="Times New Roman"/>
          <w:noProof/>
          <w:sz w:val="24"/>
          <w:szCs w:val="24"/>
          <w:lang w:val="en-US"/>
        </w:rPr>
      </w:pPr>
    </w:p>
    <w:p w14:paraId="3C3659BF" w14:textId="77777777" w:rsidR="004D3C4A" w:rsidRPr="000A54A5" w:rsidRDefault="004D3C4A" w:rsidP="00184B82">
      <w:pPr>
        <w:rPr>
          <w:rFonts w:ascii="Times New Roman" w:hAnsi="Times New Roman" w:cs="Times New Roman"/>
          <w:noProof/>
          <w:sz w:val="24"/>
          <w:szCs w:val="24"/>
          <w:lang w:val="en-US"/>
        </w:rPr>
      </w:pPr>
    </w:p>
    <w:p w14:paraId="0C1DC803" w14:textId="77777777" w:rsidR="004D3C4A" w:rsidRPr="000A54A5" w:rsidRDefault="004D3C4A" w:rsidP="00184B82">
      <w:pPr>
        <w:rPr>
          <w:rFonts w:ascii="Times New Roman" w:hAnsi="Times New Roman" w:cs="Times New Roman"/>
          <w:noProof/>
          <w:sz w:val="24"/>
          <w:szCs w:val="24"/>
          <w:lang w:val="en-US"/>
        </w:rPr>
      </w:pPr>
    </w:p>
    <w:p w14:paraId="6D8EC379" w14:textId="77777777" w:rsidR="004D3C4A" w:rsidRPr="000A54A5" w:rsidRDefault="004D3C4A" w:rsidP="00184B82">
      <w:pPr>
        <w:rPr>
          <w:rFonts w:ascii="Times New Roman" w:hAnsi="Times New Roman" w:cs="Times New Roman"/>
          <w:noProof/>
          <w:sz w:val="24"/>
          <w:szCs w:val="24"/>
          <w:lang w:val="en-US"/>
        </w:rPr>
      </w:pPr>
    </w:p>
    <w:p w14:paraId="18EDF57E" w14:textId="77777777" w:rsidR="004D3C4A" w:rsidRPr="000A54A5" w:rsidRDefault="004D3C4A" w:rsidP="00184B82">
      <w:pPr>
        <w:rPr>
          <w:rFonts w:ascii="Times New Roman" w:hAnsi="Times New Roman" w:cs="Times New Roman"/>
          <w:noProof/>
          <w:sz w:val="24"/>
          <w:szCs w:val="24"/>
          <w:lang w:val="en-US"/>
        </w:rPr>
      </w:pPr>
    </w:p>
    <w:p w14:paraId="7BEF920D" w14:textId="77777777" w:rsidR="004D3C4A" w:rsidRPr="000A54A5" w:rsidRDefault="004D3C4A" w:rsidP="00184B82">
      <w:pPr>
        <w:rPr>
          <w:rFonts w:ascii="Times New Roman" w:hAnsi="Times New Roman" w:cs="Times New Roman"/>
          <w:noProof/>
          <w:sz w:val="24"/>
          <w:szCs w:val="24"/>
          <w:lang w:val="en-US"/>
        </w:rPr>
      </w:pPr>
    </w:p>
    <w:p w14:paraId="633E77E3" w14:textId="77777777" w:rsidR="005A4E70" w:rsidRDefault="0052189E" w:rsidP="00EE533A">
      <w:pPr>
        <w:pStyle w:val="ListParagraph"/>
        <w:keepNext/>
        <w:keepLines/>
        <w:numPr>
          <w:ilvl w:val="3"/>
          <w:numId w:val="23"/>
        </w:numPr>
        <w:spacing w:before="240" w:after="0"/>
        <w:jc w:val="both"/>
        <w:outlineLvl w:val="0"/>
        <w:rPr>
          <w:rFonts w:ascii="Times New Roman" w:eastAsiaTheme="majorEastAsia" w:hAnsi="Times New Roman" w:cs="Times New Roman"/>
          <w:b/>
          <w:bCs/>
          <w:color w:val="2F5496" w:themeColor="accent1" w:themeShade="BF"/>
          <w:sz w:val="24"/>
          <w:szCs w:val="24"/>
        </w:rPr>
      </w:pPr>
      <w:bookmarkStart w:id="315" w:name="_Toc109380178"/>
      <w:r w:rsidRPr="000A54A5">
        <w:rPr>
          <w:rFonts w:ascii="Times New Roman" w:eastAsiaTheme="majorEastAsia" w:hAnsi="Times New Roman" w:cs="Times New Roman"/>
          <w:b/>
          <w:bCs/>
          <w:color w:val="2F5496" w:themeColor="accent1" w:themeShade="BF"/>
          <w:sz w:val="24"/>
          <w:szCs w:val="24"/>
        </w:rPr>
        <w:t>Use Case Dia</w:t>
      </w:r>
      <w:r w:rsidR="00EE533A">
        <w:rPr>
          <w:rFonts w:ascii="Times New Roman" w:eastAsiaTheme="majorEastAsia" w:hAnsi="Times New Roman" w:cs="Times New Roman"/>
          <w:b/>
          <w:bCs/>
          <w:color w:val="2F5496" w:themeColor="accent1" w:themeShade="BF"/>
          <w:sz w:val="24"/>
          <w:szCs w:val="24"/>
        </w:rPr>
        <w:t>gram</w:t>
      </w:r>
      <w:bookmarkEnd w:id="315"/>
    </w:p>
    <w:p w14:paraId="52DDC57F" w14:textId="424B3C47" w:rsidR="009B3E39" w:rsidRPr="005A4E70" w:rsidRDefault="009B3E39" w:rsidP="005A4E70">
      <w:pPr>
        <w:keepNext/>
        <w:keepLines/>
        <w:spacing w:before="240" w:after="0"/>
        <w:jc w:val="both"/>
        <w:outlineLvl w:val="0"/>
        <w:rPr>
          <w:rFonts w:ascii="Times New Roman" w:eastAsiaTheme="majorEastAsia" w:hAnsi="Times New Roman" w:cs="Times New Roman"/>
          <w:b/>
          <w:bCs/>
          <w:color w:val="2F5496" w:themeColor="accent1" w:themeShade="BF"/>
          <w:sz w:val="24"/>
          <w:szCs w:val="24"/>
        </w:rPr>
      </w:pPr>
      <w:r w:rsidRPr="005A4E70">
        <w:rPr>
          <w:rFonts w:ascii="Times New Roman" w:hAnsi="Times New Roman" w:cs="Times New Roman"/>
          <w:noProof/>
          <w:sz w:val="24"/>
          <w:szCs w:val="24"/>
          <w:lang w:val="en-US"/>
        </w:rPr>
        <w:t> </w:t>
      </w:r>
      <w:bookmarkStart w:id="316" w:name="_Toc109366972"/>
      <w:bookmarkStart w:id="317" w:name="_Toc109380179"/>
      <w:r w:rsidRPr="005A4E70">
        <w:rPr>
          <w:rFonts w:ascii="Times New Roman" w:hAnsi="Times New Roman" w:cs="Times New Roman"/>
          <w:noProof/>
          <w:sz w:val="24"/>
          <w:szCs w:val="24"/>
          <w:lang w:val="en-US"/>
        </w:rPr>
        <w:t>A use case diagram summarizes the details of your system's users (also known as actors) and their interactions</w:t>
      </w:r>
      <w:r w:rsidR="00F12B47" w:rsidRPr="005A4E70">
        <w:rPr>
          <w:rFonts w:ascii="Times New Roman" w:hAnsi="Times New Roman" w:cs="Times New Roman"/>
          <w:noProof/>
          <w:sz w:val="24"/>
          <w:szCs w:val="24"/>
          <w:lang w:val="en-US"/>
        </w:rPr>
        <w:t xml:space="preserve"> with the system. It </w:t>
      </w:r>
      <w:r w:rsidRPr="005A4E70">
        <w:rPr>
          <w:rFonts w:ascii="Times New Roman" w:hAnsi="Times New Roman" w:cs="Times New Roman"/>
          <w:noProof/>
          <w:sz w:val="24"/>
          <w:szCs w:val="24"/>
          <w:lang w:val="en-US"/>
        </w:rPr>
        <w:t>use</w:t>
      </w:r>
      <w:r w:rsidR="00F12B47" w:rsidRPr="005A4E70">
        <w:rPr>
          <w:rFonts w:ascii="Times New Roman" w:hAnsi="Times New Roman" w:cs="Times New Roman"/>
          <w:noProof/>
          <w:sz w:val="24"/>
          <w:szCs w:val="24"/>
          <w:lang w:val="en-US"/>
        </w:rPr>
        <w:t>s</w:t>
      </w:r>
      <w:r w:rsidRPr="005A4E70">
        <w:rPr>
          <w:rFonts w:ascii="Times New Roman" w:hAnsi="Times New Roman" w:cs="Times New Roman"/>
          <w:noProof/>
          <w:sz w:val="24"/>
          <w:szCs w:val="24"/>
          <w:lang w:val="en-US"/>
        </w:rPr>
        <w:t xml:space="preserve"> a set of specialized symbols and connectors. An effective use case diagram can help </w:t>
      </w:r>
      <w:r w:rsidR="00F12B47" w:rsidRPr="005A4E70">
        <w:rPr>
          <w:rFonts w:ascii="Times New Roman" w:hAnsi="Times New Roman" w:cs="Times New Roman"/>
          <w:noProof/>
          <w:sz w:val="24"/>
          <w:szCs w:val="24"/>
          <w:lang w:val="en-US"/>
        </w:rPr>
        <w:t xml:space="preserve">your team discuss and represent </w:t>
      </w:r>
      <w:r w:rsidR="00DB4D27" w:rsidRPr="005A4E70">
        <w:rPr>
          <w:rFonts w:ascii="Times New Roman" w:hAnsi="Times New Roman" w:cs="Times New Roman"/>
          <w:noProof/>
          <w:sz w:val="24"/>
          <w:szCs w:val="24"/>
          <w:lang w:val="en-US"/>
        </w:rPr>
        <w:t>s</w:t>
      </w:r>
      <w:r w:rsidRPr="005A4E70">
        <w:rPr>
          <w:rFonts w:ascii="Times New Roman" w:hAnsi="Times New Roman" w:cs="Times New Roman"/>
          <w:noProof/>
          <w:sz w:val="24"/>
          <w:szCs w:val="24"/>
          <w:lang w:val="en-US"/>
        </w:rPr>
        <w:t>cenarios in which your system or application interacts with people, organizations, or external systems</w:t>
      </w:r>
      <w:r w:rsidR="00DB4D27" w:rsidRPr="005A4E70">
        <w:rPr>
          <w:rFonts w:ascii="Times New Roman" w:hAnsi="Times New Roman" w:cs="Times New Roman"/>
          <w:noProof/>
          <w:sz w:val="24"/>
          <w:szCs w:val="24"/>
          <w:lang w:val="en-US"/>
        </w:rPr>
        <w:t xml:space="preserve"> and </w:t>
      </w:r>
      <w:r w:rsidRPr="005A4E70">
        <w:rPr>
          <w:rFonts w:ascii="Times New Roman" w:hAnsi="Times New Roman" w:cs="Times New Roman"/>
          <w:noProof/>
          <w:sz w:val="24"/>
          <w:szCs w:val="24"/>
          <w:lang w:val="en-US"/>
        </w:rPr>
        <w:t>Goals that your system or application helps those entities (known as actors) achieve</w:t>
      </w:r>
      <w:bookmarkEnd w:id="316"/>
      <w:bookmarkEnd w:id="317"/>
    </w:p>
    <w:p w14:paraId="6879FE29" w14:textId="424B3C47" w:rsidR="000A15D6" w:rsidRPr="000A54A5" w:rsidRDefault="000A15D6" w:rsidP="00DB4D27">
      <w:pPr>
        <w:keepNext/>
        <w:keepLines/>
        <w:spacing w:before="240" w:after="0"/>
        <w:jc w:val="both"/>
        <w:outlineLvl w:val="0"/>
        <w:rPr>
          <w:rFonts w:ascii="Times New Roman" w:hAnsi="Times New Roman" w:cs="Times New Roman"/>
          <w:noProof/>
          <w:sz w:val="24"/>
          <w:szCs w:val="24"/>
          <w:lang w:val="en-US"/>
        </w:rPr>
      </w:pPr>
    </w:p>
    <w:p w14:paraId="00877AAD" w14:textId="0D33AA31" w:rsidR="000A15D6" w:rsidRPr="000A54A5" w:rsidRDefault="002775A8" w:rsidP="002775A8">
      <w:pPr>
        <w:pStyle w:val="Caption"/>
        <w:rPr>
          <w:rFonts w:ascii="Times New Roman" w:hAnsi="Times New Roman" w:cs="Times New Roman"/>
          <w:sz w:val="24"/>
          <w:szCs w:val="24"/>
        </w:rPr>
      </w:pPr>
      <w:bookmarkStart w:id="318" w:name="_Toc109321049"/>
      <w:bookmarkStart w:id="319" w:name="_Toc109321206"/>
      <w:bookmarkStart w:id="320" w:name="_Toc109321251"/>
      <w:bookmarkStart w:id="321" w:name="_Toc109321309"/>
      <w:bookmarkStart w:id="322" w:name="_Toc109321327"/>
      <w:bookmarkStart w:id="323" w:name="_Toc109376917"/>
      <w:r w:rsidRPr="000A54A5">
        <w:rPr>
          <w:rFonts w:ascii="Times New Roman" w:hAnsi="Times New Roman" w:cs="Times New Roman"/>
          <w:sz w:val="24"/>
          <w:szCs w:val="24"/>
        </w:rPr>
        <w:t xml:space="preserve">Figure </w:t>
      </w:r>
      <w:r w:rsidRPr="000A54A5">
        <w:rPr>
          <w:rFonts w:ascii="Times New Roman" w:hAnsi="Times New Roman" w:cs="Times New Roman"/>
          <w:sz w:val="24"/>
          <w:szCs w:val="24"/>
        </w:rPr>
        <w:fldChar w:fldCharType="begin"/>
      </w:r>
      <w:r w:rsidRPr="000A54A5">
        <w:rPr>
          <w:rFonts w:ascii="Times New Roman" w:hAnsi="Times New Roman" w:cs="Times New Roman"/>
          <w:sz w:val="24"/>
          <w:szCs w:val="24"/>
        </w:rPr>
        <w:instrText xml:space="preserve"> SEQ Figure \* ARABIC </w:instrText>
      </w:r>
      <w:r w:rsidRPr="000A54A5">
        <w:rPr>
          <w:rFonts w:ascii="Times New Roman" w:hAnsi="Times New Roman" w:cs="Times New Roman"/>
          <w:sz w:val="24"/>
          <w:szCs w:val="24"/>
        </w:rPr>
        <w:fldChar w:fldCharType="separate"/>
      </w:r>
      <w:r w:rsidR="00D24509">
        <w:rPr>
          <w:rFonts w:ascii="Times New Roman" w:hAnsi="Times New Roman" w:cs="Times New Roman"/>
          <w:noProof/>
          <w:sz w:val="24"/>
          <w:szCs w:val="24"/>
        </w:rPr>
        <w:t>16</w:t>
      </w:r>
      <w:r w:rsidRPr="000A54A5">
        <w:rPr>
          <w:rFonts w:ascii="Times New Roman" w:hAnsi="Times New Roman" w:cs="Times New Roman"/>
          <w:sz w:val="24"/>
          <w:szCs w:val="24"/>
        </w:rPr>
        <w:fldChar w:fldCharType="end"/>
      </w:r>
      <w:r w:rsidRPr="000A54A5">
        <w:rPr>
          <w:rFonts w:ascii="Times New Roman" w:hAnsi="Times New Roman" w:cs="Times New Roman"/>
          <w:sz w:val="24"/>
          <w:szCs w:val="24"/>
        </w:rPr>
        <w:t xml:space="preserve"> U</w:t>
      </w:r>
      <w:r w:rsidR="000A15D6" w:rsidRPr="000A54A5">
        <w:rPr>
          <w:rFonts w:ascii="Times New Roman" w:hAnsi="Times New Roman" w:cs="Times New Roman"/>
          <w:sz w:val="24"/>
          <w:szCs w:val="24"/>
        </w:rPr>
        <w:t>se case diagram</w:t>
      </w:r>
      <w:bookmarkEnd w:id="318"/>
      <w:bookmarkEnd w:id="319"/>
      <w:bookmarkEnd w:id="320"/>
      <w:bookmarkEnd w:id="321"/>
      <w:bookmarkEnd w:id="322"/>
      <w:bookmarkEnd w:id="323"/>
    </w:p>
    <w:p w14:paraId="2D1DF096" w14:textId="75AAC067" w:rsidR="00D75DB4" w:rsidRPr="000A54A5" w:rsidRDefault="008122E2" w:rsidP="00184B82">
      <w:pPr>
        <w:rPr>
          <w:rFonts w:ascii="Times New Roman" w:hAnsi="Times New Roman" w:cs="Times New Roman"/>
          <w:noProof/>
          <w:sz w:val="24"/>
          <w:szCs w:val="24"/>
          <w:lang w:val="en-US"/>
        </w:rPr>
      </w:pPr>
      <w:r w:rsidRPr="000A54A5">
        <w:rPr>
          <w:rFonts w:ascii="Times New Roman" w:hAnsi="Times New Roman" w:cs="Times New Roman"/>
          <w:noProof/>
          <w:sz w:val="24"/>
          <w:szCs w:val="24"/>
          <w:lang w:val="en-US"/>
        </w:rPr>
        <mc:AlternateContent>
          <mc:Choice Requires="wps">
            <w:drawing>
              <wp:anchor distT="0" distB="0" distL="114300" distR="114300" simplePos="0" relativeHeight="251756544" behindDoc="0" locked="0" layoutInCell="1" allowOverlap="1" wp14:anchorId="0DE0C521" wp14:editId="253B8C25">
                <wp:simplePos x="0" y="0"/>
                <wp:positionH relativeFrom="column">
                  <wp:posOffset>1123950</wp:posOffset>
                </wp:positionH>
                <wp:positionV relativeFrom="paragraph">
                  <wp:posOffset>215265</wp:posOffset>
                </wp:positionV>
                <wp:extent cx="2438400" cy="4352925"/>
                <wp:effectExtent l="0" t="0" r="19050" b="28575"/>
                <wp:wrapNone/>
                <wp:docPr id="275" name="Rectangle 275"/>
                <wp:cNvGraphicFramePr/>
                <a:graphic xmlns:a="http://schemas.openxmlformats.org/drawingml/2006/main">
                  <a:graphicData uri="http://schemas.microsoft.com/office/word/2010/wordprocessingShape">
                    <wps:wsp>
                      <wps:cNvSpPr/>
                      <wps:spPr>
                        <a:xfrm>
                          <a:off x="0" y="0"/>
                          <a:ext cx="2438400" cy="43529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88F133" id="Rectangle 275" o:spid="_x0000_s1026" style="position:absolute;margin-left:88.5pt;margin-top:16.95pt;width:192pt;height:342.7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" filled="f" strokecolor="#1f3763 [1604]" strokeweight="1pt"/>
            </w:pict>
          </mc:Fallback>
        </mc:AlternateContent>
      </w:r>
    </w:p>
    <w:p w14:paraId="457AC29F" w14:textId="17A330EF" w:rsidR="00651813" w:rsidRPr="000A54A5" w:rsidRDefault="00C87598" w:rsidP="00184B82">
      <w:pPr>
        <w:rPr>
          <w:rFonts w:ascii="Times New Roman" w:hAnsi="Times New Roman" w:cs="Times New Roman"/>
          <w:sz w:val="24"/>
          <w:szCs w:val="24"/>
        </w:rPr>
      </w:pPr>
      <w:r w:rsidRPr="000A54A5">
        <w:rPr>
          <w:rFonts w:ascii="Times New Roman" w:eastAsia="Calibri" w:hAnsi="Times New Roman" w:cs="Times New Roman"/>
          <w:noProof/>
          <w:sz w:val="24"/>
          <w:szCs w:val="24"/>
          <w:lang w:val="en-US"/>
        </w:rPr>
        <mc:AlternateContent>
          <mc:Choice Requires="wpg">
            <w:drawing>
              <wp:inline distT="0" distB="0" distL="0" distR="0" wp14:anchorId="2CB685AD" wp14:editId="2F0A4CE5">
                <wp:extent cx="4600575" cy="4295775"/>
                <wp:effectExtent l="0" t="0" r="0" b="0"/>
                <wp:docPr id="16248" name="Group 16248"/>
                <wp:cNvGraphicFramePr/>
                <a:graphic xmlns:a="http://schemas.openxmlformats.org/drawingml/2006/main">
                  <a:graphicData uri="http://schemas.microsoft.com/office/word/2010/wordprocessingGroup">
                    <wpg:wgp>
                      <wpg:cNvGrpSpPr/>
                      <wpg:grpSpPr>
                        <a:xfrm>
                          <a:off x="0" y="0"/>
                          <a:ext cx="4600575" cy="4295775"/>
                          <a:chOff x="0" y="0"/>
                          <a:chExt cx="4213556" cy="3391843"/>
                        </a:xfrm>
                      </wpg:grpSpPr>
                      <wps:wsp>
                        <wps:cNvPr id="1557" name="Rectangle 1557"/>
                        <wps:cNvSpPr/>
                        <wps:spPr>
                          <a:xfrm>
                            <a:off x="3446348" y="0"/>
                            <a:ext cx="42058" cy="186236"/>
                          </a:xfrm>
                          <a:prstGeom prst="rect">
                            <a:avLst/>
                          </a:prstGeom>
                          <a:ln>
                            <a:noFill/>
                          </a:ln>
                        </wps:spPr>
                        <wps:txbx>
                          <w:txbxContent>
                            <w:p w14:paraId="62C2B3AA" w14:textId="77777777" w:rsidR="00D24D96" w:rsidRDefault="00D24D96" w:rsidP="00C87598">
                              <w:pPr>
                                <w:spacing w:after="0" w:line="276" w:lineRule="auto"/>
                              </w:pPr>
                              <w:r>
                                <w:t xml:space="preserve"> </w:t>
                              </w:r>
                            </w:p>
                          </w:txbxContent>
                        </wps:txbx>
                        <wps:bodyPr horzOverflow="overflow" lIns="0" tIns="0" rIns="0" bIns="0" rtlCol="0">
                          <a:noAutofit/>
                        </wps:bodyPr>
                      </wps:wsp>
                      <wps:wsp>
                        <wps:cNvPr id="1558" name="Rectangle 1558"/>
                        <wps:cNvSpPr/>
                        <wps:spPr>
                          <a:xfrm>
                            <a:off x="504393" y="222280"/>
                            <a:ext cx="50673" cy="224380"/>
                          </a:xfrm>
                          <a:prstGeom prst="rect">
                            <a:avLst/>
                          </a:prstGeom>
                          <a:ln>
                            <a:noFill/>
                          </a:ln>
                        </wps:spPr>
                        <wps:txbx>
                          <w:txbxContent>
                            <w:p w14:paraId="627374D2" w14:textId="77777777" w:rsidR="00D24D96" w:rsidRDefault="00D24D96" w:rsidP="00C87598">
                              <w:pPr>
                                <w:spacing w:after="0" w:line="276" w:lineRule="auto"/>
                              </w:pPr>
                              <w:r>
                                <w:rPr>
                                  <w:sz w:val="24"/>
                                </w:rPr>
                                <w:t xml:space="preserve"> </w:t>
                              </w:r>
                            </w:p>
                          </w:txbxContent>
                        </wps:txbx>
                        <wps:bodyPr horzOverflow="overflow" lIns="0" tIns="0" rIns="0" bIns="0" rtlCol="0">
                          <a:noAutofit/>
                        </wps:bodyPr>
                      </wps:wsp>
                      <wps:wsp>
                        <wps:cNvPr id="1559" name="Rectangle 1559"/>
                        <wps:cNvSpPr/>
                        <wps:spPr>
                          <a:xfrm>
                            <a:off x="504393" y="397764"/>
                            <a:ext cx="42059" cy="186236"/>
                          </a:xfrm>
                          <a:prstGeom prst="rect">
                            <a:avLst/>
                          </a:prstGeom>
                          <a:ln>
                            <a:noFill/>
                          </a:ln>
                        </wps:spPr>
                        <wps:txbx>
                          <w:txbxContent>
                            <w:p w14:paraId="025583FE" w14:textId="77777777" w:rsidR="00D24D96" w:rsidRDefault="00D24D96" w:rsidP="00C87598">
                              <w:pPr>
                                <w:spacing w:after="0" w:line="276" w:lineRule="auto"/>
                              </w:pPr>
                              <w:r>
                                <w:rPr>
                                  <w:b/>
                                </w:rPr>
                                <w:t xml:space="preserve"> </w:t>
                              </w:r>
                            </w:p>
                          </w:txbxContent>
                        </wps:txbx>
                        <wps:bodyPr horzOverflow="overflow" lIns="0" tIns="0" rIns="0" bIns="0" rtlCol="0">
                          <a:noAutofit/>
                        </wps:bodyPr>
                      </wps:wsp>
                      <wps:wsp>
                        <wps:cNvPr id="1560" name="Rectangle 1560"/>
                        <wps:cNvSpPr/>
                        <wps:spPr>
                          <a:xfrm>
                            <a:off x="504393" y="544068"/>
                            <a:ext cx="42059" cy="186236"/>
                          </a:xfrm>
                          <a:prstGeom prst="rect">
                            <a:avLst/>
                          </a:prstGeom>
                          <a:ln>
                            <a:noFill/>
                          </a:ln>
                        </wps:spPr>
                        <wps:txbx>
                          <w:txbxContent>
                            <w:p w14:paraId="25B569BD" w14:textId="77777777" w:rsidR="00D24D96" w:rsidRDefault="00D24D96" w:rsidP="00C87598">
                              <w:pPr>
                                <w:spacing w:after="0" w:line="276" w:lineRule="auto"/>
                              </w:pPr>
                              <w:r>
                                <w:rPr>
                                  <w:b/>
                                </w:rPr>
                                <w:t xml:space="preserve"> </w:t>
                              </w:r>
                            </w:p>
                          </w:txbxContent>
                        </wps:txbx>
                        <wps:bodyPr horzOverflow="overflow" lIns="0" tIns="0" rIns="0" bIns="0" rtlCol="0">
                          <a:noAutofit/>
                        </wps:bodyPr>
                      </wps:wsp>
                      <wps:wsp>
                        <wps:cNvPr id="1561" name="Rectangle 1561"/>
                        <wps:cNvSpPr/>
                        <wps:spPr>
                          <a:xfrm>
                            <a:off x="504393" y="690372"/>
                            <a:ext cx="42059" cy="186236"/>
                          </a:xfrm>
                          <a:prstGeom prst="rect">
                            <a:avLst/>
                          </a:prstGeom>
                          <a:ln>
                            <a:noFill/>
                          </a:ln>
                        </wps:spPr>
                        <wps:txbx>
                          <w:txbxContent>
                            <w:p w14:paraId="3BA62F8F" w14:textId="77777777" w:rsidR="00D24D96" w:rsidRDefault="00D24D96" w:rsidP="00C87598">
                              <w:pPr>
                                <w:spacing w:after="0" w:line="276" w:lineRule="auto"/>
                              </w:pPr>
                              <w:r>
                                <w:rPr>
                                  <w:b/>
                                </w:rPr>
                                <w:t xml:space="preserve"> </w:t>
                              </w:r>
                            </w:p>
                          </w:txbxContent>
                        </wps:txbx>
                        <wps:bodyPr horzOverflow="overflow" lIns="0" tIns="0" rIns="0" bIns="0" rtlCol="0">
                          <a:noAutofit/>
                        </wps:bodyPr>
                      </wps:wsp>
                      <wps:wsp>
                        <wps:cNvPr id="1562" name="Rectangle 1562"/>
                        <wps:cNvSpPr/>
                        <wps:spPr>
                          <a:xfrm>
                            <a:off x="2333574" y="690372"/>
                            <a:ext cx="42058" cy="186236"/>
                          </a:xfrm>
                          <a:prstGeom prst="rect">
                            <a:avLst/>
                          </a:prstGeom>
                          <a:ln>
                            <a:noFill/>
                          </a:ln>
                        </wps:spPr>
                        <wps:txbx>
                          <w:txbxContent>
                            <w:p w14:paraId="717B5EC2" w14:textId="77777777" w:rsidR="00D24D96" w:rsidRDefault="00D24D96" w:rsidP="00C87598">
                              <w:pPr>
                                <w:spacing w:after="0" w:line="276" w:lineRule="auto"/>
                              </w:pPr>
                              <w:r>
                                <w:rPr>
                                  <w:b/>
                                </w:rPr>
                                <w:t xml:space="preserve"> </w:t>
                              </w:r>
                            </w:p>
                          </w:txbxContent>
                        </wps:txbx>
                        <wps:bodyPr horzOverflow="overflow" lIns="0" tIns="0" rIns="0" bIns="0" rtlCol="0">
                          <a:noAutofit/>
                        </wps:bodyPr>
                      </wps:wsp>
                      <wps:wsp>
                        <wps:cNvPr id="1563" name="Rectangle 1563"/>
                        <wps:cNvSpPr/>
                        <wps:spPr>
                          <a:xfrm>
                            <a:off x="504393" y="836676"/>
                            <a:ext cx="42059" cy="186235"/>
                          </a:xfrm>
                          <a:prstGeom prst="rect">
                            <a:avLst/>
                          </a:prstGeom>
                          <a:ln>
                            <a:noFill/>
                          </a:ln>
                        </wps:spPr>
                        <wps:txbx>
                          <w:txbxContent>
                            <w:p w14:paraId="24EF2234" w14:textId="77777777" w:rsidR="00D24D96" w:rsidRDefault="00D24D96" w:rsidP="00C87598">
                              <w:pPr>
                                <w:spacing w:after="0" w:line="276" w:lineRule="auto"/>
                              </w:pPr>
                              <w:r>
                                <w:rPr>
                                  <w:b/>
                                </w:rPr>
                                <w:t xml:space="preserve"> </w:t>
                              </w:r>
                            </w:p>
                          </w:txbxContent>
                        </wps:txbx>
                        <wps:bodyPr horzOverflow="overflow" lIns="0" tIns="0" rIns="0" bIns="0" rtlCol="0">
                          <a:noAutofit/>
                        </wps:bodyPr>
                      </wps:wsp>
                      <wps:wsp>
                        <wps:cNvPr id="1564" name="Rectangle 1564"/>
                        <wps:cNvSpPr/>
                        <wps:spPr>
                          <a:xfrm>
                            <a:off x="504393" y="981456"/>
                            <a:ext cx="42059" cy="186236"/>
                          </a:xfrm>
                          <a:prstGeom prst="rect">
                            <a:avLst/>
                          </a:prstGeom>
                          <a:ln>
                            <a:noFill/>
                          </a:ln>
                        </wps:spPr>
                        <wps:txbx>
                          <w:txbxContent>
                            <w:p w14:paraId="04FFE3C2" w14:textId="77777777" w:rsidR="00D24D96" w:rsidRDefault="00D24D96" w:rsidP="00C87598">
                              <w:pPr>
                                <w:spacing w:after="0" w:line="276" w:lineRule="auto"/>
                              </w:pPr>
                              <w:r>
                                <w:rPr>
                                  <w:b/>
                                </w:rPr>
                                <w:t xml:space="preserve"> </w:t>
                              </w:r>
                            </w:p>
                          </w:txbxContent>
                        </wps:txbx>
                        <wps:bodyPr horzOverflow="overflow" lIns="0" tIns="0" rIns="0" bIns="0" rtlCol="0">
                          <a:noAutofit/>
                        </wps:bodyPr>
                      </wps:wsp>
                      <wps:wsp>
                        <wps:cNvPr id="1565" name="Rectangle 1565"/>
                        <wps:cNvSpPr/>
                        <wps:spPr>
                          <a:xfrm>
                            <a:off x="504393" y="1128141"/>
                            <a:ext cx="42059" cy="186235"/>
                          </a:xfrm>
                          <a:prstGeom prst="rect">
                            <a:avLst/>
                          </a:prstGeom>
                          <a:ln>
                            <a:noFill/>
                          </a:ln>
                        </wps:spPr>
                        <wps:txbx>
                          <w:txbxContent>
                            <w:p w14:paraId="67D14C29" w14:textId="77777777" w:rsidR="00D24D96" w:rsidRDefault="00D24D96" w:rsidP="00C87598">
                              <w:pPr>
                                <w:spacing w:after="0" w:line="276" w:lineRule="auto"/>
                              </w:pPr>
                              <w:r>
                                <w:rPr>
                                  <w:b/>
                                </w:rPr>
                                <w:t xml:space="preserve"> </w:t>
                              </w:r>
                            </w:p>
                          </w:txbxContent>
                        </wps:txbx>
                        <wps:bodyPr horzOverflow="overflow" lIns="0" tIns="0" rIns="0" bIns="0" rtlCol="0">
                          <a:noAutofit/>
                        </wps:bodyPr>
                      </wps:wsp>
                      <wps:wsp>
                        <wps:cNvPr id="1566" name="Rectangle 1566"/>
                        <wps:cNvSpPr/>
                        <wps:spPr>
                          <a:xfrm>
                            <a:off x="504393" y="1274446"/>
                            <a:ext cx="42059" cy="186235"/>
                          </a:xfrm>
                          <a:prstGeom prst="rect">
                            <a:avLst/>
                          </a:prstGeom>
                          <a:ln>
                            <a:noFill/>
                          </a:ln>
                        </wps:spPr>
                        <wps:txbx>
                          <w:txbxContent>
                            <w:p w14:paraId="6363B40F" w14:textId="77777777" w:rsidR="00D24D96" w:rsidRDefault="00D24D96" w:rsidP="00C87598">
                              <w:pPr>
                                <w:spacing w:after="0" w:line="276" w:lineRule="auto"/>
                              </w:pPr>
                              <w:r>
                                <w:rPr>
                                  <w:b/>
                                </w:rPr>
                                <w:t xml:space="preserve"> </w:t>
                              </w:r>
                            </w:p>
                          </w:txbxContent>
                        </wps:txbx>
                        <wps:bodyPr horzOverflow="overflow" lIns="0" tIns="0" rIns="0" bIns="0" rtlCol="0">
                          <a:noAutofit/>
                        </wps:bodyPr>
                      </wps:wsp>
                      <wps:wsp>
                        <wps:cNvPr id="1567" name="Rectangle 1567"/>
                        <wps:cNvSpPr/>
                        <wps:spPr>
                          <a:xfrm>
                            <a:off x="504393" y="1420749"/>
                            <a:ext cx="42059" cy="186235"/>
                          </a:xfrm>
                          <a:prstGeom prst="rect">
                            <a:avLst/>
                          </a:prstGeom>
                          <a:ln>
                            <a:noFill/>
                          </a:ln>
                        </wps:spPr>
                        <wps:txbx>
                          <w:txbxContent>
                            <w:p w14:paraId="02FF8443" w14:textId="77777777" w:rsidR="00D24D96" w:rsidRDefault="00D24D96" w:rsidP="00C87598">
                              <w:pPr>
                                <w:spacing w:after="0" w:line="276" w:lineRule="auto"/>
                              </w:pPr>
                              <w:r>
                                <w:rPr>
                                  <w:b/>
                                </w:rPr>
                                <w:t xml:space="preserve"> </w:t>
                              </w:r>
                            </w:p>
                          </w:txbxContent>
                        </wps:txbx>
                        <wps:bodyPr horzOverflow="overflow" lIns="0" tIns="0" rIns="0" bIns="0" rtlCol="0">
                          <a:noAutofit/>
                        </wps:bodyPr>
                      </wps:wsp>
                      <wps:wsp>
                        <wps:cNvPr id="1568" name="Rectangle 1568"/>
                        <wps:cNvSpPr/>
                        <wps:spPr>
                          <a:xfrm>
                            <a:off x="504393" y="1567053"/>
                            <a:ext cx="42059" cy="186235"/>
                          </a:xfrm>
                          <a:prstGeom prst="rect">
                            <a:avLst/>
                          </a:prstGeom>
                          <a:ln>
                            <a:noFill/>
                          </a:ln>
                        </wps:spPr>
                        <wps:txbx>
                          <w:txbxContent>
                            <w:p w14:paraId="1F81A588" w14:textId="77777777" w:rsidR="00D24D96" w:rsidRDefault="00D24D96" w:rsidP="00C87598">
                              <w:pPr>
                                <w:spacing w:after="0" w:line="276" w:lineRule="auto"/>
                              </w:pPr>
                              <w:r>
                                <w:rPr>
                                  <w:b/>
                                </w:rPr>
                                <w:t xml:space="preserve"> </w:t>
                              </w:r>
                            </w:p>
                          </w:txbxContent>
                        </wps:txbx>
                        <wps:bodyPr horzOverflow="overflow" lIns="0" tIns="0" rIns="0" bIns="0" rtlCol="0">
                          <a:noAutofit/>
                        </wps:bodyPr>
                      </wps:wsp>
                      <wps:wsp>
                        <wps:cNvPr id="1569" name="Rectangle 1569"/>
                        <wps:cNvSpPr/>
                        <wps:spPr>
                          <a:xfrm>
                            <a:off x="504393" y="1713357"/>
                            <a:ext cx="42059" cy="186236"/>
                          </a:xfrm>
                          <a:prstGeom prst="rect">
                            <a:avLst/>
                          </a:prstGeom>
                          <a:ln>
                            <a:noFill/>
                          </a:ln>
                        </wps:spPr>
                        <wps:txbx>
                          <w:txbxContent>
                            <w:p w14:paraId="4BB805CF" w14:textId="77777777" w:rsidR="00D24D96" w:rsidRDefault="00D24D96" w:rsidP="00C87598">
                              <w:pPr>
                                <w:spacing w:after="0" w:line="276" w:lineRule="auto"/>
                              </w:pPr>
                              <w:r>
                                <w:rPr>
                                  <w:b/>
                                </w:rPr>
                                <w:t xml:space="preserve"> </w:t>
                              </w:r>
                            </w:p>
                          </w:txbxContent>
                        </wps:txbx>
                        <wps:bodyPr horzOverflow="overflow" lIns="0" tIns="0" rIns="0" bIns="0" rtlCol="0">
                          <a:noAutofit/>
                        </wps:bodyPr>
                      </wps:wsp>
                      <wps:wsp>
                        <wps:cNvPr id="1570" name="Rectangle 1570"/>
                        <wps:cNvSpPr/>
                        <wps:spPr>
                          <a:xfrm>
                            <a:off x="504393" y="1858137"/>
                            <a:ext cx="42059" cy="186236"/>
                          </a:xfrm>
                          <a:prstGeom prst="rect">
                            <a:avLst/>
                          </a:prstGeom>
                          <a:ln>
                            <a:noFill/>
                          </a:ln>
                        </wps:spPr>
                        <wps:txbx>
                          <w:txbxContent>
                            <w:p w14:paraId="6DC3B7E7" w14:textId="77777777" w:rsidR="00D24D96" w:rsidRDefault="00D24D96" w:rsidP="00C87598">
                              <w:pPr>
                                <w:spacing w:after="0" w:line="276" w:lineRule="auto"/>
                              </w:pPr>
                              <w:r>
                                <w:rPr>
                                  <w:b/>
                                </w:rPr>
                                <w:t xml:space="preserve"> </w:t>
                              </w:r>
                            </w:p>
                          </w:txbxContent>
                        </wps:txbx>
                        <wps:bodyPr horzOverflow="overflow" lIns="0" tIns="0" rIns="0" bIns="0" rtlCol="0">
                          <a:noAutofit/>
                        </wps:bodyPr>
                      </wps:wsp>
                      <wps:wsp>
                        <wps:cNvPr id="1571" name="Rectangle 1571"/>
                        <wps:cNvSpPr/>
                        <wps:spPr>
                          <a:xfrm>
                            <a:off x="504393" y="2004441"/>
                            <a:ext cx="42059" cy="186235"/>
                          </a:xfrm>
                          <a:prstGeom prst="rect">
                            <a:avLst/>
                          </a:prstGeom>
                          <a:ln>
                            <a:noFill/>
                          </a:ln>
                        </wps:spPr>
                        <wps:txbx>
                          <w:txbxContent>
                            <w:p w14:paraId="087313BB" w14:textId="77777777" w:rsidR="00D24D96" w:rsidRDefault="00D24D96" w:rsidP="00C87598">
                              <w:pPr>
                                <w:spacing w:after="0" w:line="276" w:lineRule="auto"/>
                              </w:pPr>
                              <w:r>
                                <w:rPr>
                                  <w:b/>
                                </w:rPr>
                                <w:t xml:space="preserve"> </w:t>
                              </w:r>
                            </w:p>
                          </w:txbxContent>
                        </wps:txbx>
                        <wps:bodyPr horzOverflow="overflow" lIns="0" tIns="0" rIns="0" bIns="0" rtlCol="0">
                          <a:noAutofit/>
                        </wps:bodyPr>
                      </wps:wsp>
                      <wps:wsp>
                        <wps:cNvPr id="1572" name="Rectangle 1572"/>
                        <wps:cNvSpPr/>
                        <wps:spPr>
                          <a:xfrm>
                            <a:off x="504393" y="2150746"/>
                            <a:ext cx="42059" cy="186235"/>
                          </a:xfrm>
                          <a:prstGeom prst="rect">
                            <a:avLst/>
                          </a:prstGeom>
                          <a:ln>
                            <a:noFill/>
                          </a:ln>
                        </wps:spPr>
                        <wps:txbx>
                          <w:txbxContent>
                            <w:p w14:paraId="41C89552" w14:textId="77777777" w:rsidR="00D24D96" w:rsidRDefault="00D24D96" w:rsidP="00C87598">
                              <w:pPr>
                                <w:spacing w:after="0" w:line="276" w:lineRule="auto"/>
                              </w:pPr>
                              <w:r>
                                <w:rPr>
                                  <w:b/>
                                </w:rPr>
                                <w:t xml:space="preserve"> </w:t>
                              </w:r>
                            </w:p>
                          </w:txbxContent>
                        </wps:txbx>
                        <wps:bodyPr horzOverflow="overflow" lIns="0" tIns="0" rIns="0" bIns="0" rtlCol="0">
                          <a:noAutofit/>
                        </wps:bodyPr>
                      </wps:wsp>
                      <wps:wsp>
                        <wps:cNvPr id="1573" name="Rectangle 1573"/>
                        <wps:cNvSpPr/>
                        <wps:spPr>
                          <a:xfrm>
                            <a:off x="504393" y="2297049"/>
                            <a:ext cx="42059" cy="186235"/>
                          </a:xfrm>
                          <a:prstGeom prst="rect">
                            <a:avLst/>
                          </a:prstGeom>
                          <a:ln>
                            <a:noFill/>
                          </a:ln>
                        </wps:spPr>
                        <wps:txbx>
                          <w:txbxContent>
                            <w:p w14:paraId="471540F5" w14:textId="77777777" w:rsidR="00D24D96" w:rsidRDefault="00D24D96" w:rsidP="00C87598">
                              <w:pPr>
                                <w:spacing w:after="0" w:line="276" w:lineRule="auto"/>
                              </w:pPr>
                              <w:r>
                                <w:rPr>
                                  <w:b/>
                                </w:rPr>
                                <w:t xml:space="preserve"> </w:t>
                              </w:r>
                            </w:p>
                          </w:txbxContent>
                        </wps:txbx>
                        <wps:bodyPr horzOverflow="overflow" lIns="0" tIns="0" rIns="0" bIns="0" rtlCol="0">
                          <a:noAutofit/>
                        </wps:bodyPr>
                      </wps:wsp>
                      <wps:wsp>
                        <wps:cNvPr id="1574" name="Rectangle 1574"/>
                        <wps:cNvSpPr/>
                        <wps:spPr>
                          <a:xfrm>
                            <a:off x="1691970" y="376428"/>
                            <a:ext cx="492758" cy="186236"/>
                          </a:xfrm>
                          <a:prstGeom prst="rect">
                            <a:avLst/>
                          </a:prstGeom>
                          <a:ln>
                            <a:noFill/>
                          </a:ln>
                        </wps:spPr>
                        <wps:txbx>
                          <w:txbxContent>
                            <w:p w14:paraId="1569CC80" w14:textId="77777777" w:rsidR="00D24D96" w:rsidRDefault="00D24D96" w:rsidP="00C87598">
                              <w:pPr>
                                <w:spacing w:after="0" w:line="276" w:lineRule="auto"/>
                              </w:pPr>
                              <w:r>
                                <w:rPr>
                                  <w:color w:val="FFFFFF"/>
                                </w:rPr>
                                <w:t>Sign In</w:t>
                              </w:r>
                            </w:p>
                          </w:txbxContent>
                        </wps:txbx>
                        <wps:bodyPr horzOverflow="overflow" lIns="0" tIns="0" rIns="0" bIns="0" rtlCol="0">
                          <a:noAutofit/>
                        </wps:bodyPr>
                      </wps:wsp>
                      <wps:wsp>
                        <wps:cNvPr id="1575" name="Rectangle 1575"/>
                        <wps:cNvSpPr/>
                        <wps:spPr>
                          <a:xfrm>
                            <a:off x="2062302" y="376428"/>
                            <a:ext cx="42058" cy="186236"/>
                          </a:xfrm>
                          <a:prstGeom prst="rect">
                            <a:avLst/>
                          </a:prstGeom>
                          <a:ln>
                            <a:noFill/>
                          </a:ln>
                        </wps:spPr>
                        <wps:txbx>
                          <w:txbxContent>
                            <w:p w14:paraId="16D707A5" w14:textId="77777777" w:rsidR="00D24D96" w:rsidRDefault="00D24D96" w:rsidP="00C87598">
                              <w:pPr>
                                <w:spacing w:after="0" w:line="276" w:lineRule="auto"/>
                              </w:pPr>
                              <w:r>
                                <w:rPr>
                                  <w:color w:val="FFFFFF"/>
                                </w:rPr>
                                <w:t xml:space="preserve"> </w:t>
                              </w:r>
                            </w:p>
                          </w:txbxContent>
                        </wps:txbx>
                        <wps:bodyPr horzOverflow="overflow" lIns="0" tIns="0" rIns="0" bIns="0" rtlCol="0">
                          <a:noAutofit/>
                        </wps:bodyPr>
                      </wps:wsp>
                      <wps:wsp>
                        <wps:cNvPr id="1576" name="Rectangle 1576"/>
                        <wps:cNvSpPr/>
                        <wps:spPr>
                          <a:xfrm>
                            <a:off x="1769694" y="570366"/>
                            <a:ext cx="327558" cy="150334"/>
                          </a:xfrm>
                          <a:prstGeom prst="rect">
                            <a:avLst/>
                          </a:prstGeom>
                          <a:ln>
                            <a:noFill/>
                          </a:ln>
                        </wps:spPr>
                        <wps:txbx>
                          <w:txbxContent>
                            <w:p w14:paraId="524D00CF" w14:textId="77777777" w:rsidR="00D24D96" w:rsidRDefault="00D24D96" w:rsidP="00C87598">
                              <w:pPr>
                                <w:spacing w:after="0" w:line="276" w:lineRule="auto"/>
                              </w:pPr>
                              <w:r>
                                <w:rPr>
                                  <w:color w:val="FFFFFF"/>
                                  <w:sz w:val="16"/>
                                </w:rPr>
                                <w:t xml:space="preserve">View </w:t>
                              </w:r>
                            </w:p>
                          </w:txbxContent>
                        </wps:txbx>
                        <wps:bodyPr horzOverflow="overflow" lIns="0" tIns="0" rIns="0" bIns="0" rtlCol="0">
                          <a:noAutofit/>
                        </wps:bodyPr>
                      </wps:wsp>
                      <wps:wsp>
                        <wps:cNvPr id="1581" name="Rectangle 1581"/>
                        <wps:cNvSpPr/>
                        <wps:spPr>
                          <a:xfrm>
                            <a:off x="0" y="1900809"/>
                            <a:ext cx="469037" cy="186236"/>
                          </a:xfrm>
                          <a:prstGeom prst="rect">
                            <a:avLst/>
                          </a:prstGeom>
                          <a:ln>
                            <a:noFill/>
                          </a:ln>
                        </wps:spPr>
                        <wps:txbx>
                          <w:txbxContent>
                            <w:p w14:paraId="6F24E40E" w14:textId="77777777" w:rsidR="00D24D96" w:rsidRDefault="00D24D96" w:rsidP="00C87598">
                              <w:pPr>
                                <w:spacing w:after="0" w:line="276" w:lineRule="auto"/>
                              </w:pPr>
                              <w:r>
                                <w:t>Admin</w:t>
                              </w:r>
                            </w:p>
                          </w:txbxContent>
                        </wps:txbx>
                        <wps:bodyPr horzOverflow="overflow" lIns="0" tIns="0" rIns="0" bIns="0" rtlCol="0">
                          <a:noAutofit/>
                        </wps:bodyPr>
                      </wps:wsp>
                      <wps:wsp>
                        <wps:cNvPr id="1582" name="Rectangle 1582"/>
                        <wps:cNvSpPr/>
                        <wps:spPr>
                          <a:xfrm>
                            <a:off x="353517" y="1900809"/>
                            <a:ext cx="42059" cy="186236"/>
                          </a:xfrm>
                          <a:prstGeom prst="rect">
                            <a:avLst/>
                          </a:prstGeom>
                          <a:ln>
                            <a:noFill/>
                          </a:ln>
                        </wps:spPr>
                        <wps:txbx>
                          <w:txbxContent>
                            <w:p w14:paraId="754DEBA3" w14:textId="77777777" w:rsidR="00D24D96" w:rsidRDefault="00D24D96" w:rsidP="00C87598">
                              <w:pPr>
                                <w:spacing w:after="0" w:line="276" w:lineRule="auto"/>
                              </w:pPr>
                              <w:r>
                                <w:t xml:space="preserve"> </w:t>
                              </w:r>
                            </w:p>
                          </w:txbxContent>
                        </wps:txbx>
                        <wps:bodyPr horzOverflow="overflow" lIns="0" tIns="0" rIns="0" bIns="0" rtlCol="0">
                          <a:noAutofit/>
                        </wps:bodyPr>
                      </wps:wsp>
                      <wps:wsp>
                        <wps:cNvPr id="1584" name="Rectangle 1584"/>
                        <wps:cNvSpPr/>
                        <wps:spPr>
                          <a:xfrm>
                            <a:off x="3895928" y="1807846"/>
                            <a:ext cx="317628" cy="186235"/>
                          </a:xfrm>
                          <a:prstGeom prst="rect">
                            <a:avLst/>
                          </a:prstGeom>
                          <a:ln>
                            <a:noFill/>
                          </a:ln>
                        </wps:spPr>
                        <wps:txbx>
                          <w:txbxContent>
                            <w:p w14:paraId="4955C479" w14:textId="77777777" w:rsidR="00D24D96" w:rsidRDefault="00D24D96" w:rsidP="00C87598">
                              <w:pPr>
                                <w:spacing w:after="0" w:line="276" w:lineRule="auto"/>
                              </w:pPr>
                              <w:r>
                                <w:t>User</w:t>
                              </w:r>
                            </w:p>
                          </w:txbxContent>
                        </wps:txbx>
                        <wps:bodyPr horzOverflow="overflow" lIns="0" tIns="0" rIns="0" bIns="0" rtlCol="0">
                          <a:noAutofit/>
                        </wps:bodyPr>
                      </wps:wsp>
                      <wps:wsp>
                        <wps:cNvPr id="1585" name="Rectangle 1585"/>
                        <wps:cNvSpPr/>
                        <wps:spPr>
                          <a:xfrm>
                            <a:off x="4135196" y="1807846"/>
                            <a:ext cx="42058" cy="186235"/>
                          </a:xfrm>
                          <a:prstGeom prst="rect">
                            <a:avLst/>
                          </a:prstGeom>
                          <a:ln>
                            <a:noFill/>
                          </a:ln>
                        </wps:spPr>
                        <wps:txbx>
                          <w:txbxContent>
                            <w:p w14:paraId="7A5F4453" w14:textId="77777777" w:rsidR="00D24D96" w:rsidRDefault="00D24D96" w:rsidP="00C87598">
                              <w:pPr>
                                <w:spacing w:after="0" w:line="276" w:lineRule="auto"/>
                              </w:pPr>
                              <w:r>
                                <w:t xml:space="preserve"> </w:t>
                              </w:r>
                            </w:p>
                          </w:txbxContent>
                        </wps:txbx>
                        <wps:bodyPr horzOverflow="overflow" lIns="0" tIns="0" rIns="0" bIns="0" rtlCol="0">
                          <a:noAutofit/>
                        </wps:bodyPr>
                      </wps:wsp>
                      <wps:wsp>
                        <wps:cNvPr id="1586" name="Shape 1586"/>
                        <wps:cNvSpPr/>
                        <wps:spPr>
                          <a:xfrm>
                            <a:off x="121742" y="1812600"/>
                            <a:ext cx="190500" cy="0"/>
                          </a:xfrm>
                          <a:custGeom>
                            <a:avLst/>
                            <a:gdLst/>
                            <a:ahLst/>
                            <a:cxnLst/>
                            <a:rect l="0" t="0" r="0" b="0"/>
                            <a:pathLst>
                              <a:path w="190500">
                                <a:moveTo>
                                  <a:pt x="0" y="0"/>
                                </a:moveTo>
                                <a:lnTo>
                                  <a:pt x="190500" y="0"/>
                                </a:lnTo>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1587" name="Shape 1587"/>
                        <wps:cNvSpPr/>
                        <wps:spPr>
                          <a:xfrm>
                            <a:off x="3868242" y="1712904"/>
                            <a:ext cx="144780" cy="5080"/>
                          </a:xfrm>
                          <a:custGeom>
                            <a:avLst/>
                            <a:gdLst/>
                            <a:ahLst/>
                            <a:cxnLst/>
                            <a:rect l="0" t="0" r="0" b="0"/>
                            <a:pathLst>
                              <a:path w="144780" h="5080">
                                <a:moveTo>
                                  <a:pt x="0" y="5080"/>
                                </a:moveTo>
                                <a:lnTo>
                                  <a:pt x="144780" y="0"/>
                                </a:lnTo>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1588" name="Shape 1588"/>
                        <wps:cNvSpPr/>
                        <wps:spPr>
                          <a:xfrm>
                            <a:off x="2565222" y="795329"/>
                            <a:ext cx="1205230" cy="887730"/>
                          </a:xfrm>
                          <a:custGeom>
                            <a:avLst/>
                            <a:gdLst/>
                            <a:ahLst/>
                            <a:cxnLst/>
                            <a:rect l="0" t="0" r="0" b="0"/>
                            <a:pathLst>
                              <a:path w="1205230" h="887730">
                                <a:moveTo>
                                  <a:pt x="1205230" y="887730"/>
                                </a:moveTo>
                                <a:lnTo>
                                  <a:pt x="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589" name="Shape 1589"/>
                        <wps:cNvSpPr/>
                        <wps:spPr>
                          <a:xfrm>
                            <a:off x="2593797" y="340670"/>
                            <a:ext cx="1159510" cy="1318895"/>
                          </a:xfrm>
                          <a:custGeom>
                            <a:avLst/>
                            <a:gdLst/>
                            <a:ahLst/>
                            <a:cxnLst/>
                            <a:rect l="0" t="0" r="0" b="0"/>
                            <a:pathLst>
                              <a:path w="1159510" h="1318895">
                                <a:moveTo>
                                  <a:pt x="1159510" y="1318895"/>
                                </a:moveTo>
                                <a:lnTo>
                                  <a:pt x="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590" name="Shape 1590"/>
                        <wps:cNvSpPr/>
                        <wps:spPr>
                          <a:xfrm>
                            <a:off x="403047" y="1522404"/>
                            <a:ext cx="1076325" cy="217805"/>
                          </a:xfrm>
                          <a:custGeom>
                            <a:avLst/>
                            <a:gdLst/>
                            <a:ahLst/>
                            <a:cxnLst/>
                            <a:rect l="0" t="0" r="0" b="0"/>
                            <a:pathLst>
                              <a:path w="1076325" h="217805">
                                <a:moveTo>
                                  <a:pt x="0" y="217805"/>
                                </a:moveTo>
                                <a:lnTo>
                                  <a:pt x="107632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591" name="Shape 1591"/>
                        <wps:cNvSpPr/>
                        <wps:spPr>
                          <a:xfrm>
                            <a:off x="427177" y="1731320"/>
                            <a:ext cx="1071245" cy="487045"/>
                          </a:xfrm>
                          <a:custGeom>
                            <a:avLst/>
                            <a:gdLst/>
                            <a:ahLst/>
                            <a:cxnLst/>
                            <a:rect l="0" t="0" r="0" b="0"/>
                            <a:pathLst>
                              <a:path w="1071245" h="487045">
                                <a:moveTo>
                                  <a:pt x="0" y="0"/>
                                </a:moveTo>
                                <a:lnTo>
                                  <a:pt x="1071245" y="48704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592" name="Shape 1592"/>
                        <wps:cNvSpPr/>
                        <wps:spPr>
                          <a:xfrm>
                            <a:off x="2676347" y="1686870"/>
                            <a:ext cx="1094105" cy="816609"/>
                          </a:xfrm>
                          <a:custGeom>
                            <a:avLst/>
                            <a:gdLst/>
                            <a:ahLst/>
                            <a:cxnLst/>
                            <a:rect l="0" t="0" r="0" b="0"/>
                            <a:pathLst>
                              <a:path w="1094105" h="816609">
                                <a:moveTo>
                                  <a:pt x="1094105" y="0"/>
                                </a:moveTo>
                                <a:lnTo>
                                  <a:pt x="0" y="816609"/>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593" name="Shape 1593"/>
                        <wps:cNvSpPr/>
                        <wps:spPr>
                          <a:xfrm>
                            <a:off x="1498422" y="613084"/>
                            <a:ext cx="1134745" cy="284480"/>
                          </a:xfrm>
                          <a:custGeom>
                            <a:avLst/>
                            <a:gdLst/>
                            <a:ahLst/>
                            <a:cxnLst/>
                            <a:rect l="0" t="0" r="0" b="0"/>
                            <a:pathLst>
                              <a:path w="1134745" h="284480">
                                <a:moveTo>
                                  <a:pt x="567309" y="0"/>
                                </a:moveTo>
                                <a:cubicBezTo>
                                  <a:pt x="254000" y="0"/>
                                  <a:pt x="0" y="63627"/>
                                  <a:pt x="0" y="142240"/>
                                </a:cubicBezTo>
                                <a:cubicBezTo>
                                  <a:pt x="0" y="220853"/>
                                  <a:pt x="254000" y="284480"/>
                                  <a:pt x="567309" y="284480"/>
                                </a:cubicBezTo>
                                <a:cubicBezTo>
                                  <a:pt x="880745" y="284480"/>
                                  <a:pt x="1134745" y="220853"/>
                                  <a:pt x="1134745" y="142240"/>
                                </a:cubicBezTo>
                                <a:cubicBezTo>
                                  <a:pt x="1134745" y="63627"/>
                                  <a:pt x="880745" y="0"/>
                                  <a:pt x="567309" y="0"/>
                                </a:cubicBezTo>
                                <a:close/>
                              </a:path>
                            </a:pathLst>
                          </a:custGeom>
                          <a:ln w="12700" cap="rnd">
                            <a:round/>
                          </a:ln>
                        </wps:spPr>
                        <wps:style>
                          <a:lnRef idx="1">
                            <a:srgbClr val="000000"/>
                          </a:lnRef>
                          <a:fillRef idx="0">
                            <a:srgbClr val="000000">
                              <a:alpha val="0"/>
                            </a:srgbClr>
                          </a:fillRef>
                          <a:effectRef idx="0">
                            <a:scrgbClr r="0" g="0" b="0"/>
                          </a:effectRef>
                          <a:fontRef idx="none"/>
                        </wps:style>
                        <wps:bodyPr/>
                      </wps:wsp>
                      <wps:wsp>
                        <wps:cNvPr id="1594" name="Rectangle 1594"/>
                        <wps:cNvSpPr/>
                        <wps:spPr>
                          <a:xfrm>
                            <a:off x="1954098" y="705612"/>
                            <a:ext cx="492759" cy="186236"/>
                          </a:xfrm>
                          <a:prstGeom prst="rect">
                            <a:avLst/>
                          </a:prstGeom>
                          <a:ln>
                            <a:noFill/>
                          </a:ln>
                        </wps:spPr>
                        <wps:txbx>
                          <w:txbxContent>
                            <w:p w14:paraId="33CD1359" w14:textId="77777777" w:rsidR="00D24D96" w:rsidRDefault="00D24D96" w:rsidP="00C87598">
                              <w:pPr>
                                <w:spacing w:after="0" w:line="276" w:lineRule="auto"/>
                              </w:pPr>
                              <w:r>
                                <w:t>Sign In</w:t>
                              </w:r>
                            </w:p>
                          </w:txbxContent>
                        </wps:txbx>
                        <wps:bodyPr horzOverflow="overflow" lIns="0" tIns="0" rIns="0" bIns="0" rtlCol="0">
                          <a:noAutofit/>
                        </wps:bodyPr>
                      </wps:wsp>
                      <wps:wsp>
                        <wps:cNvPr id="1595" name="Rectangle 1595"/>
                        <wps:cNvSpPr/>
                        <wps:spPr>
                          <a:xfrm>
                            <a:off x="2324430" y="705612"/>
                            <a:ext cx="42058" cy="186236"/>
                          </a:xfrm>
                          <a:prstGeom prst="rect">
                            <a:avLst/>
                          </a:prstGeom>
                          <a:ln>
                            <a:noFill/>
                          </a:ln>
                        </wps:spPr>
                        <wps:txbx>
                          <w:txbxContent>
                            <w:p w14:paraId="5D6C0616" w14:textId="77777777" w:rsidR="00D24D96" w:rsidRDefault="00D24D96" w:rsidP="00C87598">
                              <w:pPr>
                                <w:spacing w:after="0" w:line="276" w:lineRule="auto"/>
                              </w:pPr>
                              <w:r>
                                <w:t xml:space="preserve"> </w:t>
                              </w:r>
                            </w:p>
                          </w:txbxContent>
                        </wps:txbx>
                        <wps:bodyPr horzOverflow="overflow" lIns="0" tIns="0" rIns="0" bIns="0" rtlCol="0">
                          <a:noAutofit/>
                        </wps:bodyPr>
                      </wps:wsp>
                      <wps:wsp>
                        <wps:cNvPr id="1596" name="Shape 1596"/>
                        <wps:cNvSpPr/>
                        <wps:spPr>
                          <a:xfrm>
                            <a:off x="1478102" y="225734"/>
                            <a:ext cx="1144270" cy="329565"/>
                          </a:xfrm>
                          <a:custGeom>
                            <a:avLst/>
                            <a:gdLst/>
                            <a:ahLst/>
                            <a:cxnLst/>
                            <a:rect l="0" t="0" r="0" b="0"/>
                            <a:pathLst>
                              <a:path w="1144270" h="329565">
                                <a:moveTo>
                                  <a:pt x="572135" y="0"/>
                                </a:moveTo>
                                <a:cubicBezTo>
                                  <a:pt x="256159" y="0"/>
                                  <a:pt x="0" y="73787"/>
                                  <a:pt x="0" y="164719"/>
                                </a:cubicBezTo>
                                <a:cubicBezTo>
                                  <a:pt x="0" y="255778"/>
                                  <a:pt x="256159" y="329565"/>
                                  <a:pt x="572135" y="329565"/>
                                </a:cubicBezTo>
                                <a:cubicBezTo>
                                  <a:pt x="888111" y="329565"/>
                                  <a:pt x="1144270" y="255778"/>
                                  <a:pt x="1144270" y="164719"/>
                                </a:cubicBezTo>
                                <a:cubicBezTo>
                                  <a:pt x="1144270" y="73787"/>
                                  <a:pt x="888111" y="0"/>
                                  <a:pt x="572135" y="0"/>
                                </a:cubicBezTo>
                                <a:close/>
                              </a:path>
                            </a:pathLst>
                          </a:custGeom>
                          <a:ln w="12700" cap="rnd">
                            <a:round/>
                          </a:ln>
                        </wps:spPr>
                        <wps:style>
                          <a:lnRef idx="1">
                            <a:srgbClr val="000000"/>
                          </a:lnRef>
                          <a:fillRef idx="0">
                            <a:srgbClr val="000000">
                              <a:alpha val="0"/>
                            </a:srgbClr>
                          </a:fillRef>
                          <a:effectRef idx="0">
                            <a:scrgbClr r="0" g="0" b="0"/>
                          </a:effectRef>
                          <a:fontRef idx="none"/>
                        </wps:style>
                        <wps:bodyPr/>
                      </wps:wsp>
                      <wps:wsp>
                        <wps:cNvPr id="1597" name="Rectangle 1597"/>
                        <wps:cNvSpPr/>
                        <wps:spPr>
                          <a:xfrm>
                            <a:off x="1912950" y="324612"/>
                            <a:ext cx="557697" cy="186236"/>
                          </a:xfrm>
                          <a:prstGeom prst="rect">
                            <a:avLst/>
                          </a:prstGeom>
                          <a:ln>
                            <a:noFill/>
                          </a:ln>
                        </wps:spPr>
                        <wps:txbx>
                          <w:txbxContent>
                            <w:p w14:paraId="14326225" w14:textId="77777777" w:rsidR="00D24D96" w:rsidRDefault="00D24D96" w:rsidP="00C87598">
                              <w:pPr>
                                <w:spacing w:after="0" w:line="276" w:lineRule="auto"/>
                              </w:pPr>
                              <w:r>
                                <w:t>Sign Up</w:t>
                              </w:r>
                            </w:p>
                          </w:txbxContent>
                        </wps:txbx>
                        <wps:bodyPr horzOverflow="overflow" lIns="0" tIns="0" rIns="0" bIns="0" rtlCol="0">
                          <a:noAutofit/>
                        </wps:bodyPr>
                      </wps:wsp>
                      <wps:wsp>
                        <wps:cNvPr id="1598" name="Rectangle 1598"/>
                        <wps:cNvSpPr/>
                        <wps:spPr>
                          <a:xfrm>
                            <a:off x="2333574" y="324612"/>
                            <a:ext cx="42058" cy="186236"/>
                          </a:xfrm>
                          <a:prstGeom prst="rect">
                            <a:avLst/>
                          </a:prstGeom>
                          <a:ln>
                            <a:noFill/>
                          </a:ln>
                        </wps:spPr>
                        <wps:txbx>
                          <w:txbxContent>
                            <w:p w14:paraId="6BEBEB59" w14:textId="77777777" w:rsidR="00D24D96" w:rsidRDefault="00D24D96" w:rsidP="00C87598">
                              <w:pPr>
                                <w:spacing w:after="0" w:line="276" w:lineRule="auto"/>
                              </w:pPr>
                              <w:r>
                                <w:t xml:space="preserve"> </w:t>
                              </w:r>
                            </w:p>
                          </w:txbxContent>
                        </wps:txbx>
                        <wps:bodyPr horzOverflow="overflow" lIns="0" tIns="0" rIns="0" bIns="0" rtlCol="0">
                          <a:noAutofit/>
                        </wps:bodyPr>
                      </wps:wsp>
                      <wps:wsp>
                        <wps:cNvPr id="1599" name="Shape 1599"/>
                        <wps:cNvSpPr/>
                        <wps:spPr>
                          <a:xfrm>
                            <a:off x="1498422" y="2069775"/>
                            <a:ext cx="1078230" cy="285750"/>
                          </a:xfrm>
                          <a:custGeom>
                            <a:avLst/>
                            <a:gdLst/>
                            <a:ahLst/>
                            <a:cxnLst/>
                            <a:rect l="0" t="0" r="0" b="0"/>
                            <a:pathLst>
                              <a:path w="1078230" h="285750">
                                <a:moveTo>
                                  <a:pt x="539115" y="0"/>
                                </a:moveTo>
                                <a:cubicBezTo>
                                  <a:pt x="241300" y="0"/>
                                  <a:pt x="0" y="64008"/>
                                  <a:pt x="0" y="142875"/>
                                </a:cubicBezTo>
                                <a:cubicBezTo>
                                  <a:pt x="0" y="221742"/>
                                  <a:pt x="241300" y="285750"/>
                                  <a:pt x="539115" y="285750"/>
                                </a:cubicBezTo>
                                <a:cubicBezTo>
                                  <a:pt x="836930" y="285750"/>
                                  <a:pt x="1078230" y="221742"/>
                                  <a:pt x="1078230" y="142875"/>
                                </a:cubicBezTo>
                                <a:cubicBezTo>
                                  <a:pt x="1078230" y="64008"/>
                                  <a:pt x="836930" y="0"/>
                                  <a:pt x="539115" y="0"/>
                                </a:cubicBezTo>
                                <a:close/>
                              </a:path>
                            </a:pathLst>
                          </a:custGeom>
                          <a:ln w="12700" cap="rnd">
                            <a:round/>
                          </a:ln>
                        </wps:spPr>
                        <wps:style>
                          <a:lnRef idx="1">
                            <a:srgbClr val="000000"/>
                          </a:lnRef>
                          <a:fillRef idx="0">
                            <a:srgbClr val="000000">
                              <a:alpha val="0"/>
                            </a:srgbClr>
                          </a:fillRef>
                          <a:effectRef idx="0">
                            <a:scrgbClr r="0" g="0" b="0"/>
                          </a:effectRef>
                          <a:fontRef idx="none"/>
                        </wps:style>
                        <wps:bodyPr/>
                      </wps:wsp>
                      <wps:wsp>
                        <wps:cNvPr id="1600" name="Rectangle 1600"/>
                        <wps:cNvSpPr/>
                        <wps:spPr>
                          <a:xfrm>
                            <a:off x="1727022" y="2189235"/>
                            <a:ext cx="732502" cy="150334"/>
                          </a:xfrm>
                          <a:prstGeom prst="rect">
                            <a:avLst/>
                          </a:prstGeom>
                          <a:ln>
                            <a:noFill/>
                          </a:ln>
                        </wps:spPr>
                        <wps:txbx>
                          <w:txbxContent>
                            <w:p w14:paraId="54B0A13A" w14:textId="77777777" w:rsidR="00D24D96" w:rsidRDefault="00D24D96" w:rsidP="00C87598">
                              <w:pPr>
                                <w:spacing w:after="0" w:line="276" w:lineRule="auto"/>
                              </w:pPr>
                              <w:r>
                                <w:rPr>
                                  <w:sz w:val="16"/>
                                </w:rPr>
                                <w:t>Make request</w:t>
                              </w:r>
                            </w:p>
                          </w:txbxContent>
                        </wps:txbx>
                        <wps:bodyPr horzOverflow="overflow" lIns="0" tIns="0" rIns="0" bIns="0" rtlCol="0">
                          <a:noAutofit/>
                        </wps:bodyPr>
                      </wps:wsp>
                      <wps:wsp>
                        <wps:cNvPr id="1601" name="Rectangle 1601"/>
                        <wps:cNvSpPr/>
                        <wps:spPr>
                          <a:xfrm>
                            <a:off x="2277186" y="2189235"/>
                            <a:ext cx="33951" cy="150334"/>
                          </a:xfrm>
                          <a:prstGeom prst="rect">
                            <a:avLst/>
                          </a:prstGeom>
                          <a:ln>
                            <a:noFill/>
                          </a:ln>
                        </wps:spPr>
                        <wps:txbx>
                          <w:txbxContent>
                            <w:p w14:paraId="17261D7E" w14:textId="77777777" w:rsidR="00D24D96" w:rsidRDefault="00D24D96" w:rsidP="00C87598">
                              <w:pPr>
                                <w:spacing w:after="0" w:line="276" w:lineRule="auto"/>
                              </w:pPr>
                              <w:r>
                                <w:rPr>
                                  <w:sz w:val="16"/>
                                </w:rPr>
                                <w:t xml:space="preserve"> </w:t>
                              </w:r>
                            </w:p>
                          </w:txbxContent>
                        </wps:txbx>
                        <wps:bodyPr horzOverflow="overflow" lIns="0" tIns="0" rIns="0" bIns="0" rtlCol="0">
                          <a:noAutofit/>
                        </wps:bodyPr>
                      </wps:wsp>
                      <wps:wsp>
                        <wps:cNvPr id="1602" name="Shape 1602"/>
                        <wps:cNvSpPr/>
                        <wps:spPr>
                          <a:xfrm>
                            <a:off x="1531442" y="979479"/>
                            <a:ext cx="1045210" cy="314961"/>
                          </a:xfrm>
                          <a:custGeom>
                            <a:avLst/>
                            <a:gdLst/>
                            <a:ahLst/>
                            <a:cxnLst/>
                            <a:rect l="0" t="0" r="0" b="0"/>
                            <a:pathLst>
                              <a:path w="1045210" h="314961">
                                <a:moveTo>
                                  <a:pt x="522605" y="0"/>
                                </a:moveTo>
                                <a:cubicBezTo>
                                  <a:pt x="233934" y="0"/>
                                  <a:pt x="0" y="70486"/>
                                  <a:pt x="0" y="157480"/>
                                </a:cubicBezTo>
                                <a:cubicBezTo>
                                  <a:pt x="0" y="244475"/>
                                  <a:pt x="233934" y="314961"/>
                                  <a:pt x="522605" y="314961"/>
                                </a:cubicBezTo>
                                <a:cubicBezTo>
                                  <a:pt x="811276" y="314961"/>
                                  <a:pt x="1045210" y="244475"/>
                                  <a:pt x="1045210" y="157480"/>
                                </a:cubicBezTo>
                                <a:cubicBezTo>
                                  <a:pt x="1045210" y="70486"/>
                                  <a:pt x="811276" y="0"/>
                                  <a:pt x="522605" y="0"/>
                                </a:cubicBezTo>
                                <a:close/>
                              </a:path>
                            </a:pathLst>
                          </a:custGeom>
                          <a:ln w="12700" cap="rnd">
                            <a:round/>
                          </a:ln>
                        </wps:spPr>
                        <wps:style>
                          <a:lnRef idx="1">
                            <a:srgbClr val="000000"/>
                          </a:lnRef>
                          <a:fillRef idx="0">
                            <a:srgbClr val="000000">
                              <a:alpha val="0"/>
                            </a:srgbClr>
                          </a:fillRef>
                          <a:effectRef idx="0">
                            <a:scrgbClr r="0" g="0" b="0"/>
                          </a:effectRef>
                          <a:fontRef idx="none"/>
                        </wps:style>
                        <wps:bodyPr/>
                      </wps:wsp>
                      <wps:wsp>
                        <wps:cNvPr id="1603" name="Rectangle 1603"/>
                        <wps:cNvSpPr/>
                        <wps:spPr>
                          <a:xfrm>
                            <a:off x="2013534" y="1076325"/>
                            <a:ext cx="121493" cy="186235"/>
                          </a:xfrm>
                          <a:prstGeom prst="rect">
                            <a:avLst/>
                          </a:prstGeom>
                          <a:ln>
                            <a:noFill/>
                          </a:ln>
                        </wps:spPr>
                        <wps:txbx>
                          <w:txbxContent>
                            <w:p w14:paraId="1995E854" w14:textId="77777777" w:rsidR="00D24D96" w:rsidRDefault="00D24D96" w:rsidP="00C87598">
                              <w:pPr>
                                <w:spacing w:after="0" w:line="276" w:lineRule="auto"/>
                              </w:pPr>
                              <w:r>
                                <w:t>H</w:t>
                              </w:r>
                            </w:p>
                          </w:txbxContent>
                        </wps:txbx>
                        <wps:bodyPr horzOverflow="overflow" lIns="0" tIns="0" rIns="0" bIns="0" rtlCol="0">
                          <a:noAutofit/>
                        </wps:bodyPr>
                      </wps:wsp>
                      <wps:wsp>
                        <wps:cNvPr id="1604" name="Rectangle 1604"/>
                        <wps:cNvSpPr/>
                        <wps:spPr>
                          <a:xfrm>
                            <a:off x="2104974" y="1076325"/>
                            <a:ext cx="46741" cy="186235"/>
                          </a:xfrm>
                          <a:prstGeom prst="rect">
                            <a:avLst/>
                          </a:prstGeom>
                          <a:ln>
                            <a:noFill/>
                          </a:ln>
                        </wps:spPr>
                        <wps:txbx>
                          <w:txbxContent>
                            <w:p w14:paraId="1221CD32" w14:textId="77777777" w:rsidR="00D24D96" w:rsidRDefault="00D24D96" w:rsidP="00C87598">
                              <w:pPr>
                                <w:spacing w:after="0" w:line="276" w:lineRule="auto"/>
                              </w:pPr>
                              <w:r>
                                <w:t>i</w:t>
                              </w:r>
                            </w:p>
                          </w:txbxContent>
                        </wps:txbx>
                        <wps:bodyPr horzOverflow="overflow" lIns="0" tIns="0" rIns="0" bIns="0" rtlCol="0">
                          <a:noAutofit/>
                        </wps:bodyPr>
                      </wps:wsp>
                      <wps:wsp>
                        <wps:cNvPr id="1606" name="Rectangle 1606"/>
                        <wps:cNvSpPr/>
                        <wps:spPr>
                          <a:xfrm>
                            <a:off x="2239086" y="1076325"/>
                            <a:ext cx="42058" cy="186235"/>
                          </a:xfrm>
                          <a:prstGeom prst="rect">
                            <a:avLst/>
                          </a:prstGeom>
                          <a:ln>
                            <a:noFill/>
                          </a:ln>
                        </wps:spPr>
                        <wps:txbx>
                          <w:txbxContent>
                            <w:p w14:paraId="7325DBBB" w14:textId="77777777" w:rsidR="00D24D96" w:rsidRDefault="00D24D96" w:rsidP="00C87598">
                              <w:pPr>
                                <w:spacing w:after="0" w:line="276" w:lineRule="auto"/>
                              </w:pPr>
                              <w:r>
                                <w:t xml:space="preserve"> </w:t>
                              </w:r>
                            </w:p>
                          </w:txbxContent>
                        </wps:txbx>
                        <wps:bodyPr horzOverflow="overflow" lIns="0" tIns="0" rIns="0" bIns="0" rtlCol="0">
                          <a:noAutofit/>
                        </wps:bodyPr>
                      </wps:wsp>
                      <wps:wsp>
                        <wps:cNvPr id="1607" name="Shape 1607"/>
                        <wps:cNvSpPr/>
                        <wps:spPr>
                          <a:xfrm>
                            <a:off x="1386662" y="1350954"/>
                            <a:ext cx="1327150" cy="510540"/>
                          </a:xfrm>
                          <a:custGeom>
                            <a:avLst/>
                            <a:gdLst/>
                            <a:ahLst/>
                            <a:cxnLst/>
                            <a:rect l="0" t="0" r="0" b="0"/>
                            <a:pathLst>
                              <a:path w="1327150" h="510540">
                                <a:moveTo>
                                  <a:pt x="663575" y="0"/>
                                </a:moveTo>
                                <a:cubicBezTo>
                                  <a:pt x="297053" y="0"/>
                                  <a:pt x="0" y="114300"/>
                                  <a:pt x="0" y="255270"/>
                                </a:cubicBezTo>
                                <a:cubicBezTo>
                                  <a:pt x="0" y="396241"/>
                                  <a:pt x="297053" y="510540"/>
                                  <a:pt x="663575" y="510540"/>
                                </a:cubicBezTo>
                                <a:cubicBezTo>
                                  <a:pt x="1030097" y="510540"/>
                                  <a:pt x="1327150" y="396241"/>
                                  <a:pt x="1327150" y="255270"/>
                                </a:cubicBezTo>
                                <a:cubicBezTo>
                                  <a:pt x="1327150" y="114300"/>
                                  <a:pt x="1030097" y="0"/>
                                  <a:pt x="663575" y="0"/>
                                </a:cubicBezTo>
                                <a:close/>
                              </a:path>
                            </a:pathLst>
                          </a:custGeom>
                          <a:ln w="12700" cap="rnd">
                            <a:round/>
                          </a:ln>
                        </wps:spPr>
                        <wps:style>
                          <a:lnRef idx="1">
                            <a:srgbClr val="000000"/>
                          </a:lnRef>
                          <a:fillRef idx="0">
                            <a:srgbClr val="000000">
                              <a:alpha val="0"/>
                            </a:srgbClr>
                          </a:fillRef>
                          <a:effectRef idx="0">
                            <a:scrgbClr r="0" g="0" b="0"/>
                          </a:effectRef>
                          <a:fontRef idx="none"/>
                        </wps:style>
                        <wps:bodyPr/>
                      </wps:wsp>
                      <wps:wsp>
                        <wps:cNvPr id="1608" name="Rectangle 1608"/>
                        <wps:cNvSpPr/>
                        <wps:spPr>
                          <a:xfrm>
                            <a:off x="1835548" y="1354515"/>
                            <a:ext cx="757761" cy="453044"/>
                          </a:xfrm>
                          <a:prstGeom prst="rect">
                            <a:avLst/>
                          </a:prstGeom>
                          <a:ln>
                            <a:noFill/>
                          </a:ln>
                        </wps:spPr>
                        <wps:txbx>
                          <w:txbxContent>
                            <w:p w14:paraId="4FDAD652" w14:textId="77777777" w:rsidR="00D24D96" w:rsidRDefault="00D24D96" w:rsidP="00C87598">
                              <w:pPr>
                                <w:spacing w:after="0" w:line="276" w:lineRule="auto"/>
                              </w:pPr>
                              <w:r>
                                <w:t>Select Equipment</w:t>
                              </w:r>
                            </w:p>
                          </w:txbxContent>
                        </wps:txbx>
                        <wps:bodyPr horzOverflow="overflow" lIns="0" tIns="0" rIns="0" bIns="0" rtlCol="0">
                          <a:noAutofit/>
                        </wps:bodyPr>
                      </wps:wsp>
                      <wps:wsp>
                        <wps:cNvPr id="1609" name="Rectangle 1609"/>
                        <wps:cNvSpPr/>
                        <wps:spPr>
                          <a:xfrm>
                            <a:off x="2300046" y="1475613"/>
                            <a:ext cx="131020" cy="186236"/>
                          </a:xfrm>
                          <a:prstGeom prst="rect">
                            <a:avLst/>
                          </a:prstGeom>
                          <a:ln>
                            <a:noFill/>
                          </a:ln>
                        </wps:spPr>
                        <wps:txbx>
                          <w:txbxContent>
                            <w:p w14:paraId="1D28B991" w14:textId="77777777" w:rsidR="00D24D96" w:rsidRDefault="00D24D96" w:rsidP="00C87598">
                              <w:pPr>
                                <w:spacing w:after="0" w:line="276" w:lineRule="auto"/>
                              </w:pPr>
                            </w:p>
                          </w:txbxContent>
                        </wps:txbx>
                        <wps:bodyPr horzOverflow="overflow" lIns="0" tIns="0" rIns="0" bIns="0" rtlCol="0">
                          <a:noAutofit/>
                        </wps:bodyPr>
                      </wps:wsp>
                      <wps:wsp>
                        <wps:cNvPr id="1610" name="Rectangle 1610"/>
                        <wps:cNvSpPr/>
                        <wps:spPr>
                          <a:xfrm>
                            <a:off x="1836779" y="1731311"/>
                            <a:ext cx="652076" cy="186236"/>
                          </a:xfrm>
                          <a:prstGeom prst="rect">
                            <a:avLst/>
                          </a:prstGeom>
                          <a:ln>
                            <a:noFill/>
                          </a:ln>
                        </wps:spPr>
                        <wps:txbx>
                          <w:txbxContent>
                            <w:p w14:paraId="0FBEBD9C" w14:textId="77777777" w:rsidR="00D24D96" w:rsidRDefault="00D24D96" w:rsidP="00C87598">
                              <w:pPr>
                                <w:spacing w:after="0" w:line="276" w:lineRule="auto"/>
                              </w:pPr>
                            </w:p>
                          </w:txbxContent>
                        </wps:txbx>
                        <wps:bodyPr horzOverflow="overflow" lIns="0" tIns="0" rIns="0" bIns="0" rtlCol="0">
                          <a:noAutofit/>
                        </wps:bodyPr>
                      </wps:wsp>
                      <wps:wsp>
                        <wps:cNvPr id="1611" name="Rectangle 1611"/>
                        <wps:cNvSpPr/>
                        <wps:spPr>
                          <a:xfrm>
                            <a:off x="2312238" y="1628013"/>
                            <a:ext cx="42058" cy="186236"/>
                          </a:xfrm>
                          <a:prstGeom prst="rect">
                            <a:avLst/>
                          </a:prstGeom>
                          <a:ln>
                            <a:noFill/>
                          </a:ln>
                        </wps:spPr>
                        <wps:txbx>
                          <w:txbxContent>
                            <w:p w14:paraId="052EB86F" w14:textId="77777777" w:rsidR="00D24D96" w:rsidRDefault="00D24D96" w:rsidP="00C87598">
                              <w:pPr>
                                <w:spacing w:after="0" w:line="276" w:lineRule="auto"/>
                              </w:pPr>
                              <w:r>
                                <w:t xml:space="preserve"> </w:t>
                              </w:r>
                            </w:p>
                          </w:txbxContent>
                        </wps:txbx>
                        <wps:bodyPr horzOverflow="overflow" lIns="0" tIns="0" rIns="0" bIns="0" rtlCol="0">
                          <a:noAutofit/>
                        </wps:bodyPr>
                      </wps:wsp>
                      <wps:wsp>
                        <wps:cNvPr id="1612" name="Shape 1612"/>
                        <wps:cNvSpPr/>
                        <wps:spPr>
                          <a:xfrm>
                            <a:off x="1478102" y="2393625"/>
                            <a:ext cx="1261745" cy="455930"/>
                          </a:xfrm>
                          <a:custGeom>
                            <a:avLst/>
                            <a:gdLst/>
                            <a:ahLst/>
                            <a:cxnLst/>
                            <a:rect l="0" t="0" r="0" b="0"/>
                            <a:pathLst>
                              <a:path w="1261745" h="455930">
                                <a:moveTo>
                                  <a:pt x="630936" y="0"/>
                                </a:moveTo>
                                <a:cubicBezTo>
                                  <a:pt x="282448" y="0"/>
                                  <a:pt x="0" y="102108"/>
                                  <a:pt x="0" y="227965"/>
                                </a:cubicBezTo>
                                <a:cubicBezTo>
                                  <a:pt x="0" y="353822"/>
                                  <a:pt x="282448" y="455930"/>
                                  <a:pt x="630936" y="455930"/>
                                </a:cubicBezTo>
                                <a:cubicBezTo>
                                  <a:pt x="979297" y="455930"/>
                                  <a:pt x="1261745" y="353822"/>
                                  <a:pt x="1261745" y="227965"/>
                                </a:cubicBezTo>
                                <a:cubicBezTo>
                                  <a:pt x="1261745" y="102108"/>
                                  <a:pt x="979297" y="0"/>
                                  <a:pt x="630936" y="0"/>
                                </a:cubicBezTo>
                                <a:close/>
                              </a:path>
                            </a:pathLst>
                          </a:custGeom>
                          <a:ln w="12700" cap="rnd">
                            <a:round/>
                          </a:ln>
                        </wps:spPr>
                        <wps:style>
                          <a:lnRef idx="1">
                            <a:srgbClr val="000000"/>
                          </a:lnRef>
                          <a:fillRef idx="0">
                            <a:srgbClr val="000000">
                              <a:alpha val="0"/>
                            </a:srgbClr>
                          </a:fillRef>
                          <a:effectRef idx="0">
                            <a:scrgbClr r="0" g="0" b="0"/>
                          </a:effectRef>
                          <a:fontRef idx="none"/>
                        </wps:style>
                        <wps:bodyPr/>
                      </wps:wsp>
                      <wps:wsp>
                        <wps:cNvPr id="1613" name="Rectangle 1613"/>
                        <wps:cNvSpPr/>
                        <wps:spPr>
                          <a:xfrm>
                            <a:off x="1733118" y="2552657"/>
                            <a:ext cx="950761" cy="131892"/>
                          </a:xfrm>
                          <a:prstGeom prst="rect">
                            <a:avLst/>
                          </a:prstGeom>
                          <a:ln>
                            <a:noFill/>
                          </a:ln>
                        </wps:spPr>
                        <wps:txbx>
                          <w:txbxContent>
                            <w:p w14:paraId="28E92CC6" w14:textId="77777777" w:rsidR="00D24D96" w:rsidRDefault="00D24D96" w:rsidP="00C87598">
                              <w:pPr>
                                <w:spacing w:after="0" w:line="276" w:lineRule="auto"/>
                              </w:pPr>
                              <w:r>
                                <w:rPr>
                                  <w:rFonts w:ascii="Tahoma" w:eastAsia="Tahoma" w:hAnsi="Tahoma" w:cs="Tahoma"/>
                                  <w:sz w:val="16"/>
                                </w:rPr>
                                <w:t>Update Request</w:t>
                              </w:r>
                            </w:p>
                          </w:txbxContent>
                        </wps:txbx>
                        <wps:bodyPr horzOverflow="overflow" lIns="0" tIns="0" rIns="0" bIns="0" rtlCol="0">
                          <a:noAutofit/>
                        </wps:bodyPr>
                      </wps:wsp>
                      <wps:wsp>
                        <wps:cNvPr id="1614" name="Rectangle 1614"/>
                        <wps:cNvSpPr/>
                        <wps:spPr>
                          <a:xfrm>
                            <a:off x="2446350" y="2552657"/>
                            <a:ext cx="42506" cy="131892"/>
                          </a:xfrm>
                          <a:prstGeom prst="rect">
                            <a:avLst/>
                          </a:prstGeom>
                          <a:ln>
                            <a:noFill/>
                          </a:ln>
                        </wps:spPr>
                        <wps:txbx>
                          <w:txbxContent>
                            <w:p w14:paraId="5E805B8D" w14:textId="77777777" w:rsidR="00D24D96" w:rsidRDefault="00D24D96" w:rsidP="00C87598">
                              <w:pPr>
                                <w:spacing w:after="0" w:line="276" w:lineRule="auto"/>
                              </w:pPr>
                              <w:r>
                                <w:rPr>
                                  <w:rFonts w:ascii="Tahoma" w:eastAsia="Tahoma" w:hAnsi="Tahoma" w:cs="Tahoma"/>
                                  <w:sz w:val="16"/>
                                </w:rPr>
                                <w:t xml:space="preserve"> </w:t>
                              </w:r>
                            </w:p>
                          </w:txbxContent>
                        </wps:txbx>
                        <wps:bodyPr horzOverflow="overflow" lIns="0" tIns="0" rIns="0" bIns="0" rtlCol="0">
                          <a:noAutofit/>
                        </wps:bodyPr>
                      </wps:wsp>
                      <wps:wsp>
                        <wps:cNvPr id="1615" name="Shape 1615"/>
                        <wps:cNvSpPr/>
                        <wps:spPr>
                          <a:xfrm>
                            <a:off x="1577162" y="2849554"/>
                            <a:ext cx="1066165" cy="301625"/>
                          </a:xfrm>
                          <a:custGeom>
                            <a:avLst/>
                            <a:gdLst/>
                            <a:ahLst/>
                            <a:cxnLst/>
                            <a:rect l="0" t="0" r="0" b="0"/>
                            <a:pathLst>
                              <a:path w="1066165" h="301625">
                                <a:moveTo>
                                  <a:pt x="533019" y="0"/>
                                </a:moveTo>
                                <a:cubicBezTo>
                                  <a:pt x="238633" y="0"/>
                                  <a:pt x="0" y="67565"/>
                                  <a:pt x="0" y="150876"/>
                                </a:cubicBezTo>
                                <a:cubicBezTo>
                                  <a:pt x="0" y="234062"/>
                                  <a:pt x="238633" y="301625"/>
                                  <a:pt x="533019" y="301625"/>
                                </a:cubicBezTo>
                                <a:cubicBezTo>
                                  <a:pt x="827532" y="301625"/>
                                  <a:pt x="1066165" y="234062"/>
                                  <a:pt x="1066165" y="150876"/>
                                </a:cubicBezTo>
                                <a:cubicBezTo>
                                  <a:pt x="1066165" y="67565"/>
                                  <a:pt x="827532" y="0"/>
                                  <a:pt x="533019" y="0"/>
                                </a:cubicBezTo>
                                <a:close/>
                              </a:path>
                            </a:pathLst>
                          </a:custGeom>
                          <a:ln w="12700" cap="rnd">
                            <a:round/>
                          </a:ln>
                        </wps:spPr>
                        <wps:style>
                          <a:lnRef idx="1">
                            <a:srgbClr val="000000"/>
                          </a:lnRef>
                          <a:fillRef idx="0">
                            <a:srgbClr val="000000">
                              <a:alpha val="0"/>
                            </a:srgbClr>
                          </a:fillRef>
                          <a:effectRef idx="0">
                            <a:scrgbClr r="0" g="0" b="0"/>
                          </a:effectRef>
                          <a:fontRef idx="none"/>
                        </wps:style>
                        <wps:bodyPr/>
                      </wps:wsp>
                      <wps:wsp>
                        <wps:cNvPr id="1616" name="Rectangle 1616"/>
                        <wps:cNvSpPr/>
                        <wps:spPr>
                          <a:xfrm>
                            <a:off x="1969338" y="2945003"/>
                            <a:ext cx="568800" cy="186235"/>
                          </a:xfrm>
                          <a:prstGeom prst="rect">
                            <a:avLst/>
                          </a:prstGeom>
                          <a:ln>
                            <a:noFill/>
                          </a:ln>
                        </wps:spPr>
                        <wps:txbx>
                          <w:txbxContent>
                            <w:p w14:paraId="60546ECE" w14:textId="77777777" w:rsidR="00D24D96" w:rsidRDefault="00D24D96" w:rsidP="00C87598">
                              <w:pPr>
                                <w:spacing w:after="0" w:line="276" w:lineRule="auto"/>
                              </w:pPr>
                              <w:r>
                                <w:t>Sign out</w:t>
                              </w:r>
                            </w:p>
                          </w:txbxContent>
                        </wps:txbx>
                        <wps:bodyPr horzOverflow="overflow" lIns="0" tIns="0" rIns="0" bIns="0" rtlCol="0">
                          <a:noAutofit/>
                        </wps:bodyPr>
                      </wps:wsp>
                      <wps:wsp>
                        <wps:cNvPr id="1617" name="Rectangle 1617"/>
                        <wps:cNvSpPr/>
                        <wps:spPr>
                          <a:xfrm>
                            <a:off x="2396058" y="2945003"/>
                            <a:ext cx="42058" cy="186235"/>
                          </a:xfrm>
                          <a:prstGeom prst="rect">
                            <a:avLst/>
                          </a:prstGeom>
                          <a:ln>
                            <a:noFill/>
                          </a:ln>
                        </wps:spPr>
                        <wps:txbx>
                          <w:txbxContent>
                            <w:p w14:paraId="03F250D4" w14:textId="77777777" w:rsidR="00D24D96" w:rsidRDefault="00D24D96" w:rsidP="00C87598">
                              <w:pPr>
                                <w:spacing w:after="0" w:line="276" w:lineRule="auto"/>
                              </w:pPr>
                              <w:r>
                                <w:t xml:space="preserve"> </w:t>
                              </w:r>
                            </w:p>
                          </w:txbxContent>
                        </wps:txbx>
                        <wps:bodyPr horzOverflow="overflow" lIns="0" tIns="0" rIns="0" bIns="0" rtlCol="0">
                          <a:noAutofit/>
                        </wps:bodyPr>
                      </wps:wsp>
                      <wps:wsp>
                        <wps:cNvPr id="1618" name="Shape 1618"/>
                        <wps:cNvSpPr/>
                        <wps:spPr>
                          <a:xfrm>
                            <a:off x="127457" y="1519865"/>
                            <a:ext cx="259715" cy="158750"/>
                          </a:xfrm>
                          <a:custGeom>
                            <a:avLst/>
                            <a:gdLst/>
                            <a:ahLst/>
                            <a:cxnLst/>
                            <a:rect l="0" t="0" r="0" b="0"/>
                            <a:pathLst>
                              <a:path w="259715" h="158750">
                                <a:moveTo>
                                  <a:pt x="129794" y="0"/>
                                </a:moveTo>
                                <a:cubicBezTo>
                                  <a:pt x="58166" y="0"/>
                                  <a:pt x="0" y="35560"/>
                                  <a:pt x="0" y="79375"/>
                                </a:cubicBezTo>
                                <a:cubicBezTo>
                                  <a:pt x="0" y="123189"/>
                                  <a:pt x="58166" y="158750"/>
                                  <a:pt x="129794" y="158750"/>
                                </a:cubicBezTo>
                                <a:cubicBezTo>
                                  <a:pt x="201549" y="158750"/>
                                  <a:pt x="259715" y="123189"/>
                                  <a:pt x="259715" y="79375"/>
                                </a:cubicBezTo>
                                <a:cubicBezTo>
                                  <a:pt x="259715" y="35560"/>
                                  <a:pt x="201549" y="0"/>
                                  <a:pt x="129794" y="0"/>
                                </a:cubicBezTo>
                                <a:close/>
                              </a:path>
                            </a:pathLst>
                          </a:custGeom>
                          <a:ln w="12700" cap="rnd">
                            <a:round/>
                          </a:ln>
                        </wps:spPr>
                        <wps:style>
                          <a:lnRef idx="1">
                            <a:srgbClr val="000000"/>
                          </a:lnRef>
                          <a:fillRef idx="0">
                            <a:srgbClr val="000000">
                              <a:alpha val="0"/>
                            </a:srgbClr>
                          </a:fillRef>
                          <a:effectRef idx="0">
                            <a:scrgbClr r="0" g="0" b="0"/>
                          </a:effectRef>
                          <a:fontRef idx="none"/>
                        </wps:style>
                        <wps:bodyPr/>
                      </wps:wsp>
                      <wps:wsp>
                        <wps:cNvPr id="1619" name="Shape 1619"/>
                        <wps:cNvSpPr/>
                        <wps:spPr>
                          <a:xfrm>
                            <a:off x="242392" y="1653850"/>
                            <a:ext cx="15240" cy="307340"/>
                          </a:xfrm>
                          <a:custGeom>
                            <a:avLst/>
                            <a:gdLst/>
                            <a:ahLst/>
                            <a:cxnLst/>
                            <a:rect l="0" t="0" r="0" b="0"/>
                            <a:pathLst>
                              <a:path w="15240" h="307340">
                                <a:moveTo>
                                  <a:pt x="15240" y="0"/>
                                </a:moveTo>
                                <a:lnTo>
                                  <a:pt x="0" y="307340"/>
                                </a:lnTo>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1620" name="Shape 1620"/>
                        <wps:cNvSpPr/>
                        <wps:spPr>
                          <a:xfrm>
                            <a:off x="43637" y="1782754"/>
                            <a:ext cx="213995" cy="54611"/>
                          </a:xfrm>
                          <a:custGeom>
                            <a:avLst/>
                            <a:gdLst/>
                            <a:ahLst/>
                            <a:cxnLst/>
                            <a:rect l="0" t="0" r="0" b="0"/>
                            <a:pathLst>
                              <a:path w="213995" h="54611">
                                <a:moveTo>
                                  <a:pt x="213995" y="0"/>
                                </a:moveTo>
                                <a:lnTo>
                                  <a:pt x="0" y="54611"/>
                                </a:lnTo>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1621" name="Shape 1621"/>
                        <wps:cNvSpPr/>
                        <wps:spPr>
                          <a:xfrm>
                            <a:off x="242392" y="1782754"/>
                            <a:ext cx="144780" cy="54611"/>
                          </a:xfrm>
                          <a:custGeom>
                            <a:avLst/>
                            <a:gdLst/>
                            <a:ahLst/>
                            <a:cxnLst/>
                            <a:rect l="0" t="0" r="0" b="0"/>
                            <a:pathLst>
                              <a:path w="144780" h="54611">
                                <a:moveTo>
                                  <a:pt x="0" y="0"/>
                                </a:moveTo>
                                <a:lnTo>
                                  <a:pt x="144780" y="54611"/>
                                </a:lnTo>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1622" name="Shape 1622"/>
                        <wps:cNvSpPr/>
                        <wps:spPr>
                          <a:xfrm>
                            <a:off x="3865702" y="1420804"/>
                            <a:ext cx="259715" cy="158750"/>
                          </a:xfrm>
                          <a:custGeom>
                            <a:avLst/>
                            <a:gdLst/>
                            <a:ahLst/>
                            <a:cxnLst/>
                            <a:rect l="0" t="0" r="0" b="0"/>
                            <a:pathLst>
                              <a:path w="259715" h="158750">
                                <a:moveTo>
                                  <a:pt x="129794" y="0"/>
                                </a:moveTo>
                                <a:cubicBezTo>
                                  <a:pt x="58166" y="0"/>
                                  <a:pt x="0" y="35561"/>
                                  <a:pt x="0" y="79375"/>
                                </a:cubicBezTo>
                                <a:cubicBezTo>
                                  <a:pt x="0" y="123191"/>
                                  <a:pt x="58166" y="158750"/>
                                  <a:pt x="129794" y="158750"/>
                                </a:cubicBezTo>
                                <a:cubicBezTo>
                                  <a:pt x="201549" y="158750"/>
                                  <a:pt x="259715" y="123191"/>
                                  <a:pt x="259715" y="79375"/>
                                </a:cubicBezTo>
                                <a:cubicBezTo>
                                  <a:pt x="259715" y="35561"/>
                                  <a:pt x="201549" y="0"/>
                                  <a:pt x="129794" y="0"/>
                                </a:cubicBezTo>
                                <a:close/>
                              </a:path>
                            </a:pathLst>
                          </a:custGeom>
                          <a:ln w="12700" cap="rnd">
                            <a:round/>
                          </a:ln>
                        </wps:spPr>
                        <wps:style>
                          <a:lnRef idx="1">
                            <a:srgbClr val="000000"/>
                          </a:lnRef>
                          <a:fillRef idx="0">
                            <a:srgbClr val="000000">
                              <a:alpha val="0"/>
                            </a:srgbClr>
                          </a:fillRef>
                          <a:effectRef idx="0">
                            <a:scrgbClr r="0" g="0" b="0"/>
                          </a:effectRef>
                          <a:fontRef idx="none"/>
                        </wps:style>
                        <wps:bodyPr/>
                      </wps:wsp>
                      <wps:wsp>
                        <wps:cNvPr id="1623" name="Shape 1623"/>
                        <wps:cNvSpPr/>
                        <wps:spPr>
                          <a:xfrm>
                            <a:off x="3980637" y="1554154"/>
                            <a:ext cx="15240" cy="307340"/>
                          </a:xfrm>
                          <a:custGeom>
                            <a:avLst/>
                            <a:gdLst/>
                            <a:ahLst/>
                            <a:cxnLst/>
                            <a:rect l="0" t="0" r="0" b="0"/>
                            <a:pathLst>
                              <a:path w="15240" h="307340">
                                <a:moveTo>
                                  <a:pt x="15240" y="0"/>
                                </a:moveTo>
                                <a:lnTo>
                                  <a:pt x="0" y="307340"/>
                                </a:lnTo>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1624" name="Shape 1624"/>
                        <wps:cNvSpPr/>
                        <wps:spPr>
                          <a:xfrm>
                            <a:off x="3781882" y="1683059"/>
                            <a:ext cx="213995" cy="54611"/>
                          </a:xfrm>
                          <a:custGeom>
                            <a:avLst/>
                            <a:gdLst/>
                            <a:ahLst/>
                            <a:cxnLst/>
                            <a:rect l="0" t="0" r="0" b="0"/>
                            <a:pathLst>
                              <a:path w="213995" h="54611">
                                <a:moveTo>
                                  <a:pt x="213995" y="0"/>
                                </a:moveTo>
                                <a:lnTo>
                                  <a:pt x="0" y="54611"/>
                                </a:lnTo>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1625" name="Shape 1625"/>
                        <wps:cNvSpPr/>
                        <wps:spPr>
                          <a:xfrm>
                            <a:off x="3980637" y="1683059"/>
                            <a:ext cx="144780" cy="54611"/>
                          </a:xfrm>
                          <a:custGeom>
                            <a:avLst/>
                            <a:gdLst/>
                            <a:ahLst/>
                            <a:cxnLst/>
                            <a:rect l="0" t="0" r="0" b="0"/>
                            <a:pathLst>
                              <a:path w="144780" h="54611">
                                <a:moveTo>
                                  <a:pt x="0" y="0"/>
                                </a:moveTo>
                                <a:lnTo>
                                  <a:pt x="144780" y="54611"/>
                                </a:lnTo>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1626" name="Shape 1626"/>
                        <wps:cNvSpPr/>
                        <wps:spPr>
                          <a:xfrm>
                            <a:off x="387172" y="394009"/>
                            <a:ext cx="1090930" cy="1343661"/>
                          </a:xfrm>
                          <a:custGeom>
                            <a:avLst/>
                            <a:gdLst/>
                            <a:ahLst/>
                            <a:cxnLst/>
                            <a:rect l="0" t="0" r="0" b="0"/>
                            <a:pathLst>
                              <a:path w="1090930" h="1343661">
                                <a:moveTo>
                                  <a:pt x="0" y="1343661"/>
                                </a:moveTo>
                                <a:lnTo>
                                  <a:pt x="1090930" y="0"/>
                                </a:lnTo>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1627" name="Shape 1627"/>
                        <wps:cNvSpPr/>
                        <wps:spPr>
                          <a:xfrm>
                            <a:off x="387172" y="790884"/>
                            <a:ext cx="1144270" cy="946786"/>
                          </a:xfrm>
                          <a:custGeom>
                            <a:avLst/>
                            <a:gdLst/>
                            <a:ahLst/>
                            <a:cxnLst/>
                            <a:rect l="0" t="0" r="0" b="0"/>
                            <a:pathLst>
                              <a:path w="1144270" h="946786">
                                <a:moveTo>
                                  <a:pt x="0" y="946786"/>
                                </a:moveTo>
                                <a:lnTo>
                                  <a:pt x="1144270" y="0"/>
                                </a:lnTo>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1628" name="Shape 1628"/>
                        <wps:cNvSpPr/>
                        <wps:spPr>
                          <a:xfrm>
                            <a:off x="387172" y="1152200"/>
                            <a:ext cx="1189990" cy="585470"/>
                          </a:xfrm>
                          <a:custGeom>
                            <a:avLst/>
                            <a:gdLst/>
                            <a:ahLst/>
                            <a:cxnLst/>
                            <a:rect l="0" t="0" r="0" b="0"/>
                            <a:pathLst>
                              <a:path w="1189990" h="585470">
                                <a:moveTo>
                                  <a:pt x="0" y="585470"/>
                                </a:moveTo>
                                <a:lnTo>
                                  <a:pt x="1189990" y="0"/>
                                </a:lnTo>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1629" name="Shape 1629"/>
                        <wps:cNvSpPr/>
                        <wps:spPr>
                          <a:xfrm>
                            <a:off x="387172" y="1737670"/>
                            <a:ext cx="1160145" cy="784224"/>
                          </a:xfrm>
                          <a:custGeom>
                            <a:avLst/>
                            <a:gdLst/>
                            <a:ahLst/>
                            <a:cxnLst/>
                            <a:rect l="0" t="0" r="0" b="0"/>
                            <a:pathLst>
                              <a:path w="1160145" h="784224">
                                <a:moveTo>
                                  <a:pt x="0" y="0"/>
                                </a:moveTo>
                                <a:lnTo>
                                  <a:pt x="1160145" y="784224"/>
                                </a:lnTo>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1630" name="Shape 1630"/>
                        <wps:cNvSpPr/>
                        <wps:spPr>
                          <a:xfrm>
                            <a:off x="387172" y="1737670"/>
                            <a:ext cx="1189990" cy="1214755"/>
                          </a:xfrm>
                          <a:custGeom>
                            <a:avLst/>
                            <a:gdLst/>
                            <a:ahLst/>
                            <a:cxnLst/>
                            <a:rect l="0" t="0" r="0" b="0"/>
                            <a:pathLst>
                              <a:path w="1189990" h="1214755">
                                <a:moveTo>
                                  <a:pt x="0" y="0"/>
                                </a:moveTo>
                                <a:lnTo>
                                  <a:pt x="1189990" y="1214755"/>
                                </a:lnTo>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1631" name="Shape 1631"/>
                        <wps:cNvSpPr/>
                        <wps:spPr>
                          <a:xfrm>
                            <a:off x="2576652" y="1683059"/>
                            <a:ext cx="1205230" cy="1239520"/>
                          </a:xfrm>
                          <a:custGeom>
                            <a:avLst/>
                            <a:gdLst/>
                            <a:ahLst/>
                            <a:cxnLst/>
                            <a:rect l="0" t="0" r="0" b="0"/>
                            <a:pathLst>
                              <a:path w="1205230" h="1239520">
                                <a:moveTo>
                                  <a:pt x="1205230" y="0"/>
                                </a:moveTo>
                                <a:lnTo>
                                  <a:pt x="0" y="1239520"/>
                                </a:lnTo>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1632" name="Shape 1632"/>
                        <wps:cNvSpPr/>
                        <wps:spPr>
                          <a:xfrm>
                            <a:off x="2713812" y="1603684"/>
                            <a:ext cx="1068070" cy="79375"/>
                          </a:xfrm>
                          <a:custGeom>
                            <a:avLst/>
                            <a:gdLst/>
                            <a:ahLst/>
                            <a:cxnLst/>
                            <a:rect l="0" t="0" r="0" b="0"/>
                            <a:pathLst>
                              <a:path w="1068070" h="79375">
                                <a:moveTo>
                                  <a:pt x="1068070" y="79375"/>
                                </a:moveTo>
                                <a:lnTo>
                                  <a:pt x="0" y="0"/>
                                </a:lnTo>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1633" name="Shape 1633"/>
                        <wps:cNvSpPr/>
                        <wps:spPr>
                          <a:xfrm>
                            <a:off x="2576652" y="1122990"/>
                            <a:ext cx="1205230" cy="560070"/>
                          </a:xfrm>
                          <a:custGeom>
                            <a:avLst/>
                            <a:gdLst/>
                            <a:ahLst/>
                            <a:cxnLst/>
                            <a:rect l="0" t="0" r="0" b="0"/>
                            <a:pathLst>
                              <a:path w="1205230" h="560070">
                                <a:moveTo>
                                  <a:pt x="1205230" y="560070"/>
                                </a:moveTo>
                                <a:lnTo>
                                  <a:pt x="0" y="0"/>
                                </a:lnTo>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1634" name="Shape 1634"/>
                        <wps:cNvSpPr/>
                        <wps:spPr>
                          <a:xfrm>
                            <a:off x="2576017" y="1683059"/>
                            <a:ext cx="1205865" cy="529590"/>
                          </a:xfrm>
                          <a:custGeom>
                            <a:avLst/>
                            <a:gdLst/>
                            <a:ahLst/>
                            <a:cxnLst/>
                            <a:rect l="0" t="0" r="0" b="0"/>
                            <a:pathLst>
                              <a:path w="1205865" h="529590">
                                <a:moveTo>
                                  <a:pt x="1205865" y="0"/>
                                </a:moveTo>
                                <a:lnTo>
                                  <a:pt x="0" y="529590"/>
                                </a:lnTo>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1636" name="Rectangle 1636"/>
                        <wps:cNvSpPr/>
                        <wps:spPr>
                          <a:xfrm>
                            <a:off x="2911424" y="3053207"/>
                            <a:ext cx="42058" cy="186236"/>
                          </a:xfrm>
                          <a:prstGeom prst="rect">
                            <a:avLst/>
                          </a:prstGeom>
                          <a:ln>
                            <a:noFill/>
                          </a:ln>
                        </wps:spPr>
                        <wps:txbx>
                          <w:txbxContent>
                            <w:p w14:paraId="445C44F1" w14:textId="77777777" w:rsidR="00D24D96" w:rsidRDefault="00D24D96" w:rsidP="00C87598">
                              <w:pPr>
                                <w:spacing w:after="0" w:line="276" w:lineRule="auto"/>
                              </w:pPr>
                              <w:r>
                                <w:t xml:space="preserve"> </w:t>
                              </w:r>
                            </w:p>
                          </w:txbxContent>
                        </wps:txbx>
                        <wps:bodyPr horzOverflow="overflow" lIns="0" tIns="0" rIns="0" bIns="0" rtlCol="0">
                          <a:noAutofit/>
                        </wps:bodyPr>
                      </wps:wsp>
                      <wps:wsp>
                        <wps:cNvPr id="1637" name="Rectangle 1637"/>
                        <wps:cNvSpPr/>
                        <wps:spPr>
                          <a:xfrm>
                            <a:off x="2911424" y="3205607"/>
                            <a:ext cx="42058" cy="186236"/>
                          </a:xfrm>
                          <a:prstGeom prst="rect">
                            <a:avLst/>
                          </a:prstGeom>
                          <a:ln>
                            <a:noFill/>
                          </a:ln>
                        </wps:spPr>
                        <wps:txbx>
                          <w:txbxContent>
                            <w:p w14:paraId="48E9F058" w14:textId="77777777" w:rsidR="00D24D96" w:rsidRDefault="00D24D96" w:rsidP="00C87598">
                              <w:pPr>
                                <w:spacing w:after="0" w:line="276" w:lineRule="auto"/>
                              </w:pPr>
                              <w:r>
                                <w:t xml:space="preserve"> </w:t>
                              </w:r>
                            </w:p>
                          </w:txbxContent>
                        </wps:txbx>
                        <wps:bodyPr horzOverflow="overflow" lIns="0" tIns="0" rIns="0" bIns="0" rtlCol="0">
                          <a:noAutofit/>
                        </wps:bodyPr>
                      </wps:wsp>
                    </wpg:wgp>
                  </a:graphicData>
                </a:graphic>
              </wp:inline>
            </w:drawing>
          </mc:Choice>
          <mc:Fallback>
            <w:pict>
              <v:group w14:anchorId="2CB685AD" id="Group 16248" o:spid="_x0000_s1157" style="width:362.25pt;height:338.25pt;mso-position-horizontal-relative:char;mso-position-vertical-relative:line" coordsize="42135,33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">
                <v:rect id="Rectangle 1557" o:spid="_x0000_s1158" style="position:absolute;left:34463;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" filled="f" stroked="f">
                  <v:textbox inset="0,0,0,0">
                    <w:txbxContent>
                      <w:p w14:paraId="62C2B3AA" w14:textId="77777777" w:rsidR="00D24D96" w:rsidRDefault="00D24D96" w:rsidP="00C87598">
                        <w:pPr>
                          <w:spacing w:after="0" w:line="276" w:lineRule="auto"/>
                        </w:pPr>
                        <w:r>
                          <w:t xml:space="preserve"> </w:t>
                        </w:r>
                      </w:p>
                    </w:txbxContent>
                  </v:textbox>
                </v:rect>
                <v:rect id="Rectangle 1558" o:spid="_x0000_s1159" style="position:absolute;left:5043;top:22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oWxwAAAN0AAAAPAAAAZHJzL2Rvd25yZXYueG1sRI9Ba8JA&#10;EIXvgv9hGaE33bRg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CkAKhbHAAAA3QAA&#10;AA8AAAAAAAAAAAAAAAAABwIAAGRycy9kb3ducmV2LnhtbFBLBQYAAAAAAwADALcAAAD7AgAAAAA=&#10;" filled="f" stroked="f">
                  <v:textbox inset="0,0,0,0">
                    <w:txbxContent>
                      <w:p w14:paraId="627374D2" w14:textId="77777777" w:rsidR="00D24D96" w:rsidRDefault="00D24D96" w:rsidP="00C87598">
                        <w:pPr>
                          <w:spacing w:after="0" w:line="276" w:lineRule="auto"/>
                        </w:pPr>
                        <w:r>
                          <w:rPr>
                            <w:sz w:val="24"/>
                          </w:rPr>
                          <w:t xml:space="preserve"> </w:t>
                        </w:r>
                      </w:p>
                    </w:txbxContent>
                  </v:textbox>
                </v:rect>
                <v:rect id="Rectangle 1559" o:spid="_x0000_s1160" style="position:absolute;left:5043;top:3977;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I+NxAAAAN0AAAAPAAAAZHJzL2Rvd25yZXYueG1sRE9Na8JA&#10;EL0X/A/LCL3VTQuK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EZMj43EAAAA3QAAAA8A&#10;AAAAAAAAAAAAAAAABwIAAGRycy9kb3ducmV2LnhtbFBLBQYAAAAAAwADALcAAAD4AgAAAAA=&#10;" filled="f" stroked="f">
                  <v:textbox inset="0,0,0,0">
                    <w:txbxContent>
                      <w:p w14:paraId="025583FE" w14:textId="77777777" w:rsidR="00D24D96" w:rsidRDefault="00D24D96" w:rsidP="00C87598">
                        <w:pPr>
                          <w:spacing w:after="0" w:line="276" w:lineRule="auto"/>
                        </w:pPr>
                        <w:r>
                          <w:rPr>
                            <w:b/>
                          </w:rPr>
                          <w:t xml:space="preserve"> </w:t>
                        </w:r>
                      </w:p>
                    </w:txbxContent>
                  </v:textbox>
                </v:rect>
                <v:rect id="Rectangle 1560" o:spid="_x0000_s1161" style="position:absolute;left:5043;top:5440;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uyt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Bka7K3HAAAA3QAA&#10;AA8AAAAAAAAAAAAAAAAABwIAAGRycy9kb3ducmV2LnhtbFBLBQYAAAAAAwADALcAAAD7AgAAAAA=&#10;" filled="f" stroked="f">
                  <v:textbox inset="0,0,0,0">
                    <w:txbxContent>
                      <w:p w14:paraId="25B569BD" w14:textId="77777777" w:rsidR="00D24D96" w:rsidRDefault="00D24D96" w:rsidP="00C87598">
                        <w:pPr>
                          <w:spacing w:after="0" w:line="276" w:lineRule="auto"/>
                        </w:pPr>
                        <w:r>
                          <w:rPr>
                            <w:b/>
                          </w:rPr>
                          <w:t xml:space="preserve"> </w:t>
                        </w:r>
                      </w:p>
                    </w:txbxContent>
                  </v:textbox>
                </v:rect>
                <v:rect id="Rectangle 1561" o:spid="_x0000_s1162" style="position:absolute;left:5043;top:6903;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k2wgAAAN0AAAAPAAAAZHJzL2Rvd25yZXYueG1sRE9Ni8Iw&#10;EL0L/ocwgjdNXVC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B2Vkk2wgAAAN0AAAAPAAAA&#10;AAAAAAAAAAAAAAcCAABkcnMvZG93bnJldi54bWxQSwUGAAAAAAMAAwC3AAAA9gIAAAAA&#10;" filled="f" stroked="f">
                  <v:textbox inset="0,0,0,0">
                    <w:txbxContent>
                      <w:p w14:paraId="3BA62F8F" w14:textId="77777777" w:rsidR="00D24D96" w:rsidRDefault="00D24D96" w:rsidP="00C87598">
                        <w:pPr>
                          <w:spacing w:after="0" w:line="276" w:lineRule="auto"/>
                        </w:pPr>
                        <w:r>
                          <w:rPr>
                            <w:b/>
                          </w:rPr>
                          <w:t xml:space="preserve"> </w:t>
                        </w:r>
                      </w:p>
                    </w:txbxContent>
                  </v:textbox>
                </v:rect>
                <v:rect id="Rectangle 1562" o:spid="_x0000_s1163" style="position:absolute;left:23335;top:6903;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NdBwwAAAN0AAAAPAAAAZHJzL2Rvd25yZXYueG1sRE9Li8Iw&#10;EL4L/ocwC940XU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hoTXQcMAAADdAAAADwAA&#10;AAAAAAAAAAAAAAAHAgAAZHJzL2Rvd25yZXYueG1sUEsFBgAAAAADAAMAtwAAAPcCAAAAAA==&#10;" filled="f" stroked="f">
                  <v:textbox inset="0,0,0,0">
                    <w:txbxContent>
                      <w:p w14:paraId="717B5EC2" w14:textId="77777777" w:rsidR="00D24D96" w:rsidRDefault="00D24D96" w:rsidP="00C87598">
                        <w:pPr>
                          <w:spacing w:after="0" w:line="276" w:lineRule="auto"/>
                        </w:pPr>
                        <w:r>
                          <w:rPr>
                            <w:b/>
                          </w:rPr>
                          <w:t xml:space="preserve"> </w:t>
                        </w:r>
                      </w:p>
                    </w:txbxContent>
                  </v:textbox>
                </v:rect>
                <v:rect id="Rectangle 1563" o:spid="_x0000_s1164" style="position:absolute;left:5043;top:8366;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LawwAAAN0AAAAPAAAAZHJzL2Rvd25yZXYueG1sRE9Li8Iw&#10;EL4L/ocwwt40dWV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6chy2sMAAADdAAAADwAA&#10;AAAAAAAAAAAAAAAHAgAAZHJzL2Rvd25yZXYueG1sUEsFBgAAAAADAAMAtwAAAPcCAAAAAA==&#10;" filled="f" stroked="f">
                  <v:textbox inset="0,0,0,0">
                    <w:txbxContent>
                      <w:p w14:paraId="24EF2234" w14:textId="77777777" w:rsidR="00D24D96" w:rsidRDefault="00D24D96" w:rsidP="00C87598">
                        <w:pPr>
                          <w:spacing w:after="0" w:line="276" w:lineRule="auto"/>
                        </w:pPr>
                        <w:r>
                          <w:rPr>
                            <w:b/>
                          </w:rPr>
                          <w:t xml:space="preserve"> </w:t>
                        </w:r>
                      </w:p>
                    </w:txbxContent>
                  </v:textbox>
                </v:rect>
                <v:rect id="Rectangle 1564" o:spid="_x0000_s1165" style="position:absolute;left:5043;top:981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equwwAAAN0AAAAPAAAAZHJzL2Rvd25yZXYueG1sRE9Li8Iw&#10;EL4L/ocwwt40dXF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ZiHqrsMAAADdAAAADwAA&#10;AAAAAAAAAAAAAAAHAgAAZHJzL2Rvd25yZXYueG1sUEsFBgAAAAADAAMAtwAAAPcCAAAAAA==&#10;" filled="f" stroked="f">
                  <v:textbox inset="0,0,0,0">
                    <w:txbxContent>
                      <w:p w14:paraId="04FFE3C2" w14:textId="77777777" w:rsidR="00D24D96" w:rsidRDefault="00D24D96" w:rsidP="00C87598">
                        <w:pPr>
                          <w:spacing w:after="0" w:line="276" w:lineRule="auto"/>
                        </w:pPr>
                        <w:r>
                          <w:rPr>
                            <w:b/>
                          </w:rPr>
                          <w:t xml:space="preserve"> </w:t>
                        </w:r>
                      </w:p>
                    </w:txbxContent>
                  </v:textbox>
                </v:rect>
                <v:rect id="Rectangle 1565" o:spid="_x0000_s1166" style="position:absolute;left:5043;top:1128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U81xAAAAN0AAAAPAAAAZHJzL2Rvd25yZXYueG1sRE9Na8JA&#10;EL0L/odlCt5000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AltTzXEAAAA3QAAAA8A&#10;AAAAAAAAAAAAAAAABwIAAGRycy9kb3ducmV2LnhtbFBLBQYAAAAAAwADALcAAAD4AgAAAAA=&#10;" filled="f" stroked="f">
                  <v:textbox inset="0,0,0,0">
                    <w:txbxContent>
                      <w:p w14:paraId="67D14C29" w14:textId="77777777" w:rsidR="00D24D96" w:rsidRDefault="00D24D96" w:rsidP="00C87598">
                        <w:pPr>
                          <w:spacing w:after="0" w:line="276" w:lineRule="auto"/>
                        </w:pPr>
                        <w:r>
                          <w:rPr>
                            <w:b/>
                          </w:rPr>
                          <w:t xml:space="preserve"> </w:t>
                        </w:r>
                      </w:p>
                    </w:txbxContent>
                  </v:textbox>
                </v:rect>
                <v:rect id="Rectangle 1566" o:spid="_x0000_s1167" style="position:absolute;left:5043;top:1274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FCxQAAAN0AAAAPAAAAZHJzL2Rvd25yZXYueG1sRE9La8JA&#10;EL4L/Q/LFHrTTYUG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D5v9FCxQAAAN0AAAAP&#10;AAAAAAAAAAAAAAAAAAcCAABkcnMvZG93bnJldi54bWxQSwUGAAAAAAMAAwC3AAAA+QIAAAAA&#10;" filled="f" stroked="f">
                  <v:textbox inset="0,0,0,0">
                    <w:txbxContent>
                      <w:p w14:paraId="6363B40F" w14:textId="77777777" w:rsidR="00D24D96" w:rsidRDefault="00D24D96" w:rsidP="00C87598">
                        <w:pPr>
                          <w:spacing w:after="0" w:line="276" w:lineRule="auto"/>
                        </w:pPr>
                        <w:r>
                          <w:rPr>
                            <w:b/>
                          </w:rPr>
                          <w:t xml:space="preserve"> </w:t>
                        </w:r>
                      </w:p>
                    </w:txbxContent>
                  </v:textbox>
                </v:rect>
                <v:rect id="Rectangle 1567" o:spid="_x0000_s1168" style="position:absolute;left:5043;top:14207;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3TZwwAAAN0AAAAPAAAAZHJzL2Rvd25yZXYueG1sRE9Li8Iw&#10;EL4v+B/CCN7WVE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lvN02cMAAADdAAAADwAA&#10;AAAAAAAAAAAAAAAHAgAAZHJzL2Rvd25yZXYueG1sUEsFBgAAAAADAAMAtwAAAPcCAAAAAA==&#10;" filled="f" stroked="f">
                  <v:textbox inset="0,0,0,0">
                    <w:txbxContent>
                      <w:p w14:paraId="02FF8443" w14:textId="77777777" w:rsidR="00D24D96" w:rsidRDefault="00D24D96" w:rsidP="00C87598">
                        <w:pPr>
                          <w:spacing w:after="0" w:line="276" w:lineRule="auto"/>
                        </w:pPr>
                        <w:r>
                          <w:rPr>
                            <w:b/>
                          </w:rPr>
                          <w:t xml:space="preserve"> </w:t>
                        </w:r>
                      </w:p>
                    </w:txbxContent>
                  </v:textbox>
                </v:rect>
                <v:rect id="Rectangle 1568" o:spid="_x0000_s1169" style="position:absolute;left:5043;top:15670;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Cr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Ods4KvHAAAA3QAA&#10;AA8AAAAAAAAAAAAAAAAABwIAAGRycy9kb3ducmV2LnhtbFBLBQYAAAAAAwADALcAAAD7AgAAAAA=&#10;" filled="f" stroked="f">
                  <v:textbox inset="0,0,0,0">
                    <w:txbxContent>
                      <w:p w14:paraId="1F81A588" w14:textId="77777777" w:rsidR="00D24D96" w:rsidRDefault="00D24D96" w:rsidP="00C87598">
                        <w:pPr>
                          <w:spacing w:after="0" w:line="276" w:lineRule="auto"/>
                        </w:pPr>
                        <w:r>
                          <w:rPr>
                            <w:b/>
                          </w:rPr>
                          <w:t xml:space="preserve"> </w:t>
                        </w:r>
                      </w:p>
                    </w:txbxContent>
                  </v:textbox>
                </v:rect>
                <v:rect id="Rectangle 1569" o:spid="_x0000_s1170" style="position:absolute;left:5043;top:17133;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EUwwwAAAN0AAAAPAAAAZHJzL2Rvd25yZXYueG1sRE9Li8Iw&#10;EL4L+x/CLHjTVE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iCBFMMMAAADdAAAADwAA&#10;AAAAAAAAAAAAAAAHAgAAZHJzL2Rvd25yZXYueG1sUEsFBgAAAAADAAMAtwAAAPcCAAAAAA==&#10;" filled="f" stroked="f">
                  <v:textbox inset="0,0,0,0">
                    <w:txbxContent>
                      <w:p w14:paraId="4BB805CF" w14:textId="77777777" w:rsidR="00D24D96" w:rsidRDefault="00D24D96" w:rsidP="00C87598">
                        <w:pPr>
                          <w:spacing w:after="0" w:line="276" w:lineRule="auto"/>
                        </w:pPr>
                        <w:r>
                          <w:rPr>
                            <w:b/>
                          </w:rPr>
                          <w:t xml:space="preserve"> </w:t>
                        </w:r>
                      </w:p>
                    </w:txbxContent>
                  </v:textbox>
                </v:rect>
                <v:rect id="Rectangle 1570" o:spid="_x0000_s1171" style="position:absolute;left:5043;top:1858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3pw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JzDenDHAAAA3QAA&#10;AA8AAAAAAAAAAAAAAAAABwIAAGRycy9kb3ducmV2LnhtbFBLBQYAAAAAAwADALcAAAD7AgAAAAA=&#10;" filled="f" stroked="f">
                  <v:textbox inset="0,0,0,0">
                    <w:txbxContent>
                      <w:p w14:paraId="6DC3B7E7" w14:textId="77777777" w:rsidR="00D24D96" w:rsidRDefault="00D24D96" w:rsidP="00C87598">
                        <w:pPr>
                          <w:spacing w:after="0" w:line="276" w:lineRule="auto"/>
                        </w:pPr>
                        <w:r>
                          <w:rPr>
                            <w:b/>
                          </w:rPr>
                          <w:t xml:space="preserve"> </w:t>
                        </w:r>
                      </w:p>
                    </w:txbxContent>
                  </v:textbox>
                </v:rect>
                <v:rect id="Rectangle 1571" o:spid="_x0000_s1172" style="position:absolute;left:5043;top:2004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9/rxQAAAN0AAAAPAAAAZHJzL2Rvd25yZXYueG1sRE9Na8JA&#10;EL0X/A/LCN7qRs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Dzj9/rxQAAAN0AAAAP&#10;AAAAAAAAAAAAAAAAAAcCAABkcnMvZG93bnJldi54bWxQSwUGAAAAAAMAAwC3AAAA+QIAAAAA&#10;" filled="f" stroked="f">
                  <v:textbox inset="0,0,0,0">
                    <w:txbxContent>
                      <w:p w14:paraId="087313BB" w14:textId="77777777" w:rsidR="00D24D96" w:rsidRDefault="00D24D96" w:rsidP="00C87598">
                        <w:pPr>
                          <w:spacing w:after="0" w:line="276" w:lineRule="auto"/>
                        </w:pPr>
                        <w:r>
                          <w:rPr>
                            <w:b/>
                          </w:rPr>
                          <w:t xml:space="preserve"> </w:t>
                        </w:r>
                      </w:p>
                    </w:txbxContent>
                  </v:textbox>
                </v:rect>
                <v:rect id="Rectangle 1572" o:spid="_x0000_s1173" style="position:absolute;left:5043;top:21507;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GcwwAAAN0AAAAPAAAAZHJzL2Rvd25yZXYueG1sRE9Li8Iw&#10;EL4v+B/CCN7WVM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A11BnMMAAADdAAAADwAA&#10;AAAAAAAAAAAAAAAHAgAAZHJzL2Rvd25yZXYueG1sUEsFBgAAAAADAAMAtwAAAPcCAAAAAA==&#10;" filled="f" stroked="f">
                  <v:textbox inset="0,0,0,0">
                    <w:txbxContent>
                      <w:p w14:paraId="41C89552" w14:textId="77777777" w:rsidR="00D24D96" w:rsidRDefault="00D24D96" w:rsidP="00C87598">
                        <w:pPr>
                          <w:spacing w:after="0" w:line="276" w:lineRule="auto"/>
                        </w:pPr>
                        <w:r>
                          <w:rPr>
                            <w:b/>
                          </w:rPr>
                          <w:t xml:space="preserve"> </w:t>
                        </w:r>
                      </w:p>
                    </w:txbxContent>
                  </v:textbox>
                </v:rect>
                <v:rect id="Rectangle 1573" o:spid="_x0000_s1174" style="position:absolute;left:5043;top:22970;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HxQAAAN0AAAAPAAAAZHJzL2Rvd25yZXYueG1sRE9La8JA&#10;EL4X/A/LCL3VTS1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BsEeQHxQAAAN0AAAAP&#10;AAAAAAAAAAAAAAAAAAcCAABkcnMvZG93bnJldi54bWxQSwUGAAAAAAMAAwC3AAAA+QIAAAAA&#10;" filled="f" stroked="f">
                  <v:textbox inset="0,0,0,0">
                    <w:txbxContent>
                      <w:p w14:paraId="471540F5" w14:textId="77777777" w:rsidR="00D24D96" w:rsidRDefault="00D24D96" w:rsidP="00C87598">
                        <w:pPr>
                          <w:spacing w:after="0" w:line="276" w:lineRule="auto"/>
                        </w:pPr>
                        <w:r>
                          <w:rPr>
                            <w:b/>
                          </w:rPr>
                          <w:t xml:space="preserve"> </w:t>
                        </w:r>
                      </w:p>
                    </w:txbxContent>
                  </v:textbox>
                </v:rect>
                <v:rect id="Rectangle 1574" o:spid="_x0000_s1175" style="position:absolute;left:16919;top:3764;width:4928;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xzxQAAAN0AAAAPAAAAZHJzL2Rvd25yZXYueG1sRE9La8JA&#10;EL4X/A/LCL3VTaV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Dj+HxzxQAAAN0AAAAP&#10;AAAAAAAAAAAAAAAAAAcCAABkcnMvZG93bnJldi54bWxQSwUGAAAAAAMAAwC3AAAA+QIAAAAA&#10;" filled="f" stroked="f">
                  <v:textbox inset="0,0,0,0">
                    <w:txbxContent>
                      <w:p w14:paraId="1569CC80" w14:textId="77777777" w:rsidR="00D24D96" w:rsidRDefault="00D24D96" w:rsidP="00C87598">
                        <w:pPr>
                          <w:spacing w:after="0" w:line="276" w:lineRule="auto"/>
                        </w:pPr>
                        <w:r>
                          <w:rPr>
                            <w:color w:val="FFFFFF"/>
                          </w:rPr>
                          <w:t>Sign In</w:t>
                        </w:r>
                      </w:p>
                    </w:txbxContent>
                  </v:textbox>
                </v:rect>
                <v:rect id="Rectangle 1575" o:spid="_x0000_s1176" style="position:absolute;left:20623;top:376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" filled="f" stroked="f">
                  <v:textbox inset="0,0,0,0">
                    <w:txbxContent>
                      <w:p w14:paraId="16D707A5" w14:textId="77777777" w:rsidR="00D24D96" w:rsidRDefault="00D24D96" w:rsidP="00C87598">
                        <w:pPr>
                          <w:spacing w:after="0" w:line="276" w:lineRule="auto"/>
                        </w:pPr>
                        <w:r>
                          <w:rPr>
                            <w:color w:val="FFFFFF"/>
                          </w:rPr>
                          <w:t xml:space="preserve"> </w:t>
                        </w:r>
                      </w:p>
                    </w:txbxContent>
                  </v:textbox>
                </v:rect>
                <v:rect id="Rectangle 1576" o:spid="_x0000_s1177" style="position:absolute;left:17696;top:5703;width:3276;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efwwAAAN0AAAAPAAAAZHJzL2Rvd25yZXYueG1sRE9Li8Iw&#10;EL4v+B/CCN7WVE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fGZHn8MAAADdAAAADwAA&#10;AAAAAAAAAAAAAAAHAgAAZHJzL2Rvd25yZXYueG1sUEsFBgAAAAADAAMAtwAAAPcCAAAAAA==&#10;" filled="f" stroked="f">
                  <v:textbox inset="0,0,0,0">
                    <w:txbxContent>
                      <w:p w14:paraId="524D00CF" w14:textId="77777777" w:rsidR="00D24D96" w:rsidRDefault="00D24D96" w:rsidP="00C87598">
                        <w:pPr>
                          <w:spacing w:after="0" w:line="276" w:lineRule="auto"/>
                        </w:pPr>
                        <w:r>
                          <w:rPr>
                            <w:color w:val="FFFFFF"/>
                            <w:sz w:val="16"/>
                          </w:rPr>
                          <w:t xml:space="preserve">View </w:t>
                        </w:r>
                      </w:p>
                    </w:txbxContent>
                  </v:textbox>
                </v:rect>
                <v:rect id="Rectangle 1581" o:spid="_x0000_s1178" style="position:absolute;top:19008;width:469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q/MwwAAAN0AAAAPAAAAZHJzL2Rvd25yZXYueG1sRE9Ni8Iw&#10;EL0L/ocwwt40dc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xlqvzMMAAADdAAAADwAA&#10;AAAAAAAAAAAAAAAHAgAAZHJzL2Rvd25yZXYueG1sUEsFBgAAAAADAAMAtwAAAPcCAAAAAA==&#10;" filled="f" stroked="f">
                  <v:textbox inset="0,0,0,0">
                    <w:txbxContent>
                      <w:p w14:paraId="6F24E40E" w14:textId="77777777" w:rsidR="00D24D96" w:rsidRDefault="00D24D96" w:rsidP="00C87598">
                        <w:pPr>
                          <w:spacing w:after="0" w:line="276" w:lineRule="auto"/>
                        </w:pPr>
                        <w:r>
                          <w:t>Admin</w:t>
                        </w:r>
                      </w:p>
                    </w:txbxContent>
                  </v:textbox>
                </v:rect>
                <v:rect id="Rectangle 1582" o:spid="_x0000_s1179" style="position:absolute;left:3535;top:19008;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DG7xAAAAN0AAAAPAAAAZHJzL2Rvd25yZXYueG1sRE9Na8JA&#10;EL0X/A/LCL3VTQOW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DaIMbvEAAAA3QAAAA8A&#10;AAAAAAAAAAAAAAAABwIAAGRycy9kb3ducmV2LnhtbFBLBQYAAAAAAwADALcAAAD4AgAAAAA=&#10;" filled="f" stroked="f">
                  <v:textbox inset="0,0,0,0">
                    <w:txbxContent>
                      <w:p w14:paraId="754DEBA3" w14:textId="77777777" w:rsidR="00D24D96" w:rsidRDefault="00D24D96" w:rsidP="00C87598">
                        <w:pPr>
                          <w:spacing w:after="0" w:line="276" w:lineRule="auto"/>
                        </w:pPr>
                        <w:r>
                          <w:t xml:space="preserve"> </w:t>
                        </w:r>
                      </w:p>
                    </w:txbxContent>
                  </v:textbox>
                </v:rect>
                <v:rect id="Rectangle 1584" o:spid="_x0000_s1180" style="position:absolute;left:38959;top:18078;width:317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QxUxAAAAN0AAAAPAAAAZHJzL2Rvd25yZXYueG1sRE9La8JA&#10;EL4L/odlhN50U2k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NYtDFTEAAAA3QAAAA8A&#10;AAAAAAAAAAAAAAAABwIAAGRycy9kb3ducmV2LnhtbFBLBQYAAAAAAwADALcAAAD4AgAAAAA=&#10;" filled="f" stroked="f">
                  <v:textbox inset="0,0,0,0">
                    <w:txbxContent>
                      <w:p w14:paraId="4955C479" w14:textId="77777777" w:rsidR="00D24D96" w:rsidRDefault="00D24D96" w:rsidP="00C87598">
                        <w:pPr>
                          <w:spacing w:after="0" w:line="276" w:lineRule="auto"/>
                        </w:pPr>
                        <w:r>
                          <w:t>User</w:t>
                        </w:r>
                      </w:p>
                    </w:txbxContent>
                  </v:textbox>
                </v:rect>
                <v:rect id="Rectangle 1585" o:spid="_x0000_s1181" style="position:absolute;left:41351;top:18078;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anPxAAAAN0AAAAPAAAAZHJzL2Rvd25yZXYueG1sRE9Na8JA&#10;EL0X/A/LCL01mxaU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Llhqc/EAAAA3QAAAA8A&#10;AAAAAAAAAAAAAAAABwIAAGRycy9kb3ducmV2LnhtbFBLBQYAAAAAAwADALcAAAD4AgAAAAA=&#10;" filled="f" stroked="f">
                  <v:textbox inset="0,0,0,0">
                    <w:txbxContent>
                      <w:p w14:paraId="7A5F4453" w14:textId="77777777" w:rsidR="00D24D96" w:rsidRDefault="00D24D96" w:rsidP="00C87598">
                        <w:pPr>
                          <w:spacing w:after="0" w:line="276" w:lineRule="auto"/>
                        </w:pPr>
                        <w:r>
                          <w:t xml:space="preserve"> </w:t>
                        </w:r>
                      </w:p>
                    </w:txbxContent>
                  </v:textbox>
                </v:rect>
                <v:shape id="Shape 1586" o:spid="_x0000_s1182" style="position:absolute;left:1217;top:18126;width:1905;height:0;visibility:visible;mso-wrap-style:square;v-text-anchor:top" coordsize="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" path="m,l190500,e" filled="f" strokecolor="#5b9bd5" strokeweight=".5pt">
                  <v:stroke miterlimit="83231f" joinstyle="miter"/>
                  <v:path arrowok="t" textboxrect="0,0,190500,0"/>
                </v:shape>
                <v:shape id="Shape 1587" o:spid="_x0000_s1183" style="position:absolute;left:38682;top:17129;width:1448;height:50;visibility:visible;mso-wrap-style:square;v-text-anchor:top" coordsize="14478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" path="m,5080l144780,e" filled="f" strokecolor="#5b9bd5" strokeweight=".5pt">
                  <v:stroke miterlimit="83231f" joinstyle="miter"/>
                  <v:path arrowok="t" textboxrect="0,0,144780,5080"/>
                </v:shape>
                <v:shape id="Shape 1588" o:spid="_x0000_s1184" style="position:absolute;left:25652;top:7953;width:12052;height:8877;visibility:visible;mso-wrap-style:square;v-text-anchor:top" coordsize="1205230,887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" path="m1205230,887730l,e" filled="f" strokeweight=".5pt">
                  <v:stroke miterlimit="83231f" joinstyle="miter"/>
                  <v:path arrowok="t" textboxrect="0,0,1205230,887730"/>
                </v:shape>
                <v:shape id="Shape 1589" o:spid="_x0000_s1185" style="position:absolute;left:25937;top:3406;width:11596;height:13189;visibility:visible;mso-wrap-style:square;v-text-anchor:top" coordsize="1159510,131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" path="m1159510,1318895l,e" filled="f" strokeweight=".5pt">
                  <v:stroke miterlimit="83231f" joinstyle="miter"/>
                  <v:path arrowok="t" textboxrect="0,0,1159510,1318895"/>
                </v:shape>
                <v:shape id="Shape 1590" o:spid="_x0000_s1186" style="position:absolute;left:4030;top:15224;width:10763;height:2178;visibility:visible;mso-wrap-style:square;v-text-anchor:top" coordsize="1076325,217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" path="m,217805l1076325,e" filled="f" strokeweight=".5pt">
                  <v:stroke miterlimit="83231f" joinstyle="miter"/>
                  <v:path arrowok="t" textboxrect="0,0,1076325,217805"/>
                </v:shape>
                <v:shape id="Shape 1591" o:spid="_x0000_s1187" style="position:absolute;left:4271;top:17313;width:10713;height:4870;visibility:visible;mso-wrap-style:square;v-text-anchor:top" coordsize="1071245,487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" path="m,l1071245,487045e" filled="f" strokeweight=".5pt">
                  <v:stroke miterlimit="83231f" joinstyle="miter"/>
                  <v:path arrowok="t" textboxrect="0,0,1071245,487045"/>
                </v:shape>
                <v:shape id="Shape 1592" o:spid="_x0000_s1188" style="position:absolute;left:26763;top:16868;width:10941;height:8166;visibility:visible;mso-wrap-style:square;v-text-anchor:top" coordsize="1094105,816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" path="m1094105,l,816609e" filled="f" strokeweight=".5pt">
                  <v:stroke miterlimit="83231f" joinstyle="miter"/>
                  <v:path arrowok="t" textboxrect="0,0,1094105,816609"/>
                </v:shape>
                <v:shape id="Shape 1593" o:spid="_x0000_s1189" style="position:absolute;left:14984;top:6130;width:11347;height:2845;visibility:visible;mso-wrap-style:square;v-text-anchor:top" coordsize="1134745,28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" path="m567309,c254000,,,63627,,142240v,78613,254000,142240,567309,142240c880745,284480,1134745,220853,1134745,142240,1134745,63627,880745,,567309,xe" filled="f" strokeweight="1pt">
                  <v:stroke endcap="round"/>
                  <v:path arrowok="t" textboxrect="0,0,1134745,284480"/>
                </v:shape>
                <v:rect id="Rectangle 1594" o:spid="_x0000_s1190" style="position:absolute;left:19540;top:7056;width:4928;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JqJxAAAAN0AAAAPAAAAZHJzL2Rvd25yZXYueG1sRE9La8JA&#10;EL4L/odlBG+6qai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FP0monEAAAA3QAAAA8A&#10;AAAAAAAAAAAAAAAABwIAAGRycy9kb3ducmV2LnhtbFBLBQYAAAAAAwADALcAAAD4AgAAAAA=&#10;" filled="f" stroked="f">
                  <v:textbox inset="0,0,0,0">
                    <w:txbxContent>
                      <w:p w14:paraId="33CD1359" w14:textId="77777777" w:rsidR="00D24D96" w:rsidRDefault="00D24D96" w:rsidP="00C87598">
                        <w:pPr>
                          <w:spacing w:after="0" w:line="276" w:lineRule="auto"/>
                        </w:pPr>
                        <w:r>
                          <w:t>Sign In</w:t>
                        </w:r>
                      </w:p>
                    </w:txbxContent>
                  </v:textbox>
                </v:rect>
                <v:rect id="Rectangle 1595" o:spid="_x0000_s1191" style="position:absolute;left:23244;top:7056;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8SxAAAAN0AAAAPAAAAZHJzL2Rvd25yZXYueG1sRE9Na8JA&#10;EL0X/A/LCL3VTQuK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Dy4PxLEAAAA3QAAAA8A&#10;AAAAAAAAAAAAAAAABwIAAGRycy9kb3ducmV2LnhtbFBLBQYAAAAAAwADALcAAAD4AgAAAAA=&#10;" filled="f" stroked="f">
                  <v:textbox inset="0,0,0,0">
                    <w:txbxContent>
                      <w:p w14:paraId="5D6C0616" w14:textId="77777777" w:rsidR="00D24D96" w:rsidRDefault="00D24D96" w:rsidP="00C87598">
                        <w:pPr>
                          <w:spacing w:after="0" w:line="276" w:lineRule="auto"/>
                        </w:pPr>
                        <w:r>
                          <w:t xml:space="preserve"> </w:t>
                        </w:r>
                      </w:p>
                    </w:txbxContent>
                  </v:textbox>
                </v:rect>
                <v:shape id="Shape 1596" o:spid="_x0000_s1192" style="position:absolute;left:14781;top:2257;width:11442;height:3295;visibility:visible;mso-wrap-style:square;v-text-anchor:top" coordsize="1144270,32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" path="m572135,c256159,,,73787,,164719v,91059,256159,164846,572135,164846c888111,329565,1144270,255778,1144270,164719,1144270,73787,888111,,572135,xe" filled="f" strokeweight="1pt">
                  <v:stroke endcap="round"/>
                  <v:path arrowok="t" textboxrect="0,0,1144270,329565"/>
                </v:shape>
                <v:rect id="Rectangle 1597" o:spid="_x0000_s1193" style="position:absolute;left:19129;top:3246;width:5577;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" filled="f" stroked="f">
                  <v:textbox inset="0,0,0,0">
                    <w:txbxContent>
                      <w:p w14:paraId="14326225" w14:textId="77777777" w:rsidR="00D24D96" w:rsidRDefault="00D24D96" w:rsidP="00C87598">
                        <w:pPr>
                          <w:spacing w:after="0" w:line="276" w:lineRule="auto"/>
                        </w:pPr>
                        <w:r>
                          <w:t>Sign Up</w:t>
                        </w:r>
                      </w:p>
                    </w:txbxContent>
                  </v:textbox>
                </v:rect>
                <v:rect id="Rectangle 1598" o:spid="_x0000_s1194" style="position:absolute;left:23335;top:3246;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ZCMxgAAAN0AAAAPAAAAZHJzL2Rvd25yZXYueG1sRI9Ba8JA&#10;EIXvgv9hmYI33bRQ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0rmQjMYAAADdAAAA&#10;DwAAAAAAAAAAAAAAAAAHAgAAZHJzL2Rvd25yZXYueG1sUEsFBgAAAAADAAMAtwAAAPoCAAAAAA==&#10;" filled="f" stroked="f">
                  <v:textbox inset="0,0,0,0">
                    <w:txbxContent>
                      <w:p w14:paraId="6BEBEB59" w14:textId="77777777" w:rsidR="00D24D96" w:rsidRDefault="00D24D96" w:rsidP="00C87598">
                        <w:pPr>
                          <w:spacing w:after="0" w:line="276" w:lineRule="auto"/>
                        </w:pPr>
                        <w:r>
                          <w:t xml:space="preserve"> </w:t>
                        </w:r>
                      </w:p>
                    </w:txbxContent>
                  </v:textbox>
                </v:rect>
                <v:shape id="Shape 1599" o:spid="_x0000_s1195" style="position:absolute;left:14984;top:20697;width:10782;height:2858;visibility:visible;mso-wrap-style:square;v-text-anchor:top" coordsize="107823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" path="m539115,c241300,,,64008,,142875v,78867,241300,142875,539115,142875c836930,285750,1078230,221742,1078230,142875,1078230,64008,836930,,539115,xe" filled="f" strokeweight="1pt">
                  <v:stroke endcap="round"/>
                  <v:path arrowok="t" textboxrect="0,0,1078230,285750"/>
                </v:shape>
                <v:rect id="Rectangle 1600" o:spid="_x0000_s1196" style="position:absolute;left:17270;top:21892;width:7325;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" filled="f" stroked="f">
                  <v:textbox inset="0,0,0,0">
                    <w:txbxContent>
                      <w:p w14:paraId="54B0A13A" w14:textId="77777777" w:rsidR="00D24D96" w:rsidRDefault="00D24D96" w:rsidP="00C87598">
                        <w:pPr>
                          <w:spacing w:after="0" w:line="276" w:lineRule="auto"/>
                        </w:pPr>
                        <w:r>
                          <w:rPr>
                            <w:sz w:val="16"/>
                          </w:rPr>
                          <w:t>Make request</w:t>
                        </w:r>
                      </w:p>
                    </w:txbxContent>
                  </v:textbox>
                </v:rect>
                <v:rect id="Rectangle 1601" o:spid="_x0000_s1197" style="position:absolute;left:22771;top:21892;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" filled="f" stroked="f">
                  <v:textbox inset="0,0,0,0">
                    <w:txbxContent>
                      <w:p w14:paraId="17261D7E" w14:textId="77777777" w:rsidR="00D24D96" w:rsidRDefault="00D24D96" w:rsidP="00C87598">
                        <w:pPr>
                          <w:spacing w:after="0" w:line="276" w:lineRule="auto"/>
                        </w:pPr>
                        <w:r>
                          <w:rPr>
                            <w:sz w:val="16"/>
                          </w:rPr>
                          <w:t xml:space="preserve"> </w:t>
                        </w:r>
                      </w:p>
                    </w:txbxContent>
                  </v:textbox>
                </v:rect>
                <v:shape id="Shape 1602" o:spid="_x0000_s1198" style="position:absolute;left:15314;top:9794;width:10452;height:3150;visibility:visible;mso-wrap-style:square;v-text-anchor:top" coordsize="1045210,314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" path="m522605,c233934,,,70486,,157480v,86995,233934,157481,522605,157481c811276,314961,1045210,244475,1045210,157480,1045210,70486,811276,,522605,xe" filled="f" strokeweight="1pt">
                  <v:stroke endcap="round"/>
                  <v:path arrowok="t" textboxrect="0,0,1045210,314961"/>
                </v:shape>
                <v:rect id="Rectangle 1603" o:spid="_x0000_s1199" style="position:absolute;left:20135;top:10763;width:121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vYGxAAAAN0AAAAPAAAAZHJzL2Rvd25yZXYueG1sRE9Na8JA&#10;EL0X+h+WKfTWbNqC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O8y9gbEAAAA3QAAAA8A&#10;AAAAAAAAAAAAAAAABwIAAGRycy9kb3ducmV2LnhtbFBLBQYAAAAAAwADALcAAAD4AgAAAAA=&#10;" filled="f" stroked="f">
                  <v:textbox inset="0,0,0,0">
                    <w:txbxContent>
                      <w:p w14:paraId="1995E854" w14:textId="77777777" w:rsidR="00D24D96" w:rsidRDefault="00D24D96" w:rsidP="00C87598">
                        <w:pPr>
                          <w:spacing w:after="0" w:line="276" w:lineRule="auto"/>
                        </w:pPr>
                        <w:r>
                          <w:t>H</w:t>
                        </w:r>
                      </w:p>
                    </w:txbxContent>
                  </v:textbox>
                </v:rect>
                <v:rect id="Rectangle 1604" o:spid="_x0000_s1200" style="position:absolute;left:21049;top:10763;width:468;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25yxAAAAN0AAAAPAAAAZHJzL2Rvd25yZXYueG1sRE9Na8JA&#10;EL0X+h+WKfTWbFqK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GDbbnLEAAAA3QAAAA8A&#10;AAAAAAAAAAAAAAAABwIAAGRycy9kb3ducmV2LnhtbFBLBQYAAAAAAwADALcAAAD4AgAAAAA=&#10;" filled="f" stroked="f">
                  <v:textbox inset="0,0,0,0">
                    <w:txbxContent>
                      <w:p w14:paraId="1221CD32" w14:textId="77777777" w:rsidR="00D24D96" w:rsidRDefault="00D24D96" w:rsidP="00C87598">
                        <w:pPr>
                          <w:spacing w:after="0" w:line="276" w:lineRule="auto"/>
                        </w:pPr>
                        <w:r>
                          <w:t>i</w:t>
                        </w:r>
                      </w:p>
                    </w:txbxContent>
                  </v:textbox>
                </v:rect>
                <v:rect id="Rectangle 1606" o:spid="_x0000_s1201" style="position:absolute;left:22390;top:10763;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" filled="f" stroked="f">
                  <v:textbox inset="0,0,0,0">
                    <w:txbxContent>
                      <w:p w14:paraId="7325DBBB" w14:textId="77777777" w:rsidR="00D24D96" w:rsidRDefault="00D24D96" w:rsidP="00C87598">
                        <w:pPr>
                          <w:spacing w:after="0" w:line="276" w:lineRule="auto"/>
                        </w:pPr>
                        <w:r>
                          <w:t xml:space="preserve"> </w:t>
                        </w:r>
                      </w:p>
                    </w:txbxContent>
                  </v:textbox>
                </v:rect>
                <v:shape id="Shape 1607" o:spid="_x0000_s1202" style="position:absolute;left:13866;top:13509;width:13272;height:5105;visibility:visible;mso-wrap-style:square;v-text-anchor:top" coordsize="1327150,51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" path="m663575,c297053,,,114300,,255270,,396241,297053,510540,663575,510540v366522,,663575,-114299,663575,-255270c1327150,114300,1030097,,663575,xe" filled="f" strokeweight="1pt">
                  <v:stroke endcap="round"/>
                  <v:path arrowok="t" textboxrect="0,0,1327150,510540"/>
                </v:shape>
                <v:rect id="Rectangle 1608" o:spid="_x0000_s1203" style="position:absolute;left:18355;top:13545;width:7578;height:4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" filled="f" stroked="f">
                  <v:textbox inset="0,0,0,0">
                    <w:txbxContent>
                      <w:p w14:paraId="4FDAD652" w14:textId="77777777" w:rsidR="00D24D96" w:rsidRDefault="00D24D96" w:rsidP="00C87598">
                        <w:pPr>
                          <w:spacing w:after="0" w:line="276" w:lineRule="auto"/>
                        </w:pPr>
                        <w:r>
                          <w:t>Select Equipment</w:t>
                        </w:r>
                      </w:p>
                    </w:txbxContent>
                  </v:textbox>
                </v:rect>
                <v:rect id="Rectangle 1609" o:spid="_x0000_s1204" style="position:absolute;left:23000;top:14756;width:131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" filled="f" stroked="f">
                  <v:textbox inset="0,0,0,0">
                    <w:txbxContent>
                      <w:p w14:paraId="1D28B991" w14:textId="77777777" w:rsidR="00D24D96" w:rsidRDefault="00D24D96" w:rsidP="00C87598">
                        <w:pPr>
                          <w:spacing w:after="0" w:line="276" w:lineRule="auto"/>
                        </w:pPr>
                      </w:p>
                    </w:txbxContent>
                  </v:textbox>
                </v:rect>
                <v:rect id="Rectangle 1610" o:spid="_x0000_s1205" style="position:absolute;left:18367;top:17313;width:65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" filled="f" stroked="f">
                  <v:textbox inset="0,0,0,0">
                    <w:txbxContent>
                      <w:p w14:paraId="0FBEBD9C" w14:textId="77777777" w:rsidR="00D24D96" w:rsidRDefault="00D24D96" w:rsidP="00C87598">
                        <w:pPr>
                          <w:spacing w:after="0" w:line="276" w:lineRule="auto"/>
                        </w:pPr>
                      </w:p>
                    </w:txbxContent>
                  </v:textbox>
                </v:rect>
                <v:rect id="Rectangle 1611" o:spid="_x0000_s1206" style="position:absolute;left:23122;top:16280;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" filled="f" stroked="f">
                  <v:textbox inset="0,0,0,0">
                    <w:txbxContent>
                      <w:p w14:paraId="052EB86F" w14:textId="77777777" w:rsidR="00D24D96" w:rsidRDefault="00D24D96" w:rsidP="00C87598">
                        <w:pPr>
                          <w:spacing w:after="0" w:line="276" w:lineRule="auto"/>
                        </w:pPr>
                        <w:r>
                          <w:t xml:space="preserve"> </w:t>
                        </w:r>
                      </w:p>
                    </w:txbxContent>
                  </v:textbox>
                </v:rect>
                <v:shape id="Shape 1612" o:spid="_x0000_s1207" style="position:absolute;left:14781;top:23936;width:12617;height:4559;visibility:visible;mso-wrap-style:square;v-text-anchor:top" coordsize="1261745,45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" path="m630936,c282448,,,102108,,227965,,353822,282448,455930,630936,455930v348361,,630809,-102108,630809,-227965c1261745,102108,979297,,630936,xe" filled="f" strokeweight="1pt">
                  <v:stroke endcap="round"/>
                  <v:path arrowok="t" textboxrect="0,0,1261745,455930"/>
                </v:shape>
                <v:rect id="Rectangle 1613" o:spid="_x0000_s1208" style="position:absolute;left:17331;top:25526;width:9507;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2DbwgAAAN0AAAAPAAAAZHJzL2Rvd25yZXYueG1sRE9Ni8Iw&#10;EL0L/ocwgjdNXUG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Bq62DbwgAAAN0AAAAPAAAA&#10;AAAAAAAAAAAAAAcCAABkcnMvZG93bnJldi54bWxQSwUGAAAAAAMAAwC3AAAA9gIAAAAA&#10;" filled="f" stroked="f">
                  <v:textbox inset="0,0,0,0">
                    <w:txbxContent>
                      <w:p w14:paraId="28E92CC6" w14:textId="77777777" w:rsidR="00D24D96" w:rsidRDefault="00D24D96" w:rsidP="00C87598">
                        <w:pPr>
                          <w:spacing w:after="0" w:line="276" w:lineRule="auto"/>
                        </w:pPr>
                        <w:r>
                          <w:rPr>
                            <w:rFonts w:ascii="Tahoma" w:eastAsia="Tahoma" w:hAnsi="Tahoma" w:cs="Tahoma"/>
                            <w:sz w:val="16"/>
                          </w:rPr>
                          <w:t>Update Request</w:t>
                        </w:r>
                      </w:p>
                    </w:txbxContent>
                  </v:textbox>
                </v:rect>
                <v:rect id="Rectangle 1614" o:spid="_x0000_s1209" style="position:absolute;left:24463;top:25526;width:425;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ivwgAAAN0AAAAPAAAAZHJzL2Rvd25yZXYueG1sRE9Ni8Iw&#10;EL0L/ocwgjdNXUS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DlAvivwgAAAN0AAAAPAAAA&#10;AAAAAAAAAAAAAAcCAABkcnMvZG93bnJldi54bWxQSwUGAAAAAAMAAwC3AAAA9gIAAAAA&#10;" filled="f" stroked="f">
                  <v:textbox inset="0,0,0,0">
                    <w:txbxContent>
                      <w:p w14:paraId="5E805B8D" w14:textId="77777777" w:rsidR="00D24D96" w:rsidRDefault="00D24D96" w:rsidP="00C87598">
                        <w:pPr>
                          <w:spacing w:after="0" w:line="276" w:lineRule="auto"/>
                        </w:pPr>
                        <w:r>
                          <w:rPr>
                            <w:rFonts w:ascii="Tahoma" w:eastAsia="Tahoma" w:hAnsi="Tahoma" w:cs="Tahoma"/>
                            <w:sz w:val="16"/>
                          </w:rPr>
                          <w:t xml:space="preserve"> </w:t>
                        </w:r>
                      </w:p>
                    </w:txbxContent>
                  </v:textbox>
                </v:rect>
                <v:shape id="Shape 1615" o:spid="_x0000_s1210" style="position:absolute;left:15771;top:28495;width:10662;height:3016;visibility:visible;mso-wrap-style:square;v-text-anchor:top" coordsize="1066165,30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" path="m533019,c238633,,,67565,,150876v,83186,238633,150749,533019,150749c827532,301625,1066165,234062,1066165,150876,1066165,67565,827532,,533019,xe" filled="f" strokeweight="1pt">
                  <v:stroke endcap="round"/>
                  <v:path arrowok="t" textboxrect="0,0,1066165,301625"/>
                </v:shape>
                <v:rect id="Rectangle 1616" o:spid="_x0000_s1211" style="position:absolute;left:19693;top:29450;width:5688;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" filled="f" stroked="f">
                  <v:textbox inset="0,0,0,0">
                    <w:txbxContent>
                      <w:p w14:paraId="60546ECE" w14:textId="77777777" w:rsidR="00D24D96" w:rsidRDefault="00D24D96" w:rsidP="00C87598">
                        <w:pPr>
                          <w:spacing w:after="0" w:line="276" w:lineRule="auto"/>
                        </w:pPr>
                        <w:r>
                          <w:t>Sign out</w:t>
                        </w:r>
                      </w:p>
                    </w:txbxContent>
                  </v:textbox>
                </v:rect>
                <v:rect id="Rectangle 1617" o:spid="_x0000_s1212" style="position:absolute;left:23960;top:29450;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" filled="f" stroked="f">
                  <v:textbox inset="0,0,0,0">
                    <w:txbxContent>
                      <w:p w14:paraId="03F250D4" w14:textId="77777777" w:rsidR="00D24D96" w:rsidRDefault="00D24D96" w:rsidP="00C87598">
                        <w:pPr>
                          <w:spacing w:after="0" w:line="276" w:lineRule="auto"/>
                        </w:pPr>
                        <w:r>
                          <w:t xml:space="preserve"> </w:t>
                        </w:r>
                      </w:p>
                    </w:txbxContent>
                  </v:textbox>
                </v:rect>
                <v:shape id="Shape 1618" o:spid="_x0000_s1213" style="position:absolute;left:1274;top:15198;width:2597;height:1588;visibility:visible;mso-wrap-style:square;v-text-anchor:top" coordsize="25971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" path="m129794,c58166,,,35560,,79375v,43814,58166,79375,129794,79375c201549,158750,259715,123189,259715,79375,259715,35560,201549,,129794,xe" filled="f" strokeweight="1pt">
                  <v:stroke endcap="round"/>
                  <v:path arrowok="t" textboxrect="0,0,259715,158750"/>
                </v:shape>
                <v:shape id="Shape 1619" o:spid="_x0000_s1214" style="position:absolute;left:2423;top:16538;width:153;height:3073;visibility:visible;mso-wrap-style:square;v-text-anchor:top" coordsize="15240,3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" path="m15240,l,307340e" filled="f" strokeweight=".5pt">
                  <v:stroke miterlimit="66585f" joinstyle="miter"/>
                  <v:path arrowok="t" textboxrect="0,0,15240,307340"/>
                </v:shape>
                <v:shape id="Shape 1620" o:spid="_x0000_s1215" style="position:absolute;left:436;top:17827;width:2140;height:546;visibility:visible;mso-wrap-style:square;v-text-anchor:top" coordsize="213995,54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" path="m213995,l,54611e" filled="f" strokeweight=".5pt">
                  <v:stroke miterlimit="66585f" joinstyle="miter"/>
                  <v:path arrowok="t" textboxrect="0,0,213995,54611"/>
                </v:shape>
                <v:shape id="Shape 1621" o:spid="_x0000_s1216" style="position:absolute;left:2423;top:17827;width:1448;height:546;visibility:visible;mso-wrap-style:square;v-text-anchor:top" coordsize="144780,54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" path="m,l144780,54611e" filled="f" strokeweight=".5pt">
                  <v:stroke miterlimit="66585f" joinstyle="miter"/>
                  <v:path arrowok="t" textboxrect="0,0,144780,54611"/>
                </v:shape>
                <v:shape id="Shape 1622" o:spid="_x0000_s1217" style="position:absolute;left:38657;top:14208;width:2597;height:1587;visibility:visible;mso-wrap-style:square;v-text-anchor:top" coordsize="25971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" path="m129794,c58166,,,35561,,79375v,43816,58166,79375,129794,79375c201549,158750,259715,123191,259715,79375,259715,35561,201549,,129794,xe" filled="f" strokeweight="1pt">
                  <v:stroke endcap="round"/>
                  <v:path arrowok="t" textboxrect="0,0,259715,158750"/>
                </v:shape>
                <v:shape id="Shape 1623" o:spid="_x0000_s1218" style="position:absolute;left:39806;top:15541;width:152;height:3073;visibility:visible;mso-wrap-style:square;v-text-anchor:top" coordsize="15240,3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" path="m15240,l,307340e" filled="f" strokeweight=".5pt">
                  <v:stroke miterlimit="66585f" joinstyle="miter"/>
                  <v:path arrowok="t" textboxrect="0,0,15240,307340"/>
                </v:shape>
                <v:shape id="Shape 1624" o:spid="_x0000_s1219" style="position:absolute;left:37818;top:16830;width:2140;height:546;visibility:visible;mso-wrap-style:square;v-text-anchor:top" coordsize="213995,54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" path="m213995,l,54611e" filled="f" strokeweight=".5pt">
                  <v:stroke miterlimit="66585f" joinstyle="miter"/>
                  <v:path arrowok="t" textboxrect="0,0,213995,54611"/>
                </v:shape>
                <v:shape id="Shape 1625" o:spid="_x0000_s1220" style="position:absolute;left:39806;top:16830;width:1448;height:546;visibility:visible;mso-wrap-style:square;v-text-anchor:top" coordsize="144780,54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" path="m,l144780,54611e" filled="f" strokeweight=".5pt">
                  <v:stroke miterlimit="66585f" joinstyle="miter"/>
                  <v:path arrowok="t" textboxrect="0,0,144780,54611"/>
                </v:shape>
                <v:shape id="Shape 1626" o:spid="_x0000_s1221" style="position:absolute;left:3871;top:3940;width:10910;height:13436;visibility:visible;mso-wrap-style:square;v-text-anchor:top" coordsize="1090930,1343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" path="m,1343661l1090930,e" filled="f" strokeweight=".5pt">
                  <v:stroke miterlimit="66585f" joinstyle="miter"/>
                  <v:path arrowok="t" textboxrect="0,0,1090930,1343661"/>
                </v:shape>
                <v:shape id="Shape 1627" o:spid="_x0000_s1222" style="position:absolute;left:3871;top:7908;width:11443;height:9468;visibility:visible;mso-wrap-style:square;v-text-anchor:top" coordsize="1144270,946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" path="m,946786l1144270,e" filled="f" strokeweight=".5pt">
                  <v:stroke miterlimit="66585f" joinstyle="miter"/>
                  <v:path arrowok="t" textboxrect="0,0,1144270,946786"/>
                </v:shape>
                <v:shape id="Shape 1628" o:spid="_x0000_s1223" style="position:absolute;left:3871;top:11522;width:11900;height:5854;visibility:visible;mso-wrap-style:square;v-text-anchor:top" coordsize="118999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" path="m,585470l1189990,e" filled="f" strokeweight=".5pt">
                  <v:stroke miterlimit="66585f" joinstyle="miter"/>
                  <v:path arrowok="t" textboxrect="0,0,1189990,585470"/>
                </v:shape>
                <v:shape id="Shape 1629" o:spid="_x0000_s1224" style="position:absolute;left:3871;top:17376;width:11602;height:7842;visibility:visible;mso-wrap-style:square;v-text-anchor:top" coordsize="1160145,78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" path="m,l1160145,784224e" filled="f" strokeweight=".5pt">
                  <v:stroke miterlimit="66585f" joinstyle="miter"/>
                  <v:path arrowok="t" textboxrect="0,0,1160145,784224"/>
                </v:shape>
                <v:shape id="Shape 1630" o:spid="_x0000_s1225" style="position:absolute;left:3871;top:17376;width:11900;height:12148;visibility:visible;mso-wrap-style:square;v-text-anchor:top" coordsize="1189990,1214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" path="m,l1189990,1214755e" filled="f" strokeweight=".5pt">
                  <v:stroke miterlimit="66585f" joinstyle="miter"/>
                  <v:path arrowok="t" textboxrect="0,0,1189990,1214755"/>
                </v:shape>
                <v:shape id="Shape 1631" o:spid="_x0000_s1226" style="position:absolute;left:25766;top:16830;width:12052;height:12395;visibility:visible;mso-wrap-style:square;v-text-anchor:top" coordsize="1205230,123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" path="m1205230,l,1239520e" filled="f" strokeweight=".5pt">
                  <v:stroke miterlimit="66585f" joinstyle="miter"/>
                  <v:path arrowok="t" textboxrect="0,0,1205230,1239520"/>
                </v:shape>
                <v:shape id="Shape 1632" o:spid="_x0000_s1227" style="position:absolute;left:27138;top:16036;width:10680;height:794;visibility:visible;mso-wrap-style:square;v-text-anchor:top" coordsize="1068070,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" path="m1068070,79375l,e" filled="f" strokeweight=".5pt">
                  <v:stroke miterlimit="66585f" joinstyle="miter"/>
                  <v:path arrowok="t" textboxrect="0,0,1068070,79375"/>
                </v:shape>
                <v:shape id="Shape 1633" o:spid="_x0000_s1228" style="position:absolute;left:25766;top:11229;width:12052;height:5601;visibility:visible;mso-wrap-style:square;v-text-anchor:top" coordsize="120523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" path="m1205230,560070l,e" filled="f" strokeweight=".5pt">
                  <v:stroke miterlimit="66585f" joinstyle="miter"/>
                  <v:path arrowok="t" textboxrect="0,0,1205230,560070"/>
                </v:shape>
                <v:shape id="Shape 1634" o:spid="_x0000_s1229" style="position:absolute;left:25760;top:16830;width:12058;height:5296;visibility:visible;mso-wrap-style:square;v-text-anchor:top" coordsize="1205865,529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" path="m1205865,l,529590e" filled="f" strokeweight=".5pt">
                  <v:stroke miterlimit="66585f" joinstyle="miter"/>
                  <v:path arrowok="t" textboxrect="0,0,1205865,529590"/>
                </v:shape>
                <v:rect id="Rectangle 1636" o:spid="_x0000_s1230" style="position:absolute;left:29114;top:30532;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Z8jxQAAAN0AAAAPAAAAZHJzL2Rvd25yZXYueG1sRE9La8JA&#10;EL4L/Q/LFHrTTS0E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AxKZ8jxQAAAN0AAAAP&#10;AAAAAAAAAAAAAAAAAAcCAABkcnMvZG93bnJldi54bWxQSwUGAAAAAAMAAwC3AAAA+QIAAAAA&#10;" filled="f" stroked="f">
                  <v:textbox inset="0,0,0,0">
                    <w:txbxContent>
                      <w:p w14:paraId="445C44F1" w14:textId="77777777" w:rsidR="00D24D96" w:rsidRDefault="00D24D96" w:rsidP="00C87598">
                        <w:pPr>
                          <w:spacing w:after="0" w:line="276" w:lineRule="auto"/>
                        </w:pPr>
                        <w:r>
                          <w:t xml:space="preserve"> </w:t>
                        </w:r>
                      </w:p>
                    </w:txbxContent>
                  </v:textbox>
                </v:rect>
                <v:rect id="Rectangle 1637" o:spid="_x0000_s1231" style="position:absolute;left:29114;top:32056;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Tq4wwAAAN0AAAAPAAAAZHJzL2Rvd25yZXYueG1sRE9Li8Iw&#10;EL4v+B/CCN7WVAV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XmU6uMMAAADdAAAADwAA&#10;AAAAAAAAAAAAAAAHAgAAZHJzL2Rvd25yZXYueG1sUEsFBgAAAAADAAMAtwAAAPcCAAAAAA==&#10;" filled="f" stroked="f">
                  <v:textbox inset="0,0,0,0">
                    <w:txbxContent>
                      <w:p w14:paraId="48E9F058" w14:textId="77777777" w:rsidR="00D24D96" w:rsidRDefault="00D24D96" w:rsidP="00C87598">
                        <w:pPr>
                          <w:spacing w:after="0" w:line="276" w:lineRule="auto"/>
                        </w:pPr>
                        <w:r>
                          <w:t xml:space="preserve"> </w:t>
                        </w:r>
                      </w:p>
                    </w:txbxContent>
                  </v:textbox>
                </v:rect>
                <w10:anchorlock/>
              </v:group>
            </w:pict>
          </mc:Fallback>
        </mc:AlternateContent>
      </w:r>
    </w:p>
    <w:p w14:paraId="37070702" w14:textId="77777777" w:rsidR="00784C97" w:rsidRPr="000A54A5" w:rsidRDefault="00784C97" w:rsidP="00184B82">
      <w:pPr>
        <w:rPr>
          <w:rFonts w:ascii="Times New Roman" w:hAnsi="Times New Roman" w:cs="Times New Roman"/>
          <w:sz w:val="24"/>
          <w:szCs w:val="24"/>
        </w:rPr>
      </w:pPr>
    </w:p>
    <w:p w14:paraId="30C2EE2A" w14:textId="77777777" w:rsidR="004D3C4A" w:rsidRPr="000A54A5" w:rsidRDefault="004D3C4A" w:rsidP="00184B82">
      <w:pPr>
        <w:rPr>
          <w:rFonts w:ascii="Times New Roman" w:hAnsi="Times New Roman" w:cs="Times New Roman"/>
          <w:sz w:val="24"/>
          <w:szCs w:val="24"/>
        </w:rPr>
      </w:pPr>
    </w:p>
    <w:p w14:paraId="787C32AB" w14:textId="77777777" w:rsidR="008122E2" w:rsidRPr="000A54A5" w:rsidRDefault="008122E2" w:rsidP="00184B82">
      <w:pPr>
        <w:rPr>
          <w:rFonts w:ascii="Times New Roman" w:hAnsi="Times New Roman" w:cs="Times New Roman"/>
          <w:sz w:val="24"/>
          <w:szCs w:val="24"/>
        </w:rPr>
      </w:pPr>
    </w:p>
    <w:p w14:paraId="4FB0B20C" w14:textId="77777777" w:rsidR="008122E2" w:rsidRPr="000A54A5" w:rsidRDefault="008122E2" w:rsidP="00184B82">
      <w:pPr>
        <w:rPr>
          <w:rFonts w:ascii="Times New Roman" w:hAnsi="Times New Roman" w:cs="Times New Roman"/>
          <w:sz w:val="24"/>
          <w:szCs w:val="24"/>
        </w:rPr>
      </w:pPr>
    </w:p>
    <w:p w14:paraId="48AB4DCD" w14:textId="77777777" w:rsidR="008122E2" w:rsidRPr="000A54A5" w:rsidRDefault="008122E2" w:rsidP="00184B82">
      <w:pPr>
        <w:rPr>
          <w:rFonts w:ascii="Times New Roman" w:hAnsi="Times New Roman" w:cs="Times New Roman"/>
          <w:sz w:val="24"/>
          <w:szCs w:val="24"/>
        </w:rPr>
      </w:pPr>
    </w:p>
    <w:p w14:paraId="41379B66" w14:textId="77777777" w:rsidR="004D3C4A" w:rsidRPr="000A54A5" w:rsidRDefault="004D3C4A" w:rsidP="00184B82">
      <w:pPr>
        <w:rPr>
          <w:rFonts w:ascii="Times New Roman" w:hAnsi="Times New Roman" w:cs="Times New Roman"/>
          <w:sz w:val="24"/>
          <w:szCs w:val="24"/>
        </w:rPr>
      </w:pPr>
    </w:p>
    <w:p w14:paraId="736B727C" w14:textId="7ED3A408" w:rsidR="00C8375F" w:rsidRPr="000A54A5" w:rsidRDefault="00C8375F" w:rsidP="00184B82">
      <w:pPr>
        <w:pStyle w:val="Heading1"/>
        <w:jc w:val="center"/>
        <w:rPr>
          <w:rFonts w:ascii="Times New Roman" w:hAnsi="Times New Roman" w:cs="Times New Roman"/>
          <w:b/>
          <w:bCs/>
          <w:color w:val="auto"/>
          <w:sz w:val="24"/>
          <w:szCs w:val="24"/>
        </w:rPr>
      </w:pPr>
      <w:bookmarkStart w:id="324" w:name="_Toc109380180"/>
      <w:r w:rsidRPr="000A54A5">
        <w:rPr>
          <w:rFonts w:ascii="Times New Roman" w:hAnsi="Times New Roman" w:cs="Times New Roman"/>
          <w:b/>
          <w:bCs/>
          <w:color w:val="auto"/>
          <w:sz w:val="24"/>
          <w:szCs w:val="24"/>
        </w:rPr>
        <w:lastRenderedPageBreak/>
        <w:t>CHAPTER SIX</w:t>
      </w:r>
      <w:r w:rsidR="005C4D3C" w:rsidRPr="000A54A5">
        <w:rPr>
          <w:rFonts w:ascii="Times New Roman" w:hAnsi="Times New Roman" w:cs="Times New Roman"/>
          <w:b/>
          <w:bCs/>
          <w:color w:val="auto"/>
          <w:sz w:val="24"/>
          <w:szCs w:val="24"/>
        </w:rPr>
        <w:t xml:space="preserve"> - </w:t>
      </w:r>
      <w:r w:rsidRPr="000A54A5">
        <w:rPr>
          <w:rFonts w:ascii="Times New Roman" w:hAnsi="Times New Roman" w:cs="Times New Roman"/>
          <w:b/>
          <w:bCs/>
          <w:color w:val="auto"/>
          <w:sz w:val="24"/>
          <w:szCs w:val="24"/>
        </w:rPr>
        <w:t>IMPLEMENTATION</w:t>
      </w:r>
      <w:bookmarkEnd w:id="324"/>
    </w:p>
    <w:p w14:paraId="41CBCDD7" w14:textId="063B7A6C" w:rsidR="00E10813" w:rsidRPr="000A54A5" w:rsidRDefault="00E10813" w:rsidP="00E10813">
      <w:pPr>
        <w:pStyle w:val="Heading1"/>
        <w:jc w:val="both"/>
        <w:rPr>
          <w:rFonts w:ascii="Times New Roman" w:hAnsi="Times New Roman" w:cs="Times New Roman"/>
          <w:b/>
          <w:bCs/>
          <w:sz w:val="24"/>
          <w:szCs w:val="24"/>
        </w:rPr>
      </w:pPr>
      <w:bookmarkStart w:id="325" w:name="_Toc109380181"/>
      <w:r w:rsidRPr="000A54A5">
        <w:rPr>
          <w:rFonts w:ascii="Times New Roman" w:hAnsi="Times New Roman" w:cs="Times New Roman"/>
          <w:b/>
          <w:bCs/>
          <w:sz w:val="24"/>
          <w:szCs w:val="24"/>
        </w:rPr>
        <w:t>6.0 Introductio</w:t>
      </w:r>
      <w:r w:rsidR="0080723B" w:rsidRPr="000A54A5">
        <w:rPr>
          <w:rFonts w:ascii="Times New Roman" w:hAnsi="Times New Roman" w:cs="Times New Roman"/>
          <w:b/>
          <w:bCs/>
          <w:sz w:val="24"/>
          <w:szCs w:val="24"/>
        </w:rPr>
        <w:t>n</w:t>
      </w:r>
      <w:bookmarkEnd w:id="325"/>
    </w:p>
    <w:p w14:paraId="70C9BBEE" w14:textId="77777777" w:rsidR="0080723B" w:rsidRPr="000A54A5" w:rsidRDefault="0080723B" w:rsidP="0080723B">
      <w:pPr>
        <w:rPr>
          <w:rFonts w:ascii="Times New Roman" w:hAnsi="Times New Roman" w:cs="Times New Roman"/>
          <w:sz w:val="24"/>
          <w:szCs w:val="24"/>
        </w:rPr>
      </w:pPr>
    </w:p>
    <w:p w14:paraId="48E08B73" w14:textId="77777777" w:rsidR="00524687" w:rsidRPr="000A54A5" w:rsidRDefault="0080723B" w:rsidP="0080723B">
      <w:pPr>
        <w:rPr>
          <w:rFonts w:ascii="Times New Roman" w:hAnsi="Times New Roman" w:cs="Times New Roman"/>
          <w:sz w:val="24"/>
          <w:szCs w:val="24"/>
          <w:lang w:val="en-US"/>
        </w:rPr>
      </w:pPr>
      <w:r w:rsidRPr="000A54A5">
        <w:rPr>
          <w:rFonts w:ascii="Times New Roman" w:hAnsi="Times New Roman" w:cs="Times New Roman"/>
          <w:sz w:val="24"/>
          <w:szCs w:val="24"/>
          <w:lang w:val="en-US"/>
        </w:rPr>
        <w:t xml:space="preserve"> This web app </w:t>
      </w:r>
      <w:r w:rsidR="008165C9" w:rsidRPr="000A54A5">
        <w:rPr>
          <w:rFonts w:ascii="Times New Roman" w:hAnsi="Times New Roman" w:cs="Times New Roman"/>
          <w:sz w:val="24"/>
          <w:szCs w:val="24"/>
          <w:lang w:val="en-US"/>
        </w:rPr>
        <w:t>contains a navigation bar where a user can log in, register</w:t>
      </w:r>
      <w:r w:rsidR="002170AA" w:rsidRPr="000A54A5">
        <w:rPr>
          <w:rFonts w:ascii="Times New Roman" w:hAnsi="Times New Roman" w:cs="Times New Roman"/>
          <w:sz w:val="24"/>
          <w:szCs w:val="24"/>
          <w:lang w:val="en-US"/>
        </w:rPr>
        <w:t>,</w:t>
      </w:r>
      <w:r w:rsidR="008165C9" w:rsidRPr="000A54A5">
        <w:rPr>
          <w:rFonts w:ascii="Times New Roman" w:hAnsi="Times New Roman" w:cs="Times New Roman"/>
          <w:sz w:val="24"/>
          <w:szCs w:val="24"/>
          <w:lang w:val="en-US"/>
        </w:rPr>
        <w:t xml:space="preserve"> view </w:t>
      </w:r>
      <w:r w:rsidR="002170AA" w:rsidRPr="000A54A5">
        <w:rPr>
          <w:rFonts w:ascii="Times New Roman" w:hAnsi="Times New Roman" w:cs="Times New Roman"/>
          <w:sz w:val="24"/>
          <w:szCs w:val="24"/>
          <w:lang w:val="en-US"/>
        </w:rPr>
        <w:t>cart, search for products and go back home</w:t>
      </w:r>
      <w:r w:rsidR="00524687" w:rsidRPr="000A54A5">
        <w:rPr>
          <w:rFonts w:ascii="Times New Roman" w:hAnsi="Times New Roman" w:cs="Times New Roman"/>
          <w:sz w:val="24"/>
          <w:szCs w:val="24"/>
          <w:lang w:val="en-US"/>
        </w:rPr>
        <w:t xml:space="preserve">. </w:t>
      </w:r>
    </w:p>
    <w:p w14:paraId="6EA0F6DE" w14:textId="740CE4D9" w:rsidR="0031774D" w:rsidRPr="000A54A5" w:rsidRDefault="009F0017" w:rsidP="0080723B">
      <w:pPr>
        <w:rPr>
          <w:rFonts w:ascii="Times New Roman" w:hAnsi="Times New Roman" w:cs="Times New Roman"/>
          <w:sz w:val="24"/>
          <w:szCs w:val="24"/>
          <w:lang w:val="en-US"/>
        </w:rPr>
      </w:pPr>
      <w:r w:rsidRPr="000A54A5">
        <w:rPr>
          <w:rFonts w:ascii="Times New Roman" w:hAnsi="Times New Roman" w:cs="Times New Roman"/>
          <w:sz w:val="24"/>
          <w:szCs w:val="24"/>
          <w:lang w:val="en-US"/>
        </w:rPr>
        <w:t xml:space="preserve">It </w:t>
      </w:r>
      <w:r w:rsidR="0080723B" w:rsidRPr="000A54A5">
        <w:rPr>
          <w:rFonts w:ascii="Times New Roman" w:hAnsi="Times New Roman" w:cs="Times New Roman"/>
          <w:sz w:val="24"/>
          <w:szCs w:val="24"/>
          <w:lang w:val="en-US"/>
        </w:rPr>
        <w:t xml:space="preserve">displays all </w:t>
      </w:r>
      <w:r w:rsidRPr="000A54A5">
        <w:rPr>
          <w:rFonts w:ascii="Times New Roman" w:hAnsi="Times New Roman" w:cs="Times New Roman"/>
          <w:sz w:val="24"/>
          <w:szCs w:val="24"/>
          <w:lang w:val="en-US"/>
        </w:rPr>
        <w:t>the product</w:t>
      </w:r>
      <w:r w:rsidR="0080723B" w:rsidRPr="000A54A5">
        <w:rPr>
          <w:rFonts w:ascii="Times New Roman" w:hAnsi="Times New Roman" w:cs="Times New Roman"/>
          <w:sz w:val="24"/>
          <w:szCs w:val="24"/>
          <w:lang w:val="en-US"/>
        </w:rPr>
        <w:t xml:space="preserve"> ca</w:t>
      </w:r>
      <w:r w:rsidR="008165C9" w:rsidRPr="000A54A5">
        <w:rPr>
          <w:rFonts w:ascii="Times New Roman" w:hAnsi="Times New Roman" w:cs="Times New Roman"/>
          <w:sz w:val="24"/>
          <w:szCs w:val="24"/>
          <w:lang w:val="en-US"/>
        </w:rPr>
        <w:t>tegories</w:t>
      </w:r>
      <w:r w:rsidRPr="000A54A5">
        <w:rPr>
          <w:rFonts w:ascii="Times New Roman" w:hAnsi="Times New Roman" w:cs="Times New Roman"/>
          <w:sz w:val="24"/>
          <w:szCs w:val="24"/>
          <w:lang w:val="en-US"/>
        </w:rPr>
        <w:t xml:space="preserve"> on the left</w:t>
      </w:r>
      <w:r w:rsidR="0080723B" w:rsidRPr="000A54A5">
        <w:rPr>
          <w:rFonts w:ascii="Times New Roman" w:hAnsi="Times New Roman" w:cs="Times New Roman"/>
          <w:sz w:val="24"/>
          <w:szCs w:val="24"/>
          <w:lang w:val="en-US"/>
        </w:rPr>
        <w:t xml:space="preserve"> side</w:t>
      </w:r>
      <w:r w:rsidRPr="000A54A5">
        <w:rPr>
          <w:rFonts w:ascii="Times New Roman" w:hAnsi="Times New Roman" w:cs="Times New Roman"/>
          <w:sz w:val="24"/>
          <w:szCs w:val="24"/>
          <w:lang w:val="en-US"/>
        </w:rPr>
        <w:t xml:space="preserve"> of the web site while the catalogue is</w:t>
      </w:r>
      <w:r w:rsidR="00524687" w:rsidRPr="000A54A5">
        <w:rPr>
          <w:rFonts w:ascii="Times New Roman" w:hAnsi="Times New Roman" w:cs="Times New Roman"/>
          <w:sz w:val="24"/>
          <w:szCs w:val="24"/>
          <w:lang w:val="en-US"/>
        </w:rPr>
        <w:t xml:space="preserve"> shown on the right. </w:t>
      </w:r>
      <w:r w:rsidR="0080723B" w:rsidRPr="000A54A5">
        <w:rPr>
          <w:rFonts w:ascii="Times New Roman" w:hAnsi="Times New Roman" w:cs="Times New Roman"/>
          <w:sz w:val="24"/>
          <w:szCs w:val="24"/>
          <w:lang w:val="en-US"/>
        </w:rPr>
        <w:t>The project</w:t>
      </w:r>
      <w:r w:rsidR="007C6AB3" w:rsidRPr="000A54A5">
        <w:rPr>
          <w:rFonts w:ascii="Times New Roman" w:hAnsi="Times New Roman" w:cs="Times New Roman"/>
          <w:sz w:val="24"/>
          <w:szCs w:val="24"/>
          <w:lang w:val="en-US"/>
        </w:rPr>
        <w:t xml:space="preserve"> is divided into two categories which are the</w:t>
      </w:r>
      <w:r w:rsidR="00F83AD4" w:rsidRPr="000A54A5">
        <w:rPr>
          <w:rFonts w:ascii="Times New Roman" w:hAnsi="Times New Roman" w:cs="Times New Roman"/>
          <w:sz w:val="24"/>
          <w:szCs w:val="24"/>
          <w:lang w:val="en-US"/>
        </w:rPr>
        <w:t xml:space="preserve"> farmer</w:t>
      </w:r>
      <w:r w:rsidR="0080723B" w:rsidRPr="000A54A5">
        <w:rPr>
          <w:rFonts w:ascii="Times New Roman" w:hAnsi="Times New Roman" w:cs="Times New Roman"/>
          <w:sz w:val="24"/>
          <w:szCs w:val="24"/>
          <w:lang w:val="en-US"/>
        </w:rPr>
        <w:t xml:space="preserve"> Login and Admin Login, the admin has full control of the site. </w:t>
      </w:r>
      <w:r w:rsidR="003328C3" w:rsidRPr="000A54A5">
        <w:rPr>
          <w:rFonts w:ascii="Times New Roman" w:hAnsi="Times New Roman" w:cs="Times New Roman"/>
          <w:sz w:val="24"/>
          <w:szCs w:val="24"/>
          <w:lang w:val="en-US"/>
        </w:rPr>
        <w:t xml:space="preserve">The admin is authorized to view all orders, manage product lists, their categories with brand names, and view total customers with their details. In order to add a product, an admin must provide a suitable product name by selecting a brand name, category and should enter a description, quantity, amount, and product image too. </w:t>
      </w:r>
      <w:r w:rsidR="0031774D" w:rsidRPr="000A54A5">
        <w:rPr>
          <w:rFonts w:ascii="Times New Roman" w:hAnsi="Times New Roman" w:cs="Times New Roman"/>
          <w:sz w:val="24"/>
          <w:szCs w:val="24"/>
          <w:lang w:val="en-US"/>
        </w:rPr>
        <w:t xml:space="preserve">The </w:t>
      </w:r>
      <w:r w:rsidR="003328C3" w:rsidRPr="000A54A5">
        <w:rPr>
          <w:rFonts w:ascii="Times New Roman" w:hAnsi="Times New Roman" w:cs="Times New Roman"/>
          <w:sz w:val="24"/>
          <w:szCs w:val="24"/>
          <w:lang w:val="en-US"/>
        </w:rPr>
        <w:t xml:space="preserve">admin can </w:t>
      </w:r>
      <w:r w:rsidR="0031774D" w:rsidRPr="000A54A5">
        <w:rPr>
          <w:rFonts w:ascii="Times New Roman" w:hAnsi="Times New Roman" w:cs="Times New Roman"/>
          <w:sz w:val="24"/>
          <w:szCs w:val="24"/>
          <w:lang w:val="en-US"/>
        </w:rPr>
        <w:t xml:space="preserve">also </w:t>
      </w:r>
      <w:r w:rsidR="003328C3" w:rsidRPr="000A54A5">
        <w:rPr>
          <w:rFonts w:ascii="Times New Roman" w:hAnsi="Times New Roman" w:cs="Times New Roman"/>
          <w:sz w:val="24"/>
          <w:szCs w:val="24"/>
          <w:lang w:val="en-US"/>
        </w:rPr>
        <w:t>check the order status of the customer with their respective product names and tr</w:t>
      </w:r>
      <w:r w:rsidR="0031774D" w:rsidRPr="000A54A5">
        <w:rPr>
          <w:rFonts w:ascii="Times New Roman" w:hAnsi="Times New Roman" w:cs="Times New Roman"/>
          <w:sz w:val="24"/>
          <w:szCs w:val="24"/>
          <w:lang w:val="en-US"/>
        </w:rPr>
        <w:t>ansaction</w:t>
      </w:r>
      <w:r w:rsidR="003328C3" w:rsidRPr="000A54A5">
        <w:rPr>
          <w:rFonts w:ascii="Times New Roman" w:hAnsi="Times New Roman" w:cs="Times New Roman"/>
          <w:sz w:val="24"/>
          <w:szCs w:val="24"/>
          <w:lang w:val="en-US"/>
        </w:rPr>
        <w:t xml:space="preserve"> id.</w:t>
      </w:r>
    </w:p>
    <w:p w14:paraId="643DC2C5" w14:textId="71A8E02D" w:rsidR="0031774D" w:rsidRPr="000A54A5" w:rsidRDefault="0031774D" w:rsidP="0031774D">
      <w:pPr>
        <w:rPr>
          <w:rFonts w:ascii="Times New Roman" w:hAnsi="Times New Roman" w:cs="Times New Roman"/>
          <w:sz w:val="24"/>
          <w:szCs w:val="24"/>
          <w:lang w:val="en-US"/>
        </w:rPr>
      </w:pPr>
      <w:r w:rsidRPr="000A54A5">
        <w:rPr>
          <w:rFonts w:ascii="Times New Roman" w:hAnsi="Times New Roman" w:cs="Times New Roman"/>
          <w:sz w:val="24"/>
          <w:szCs w:val="24"/>
          <w:lang w:val="en-US"/>
        </w:rPr>
        <w:t>T</w:t>
      </w:r>
      <w:r w:rsidR="00F83AD4" w:rsidRPr="000A54A5">
        <w:rPr>
          <w:rFonts w:ascii="Times New Roman" w:hAnsi="Times New Roman" w:cs="Times New Roman"/>
          <w:sz w:val="24"/>
          <w:szCs w:val="24"/>
          <w:lang w:val="en-US"/>
        </w:rPr>
        <w:t>he farmer</w:t>
      </w:r>
      <w:r w:rsidRPr="000A54A5">
        <w:rPr>
          <w:rFonts w:ascii="Times New Roman" w:hAnsi="Times New Roman" w:cs="Times New Roman"/>
          <w:sz w:val="24"/>
          <w:szCs w:val="24"/>
          <w:lang w:val="en-US"/>
        </w:rPr>
        <w:t xml:space="preserve"> on the other </w:t>
      </w:r>
      <w:r w:rsidR="00F83AD4" w:rsidRPr="000A54A5">
        <w:rPr>
          <w:rFonts w:ascii="Times New Roman" w:hAnsi="Times New Roman" w:cs="Times New Roman"/>
          <w:sz w:val="24"/>
          <w:szCs w:val="24"/>
          <w:lang w:val="en-US"/>
        </w:rPr>
        <w:t xml:space="preserve">hand only interacts with the </w:t>
      </w:r>
      <w:del w:id="326" w:author="Pukuta Mwanza" w:date="2022-08-05T17:46:00Z">
        <w:r w:rsidR="00F83AD4" w:rsidRPr="000A54A5" w:rsidDel="00170062">
          <w:rPr>
            <w:rFonts w:ascii="Times New Roman" w:hAnsi="Times New Roman" w:cs="Times New Roman"/>
            <w:sz w:val="24"/>
            <w:szCs w:val="24"/>
            <w:lang w:val="en-US"/>
          </w:rPr>
          <w:delText>front end</w:delText>
        </w:r>
      </w:del>
      <w:ins w:id="327" w:author="Pukuta Mwanza" w:date="2022-08-05T17:46:00Z">
        <w:r w:rsidR="00170062" w:rsidRPr="000A54A5">
          <w:rPr>
            <w:rFonts w:ascii="Times New Roman" w:hAnsi="Times New Roman" w:cs="Times New Roman"/>
            <w:sz w:val="24"/>
            <w:szCs w:val="24"/>
            <w:lang w:val="en-US"/>
          </w:rPr>
          <w:t>front-end</w:t>
        </w:r>
      </w:ins>
      <w:r w:rsidR="00F83AD4" w:rsidRPr="000A54A5">
        <w:rPr>
          <w:rFonts w:ascii="Times New Roman" w:hAnsi="Times New Roman" w:cs="Times New Roman"/>
          <w:sz w:val="24"/>
          <w:szCs w:val="24"/>
          <w:lang w:val="en-US"/>
        </w:rPr>
        <w:t xml:space="preserve"> side and can</w:t>
      </w:r>
      <w:r w:rsidR="0080723B" w:rsidRPr="000A54A5">
        <w:rPr>
          <w:rFonts w:ascii="Times New Roman" w:hAnsi="Times New Roman" w:cs="Times New Roman"/>
          <w:sz w:val="24"/>
          <w:szCs w:val="24"/>
          <w:lang w:val="en-US"/>
        </w:rPr>
        <w:t xml:space="preserve"> log in or register their accounts. He/she can view available products and add products to their cart with a certain quantity. After all, the customer can</w:t>
      </w:r>
      <w:r w:rsidR="00E239C4" w:rsidRPr="000A54A5">
        <w:rPr>
          <w:rFonts w:ascii="Times New Roman" w:hAnsi="Times New Roman" w:cs="Times New Roman"/>
          <w:sz w:val="24"/>
          <w:szCs w:val="24"/>
          <w:lang w:val="en-US"/>
        </w:rPr>
        <w:t xml:space="preserve"> continue to checkout to make a payment</w:t>
      </w:r>
    </w:p>
    <w:p w14:paraId="11002D95" w14:textId="127439DD" w:rsidR="00D07C2D" w:rsidRPr="000A54A5" w:rsidRDefault="00D07C2D" w:rsidP="00D07C2D">
      <w:pPr>
        <w:rPr>
          <w:rFonts w:ascii="Times New Roman" w:hAnsi="Times New Roman" w:cs="Times New Roman"/>
          <w:sz w:val="24"/>
          <w:szCs w:val="24"/>
          <w:lang w:val="en-US"/>
        </w:rPr>
      </w:pPr>
      <w:r w:rsidRPr="000A54A5">
        <w:rPr>
          <w:rFonts w:ascii="Times New Roman" w:hAnsi="Times New Roman" w:cs="Times New Roman"/>
          <w:sz w:val="24"/>
          <w:szCs w:val="24"/>
          <w:lang w:val="en-US"/>
        </w:rPr>
        <w:t>The tools that have been used in the development and implementation of the sys</w:t>
      </w:r>
      <w:r w:rsidR="00104244" w:rsidRPr="000A54A5">
        <w:rPr>
          <w:rFonts w:ascii="Times New Roman" w:hAnsi="Times New Roman" w:cs="Times New Roman"/>
          <w:sz w:val="24"/>
          <w:szCs w:val="24"/>
          <w:lang w:val="en-US"/>
        </w:rPr>
        <w:t>tem are open-source frameworks such as bootstrap</w:t>
      </w:r>
      <w:r w:rsidR="00EE6378" w:rsidRPr="000A54A5">
        <w:rPr>
          <w:rFonts w:ascii="Times New Roman" w:hAnsi="Times New Roman" w:cs="Times New Roman"/>
          <w:sz w:val="24"/>
          <w:szCs w:val="24"/>
          <w:lang w:val="en-US"/>
        </w:rPr>
        <w:t xml:space="preserve"> etc.</w:t>
      </w:r>
    </w:p>
    <w:p w14:paraId="49652360" w14:textId="2FA1953A" w:rsidR="00E10813" w:rsidRPr="000A54A5" w:rsidRDefault="00E10813" w:rsidP="00E10813">
      <w:pPr>
        <w:pStyle w:val="Heading1"/>
        <w:jc w:val="both"/>
        <w:rPr>
          <w:rFonts w:ascii="Times New Roman" w:hAnsi="Times New Roman" w:cs="Times New Roman"/>
          <w:b/>
          <w:bCs/>
          <w:sz w:val="24"/>
          <w:szCs w:val="24"/>
        </w:rPr>
      </w:pPr>
      <w:bookmarkStart w:id="328" w:name="_Toc109380182"/>
      <w:r w:rsidRPr="000A54A5">
        <w:rPr>
          <w:rFonts w:ascii="Times New Roman" w:hAnsi="Times New Roman" w:cs="Times New Roman"/>
          <w:b/>
          <w:bCs/>
          <w:sz w:val="24"/>
          <w:szCs w:val="24"/>
        </w:rPr>
        <w:t>6</w:t>
      </w:r>
      <w:r w:rsidR="00377197" w:rsidRPr="000A54A5">
        <w:rPr>
          <w:rFonts w:ascii="Times New Roman" w:hAnsi="Times New Roman" w:cs="Times New Roman"/>
          <w:b/>
          <w:bCs/>
          <w:sz w:val="24"/>
          <w:szCs w:val="24"/>
        </w:rPr>
        <w:t>.</w:t>
      </w:r>
      <w:r w:rsidRPr="000A54A5">
        <w:rPr>
          <w:rFonts w:ascii="Times New Roman" w:hAnsi="Times New Roman" w:cs="Times New Roman"/>
          <w:b/>
          <w:bCs/>
          <w:sz w:val="24"/>
          <w:szCs w:val="24"/>
        </w:rPr>
        <w:t>1 System Coding</w:t>
      </w:r>
      <w:bookmarkEnd w:id="328"/>
    </w:p>
    <w:p w14:paraId="3F3B04F0" w14:textId="1B0448F2" w:rsidR="00E10813" w:rsidRPr="000A54A5" w:rsidRDefault="00E10813" w:rsidP="00E10813">
      <w:pPr>
        <w:rPr>
          <w:rFonts w:ascii="Times New Roman" w:hAnsi="Times New Roman" w:cs="Times New Roman"/>
          <w:sz w:val="24"/>
          <w:szCs w:val="24"/>
        </w:rPr>
      </w:pPr>
    </w:p>
    <w:p w14:paraId="31DC2488" w14:textId="1E0E960B" w:rsidR="00B640C2" w:rsidRPr="000A54A5" w:rsidRDefault="00C05FFB" w:rsidP="00377197">
      <w:pPr>
        <w:rPr>
          <w:rFonts w:ascii="Times New Roman" w:hAnsi="Times New Roman" w:cs="Times New Roman"/>
          <w:b/>
          <w:sz w:val="24"/>
          <w:szCs w:val="24"/>
          <w:lang w:val="en-US"/>
        </w:rPr>
      </w:pPr>
      <w:r w:rsidRPr="000A54A5">
        <w:rPr>
          <w:rFonts w:ascii="Times New Roman" w:hAnsi="Times New Roman" w:cs="Times New Roman"/>
          <w:b/>
          <w:sz w:val="24"/>
          <w:szCs w:val="24"/>
          <w:lang w:val="en-US"/>
        </w:rPr>
        <w:t>Environment set up</w:t>
      </w:r>
    </w:p>
    <w:p w14:paraId="65725277" w14:textId="42504FB4" w:rsidR="00B640C2" w:rsidRPr="000A54A5" w:rsidRDefault="00B640C2" w:rsidP="00377197">
      <w:pPr>
        <w:rPr>
          <w:rFonts w:ascii="Times New Roman" w:hAnsi="Times New Roman" w:cs="Times New Roman"/>
          <w:sz w:val="24"/>
          <w:szCs w:val="24"/>
          <w:lang w:val="en-US"/>
        </w:rPr>
      </w:pPr>
      <w:r w:rsidRPr="000A54A5">
        <w:rPr>
          <w:rFonts w:ascii="Times New Roman" w:hAnsi="Times New Roman" w:cs="Times New Roman"/>
          <w:sz w:val="24"/>
          <w:szCs w:val="24"/>
          <w:lang w:val="en-US"/>
        </w:rPr>
        <w:t>Visual studio code was downloaded and a couple of extensions were downloaded too</w:t>
      </w:r>
      <w:r w:rsidR="004C520C" w:rsidRPr="000A54A5">
        <w:rPr>
          <w:rFonts w:ascii="Times New Roman" w:hAnsi="Times New Roman" w:cs="Times New Roman"/>
          <w:sz w:val="24"/>
          <w:szCs w:val="24"/>
          <w:lang w:val="en-US"/>
        </w:rPr>
        <w:t xml:space="preserve"> such as prettier and</w:t>
      </w:r>
      <w:r w:rsidR="004052C6" w:rsidRPr="000A54A5">
        <w:rPr>
          <w:rFonts w:ascii="Times New Roman" w:hAnsi="Times New Roman" w:cs="Times New Roman"/>
          <w:sz w:val="24"/>
          <w:szCs w:val="24"/>
          <w:lang w:val="en-US"/>
        </w:rPr>
        <w:t xml:space="preserve"> ES7</w:t>
      </w:r>
      <w:r w:rsidR="004C520C" w:rsidRPr="000A54A5">
        <w:rPr>
          <w:rFonts w:ascii="Times New Roman" w:hAnsi="Times New Roman" w:cs="Times New Roman"/>
          <w:sz w:val="24"/>
          <w:szCs w:val="24"/>
          <w:lang w:val="en-US"/>
        </w:rPr>
        <w:t xml:space="preserve">. </w:t>
      </w:r>
    </w:p>
    <w:p w14:paraId="0AF41BE1" w14:textId="57660AE4" w:rsidR="00C14747" w:rsidRDefault="00E75FF0" w:rsidP="00377197">
      <w:pPr>
        <w:rPr>
          <w:rFonts w:ascii="Times New Roman" w:hAnsi="Times New Roman" w:cs="Times New Roman"/>
          <w:sz w:val="24"/>
          <w:szCs w:val="24"/>
        </w:rPr>
      </w:pPr>
      <w:r w:rsidRPr="000A54A5">
        <w:rPr>
          <w:rFonts w:ascii="Times New Roman" w:hAnsi="Times New Roman" w:cs="Times New Roman"/>
          <w:sz w:val="24"/>
          <w:szCs w:val="24"/>
          <w:lang w:val="en-US"/>
        </w:rPr>
        <w:t>The researcher installed both</w:t>
      </w:r>
      <w:r w:rsidRPr="000A54A5">
        <w:rPr>
          <w:rFonts w:ascii="Times New Roman" w:hAnsi="Times New Roman" w:cs="Times New Roman"/>
          <w:color w:val="292929"/>
          <w:spacing w:val="-1"/>
          <w:sz w:val="24"/>
          <w:szCs w:val="24"/>
          <w:shd w:val="clear" w:color="auto" w:fill="FFFFFF"/>
        </w:rPr>
        <w:t xml:space="preserve"> </w:t>
      </w:r>
      <w:r w:rsidR="008B73A8" w:rsidRPr="000A54A5">
        <w:rPr>
          <w:rFonts w:ascii="Times New Roman" w:hAnsi="Times New Roman" w:cs="Times New Roman"/>
          <w:sz w:val="24"/>
          <w:szCs w:val="24"/>
        </w:rPr>
        <w:t>NodeJS</w:t>
      </w:r>
      <w:r w:rsidR="0072470F" w:rsidRPr="000A54A5">
        <w:rPr>
          <w:rFonts w:ascii="Times New Roman" w:hAnsi="Times New Roman" w:cs="Times New Roman"/>
          <w:sz w:val="24"/>
          <w:szCs w:val="24"/>
        </w:rPr>
        <w:t xml:space="preserve"> which is a JavaScript runtime environment built on a chrome</w:t>
      </w:r>
      <w:r w:rsidR="004C520C" w:rsidRPr="000A54A5">
        <w:rPr>
          <w:rFonts w:ascii="Times New Roman" w:hAnsi="Times New Roman" w:cs="Times New Roman"/>
          <w:sz w:val="24"/>
          <w:szCs w:val="24"/>
        </w:rPr>
        <w:t xml:space="preserve"> Engine which helps run </w:t>
      </w:r>
      <w:r w:rsidR="0072470F" w:rsidRPr="000A54A5">
        <w:rPr>
          <w:rFonts w:ascii="Times New Roman" w:hAnsi="Times New Roman" w:cs="Times New Roman"/>
          <w:sz w:val="24"/>
          <w:szCs w:val="24"/>
        </w:rPr>
        <w:t>JavaScript</w:t>
      </w:r>
      <w:r w:rsidR="004C520C" w:rsidRPr="000A54A5">
        <w:rPr>
          <w:rFonts w:ascii="Times New Roman" w:hAnsi="Times New Roman" w:cs="Times New Roman"/>
          <w:sz w:val="24"/>
          <w:szCs w:val="24"/>
        </w:rPr>
        <w:t xml:space="preserve"> on </w:t>
      </w:r>
      <w:r w:rsidR="00F07540" w:rsidRPr="000A54A5">
        <w:rPr>
          <w:rFonts w:ascii="Times New Roman" w:hAnsi="Times New Roman" w:cs="Times New Roman"/>
          <w:sz w:val="24"/>
          <w:szCs w:val="24"/>
        </w:rPr>
        <w:t>a server, and npm.</w:t>
      </w:r>
      <w:r w:rsidR="008B73A8" w:rsidRPr="000A54A5">
        <w:rPr>
          <w:rFonts w:ascii="Times New Roman" w:hAnsi="Times New Roman" w:cs="Times New Roman"/>
          <w:sz w:val="24"/>
          <w:szCs w:val="24"/>
        </w:rPr>
        <w:t xml:space="preserve"> </w:t>
      </w:r>
      <w:r w:rsidR="00743CE1" w:rsidRPr="000A54A5">
        <w:rPr>
          <w:rFonts w:ascii="Times New Roman" w:hAnsi="Times New Roman" w:cs="Times New Roman"/>
          <w:sz w:val="24"/>
          <w:szCs w:val="24"/>
        </w:rPr>
        <w:t>Webpack a</w:t>
      </w:r>
      <w:r w:rsidR="008B73A8" w:rsidRPr="000A54A5">
        <w:rPr>
          <w:rFonts w:ascii="Times New Roman" w:hAnsi="Times New Roman" w:cs="Times New Roman"/>
          <w:sz w:val="24"/>
          <w:szCs w:val="24"/>
        </w:rPr>
        <w:t xml:space="preserve"> module bundler, </w:t>
      </w:r>
      <w:r w:rsidR="00161740" w:rsidRPr="000A54A5">
        <w:rPr>
          <w:rFonts w:ascii="Times New Roman" w:hAnsi="Times New Roman" w:cs="Times New Roman"/>
          <w:sz w:val="24"/>
          <w:szCs w:val="24"/>
        </w:rPr>
        <w:t xml:space="preserve">which helps to handle the project in a very clean and non-confusing way in huge </w:t>
      </w:r>
      <w:r w:rsidR="008B73A8" w:rsidRPr="000A54A5">
        <w:rPr>
          <w:rFonts w:ascii="Times New Roman" w:hAnsi="Times New Roman" w:cs="Times New Roman"/>
          <w:sz w:val="24"/>
          <w:szCs w:val="24"/>
        </w:rPr>
        <w:t>project</w:t>
      </w:r>
      <w:r w:rsidR="00161740" w:rsidRPr="000A54A5">
        <w:rPr>
          <w:rFonts w:ascii="Times New Roman" w:hAnsi="Times New Roman" w:cs="Times New Roman"/>
          <w:sz w:val="24"/>
          <w:szCs w:val="24"/>
        </w:rPr>
        <w:t xml:space="preserve">s that have </w:t>
      </w:r>
      <w:r w:rsidR="00B640C2" w:rsidRPr="000A54A5">
        <w:rPr>
          <w:rFonts w:ascii="Times New Roman" w:hAnsi="Times New Roman" w:cs="Times New Roman"/>
          <w:sz w:val="24"/>
          <w:szCs w:val="24"/>
        </w:rPr>
        <w:t xml:space="preserve">multiple .js files, </w:t>
      </w:r>
      <w:r w:rsidR="008B73A8" w:rsidRPr="000A54A5">
        <w:rPr>
          <w:rFonts w:ascii="Times New Roman" w:hAnsi="Times New Roman" w:cs="Times New Roman"/>
          <w:sz w:val="24"/>
          <w:szCs w:val="24"/>
        </w:rPr>
        <w:t>.html file</w:t>
      </w:r>
      <w:r w:rsidR="00B640C2" w:rsidRPr="000A54A5">
        <w:rPr>
          <w:rFonts w:ascii="Times New Roman" w:hAnsi="Times New Roman" w:cs="Times New Roman"/>
          <w:sz w:val="24"/>
          <w:szCs w:val="24"/>
        </w:rPr>
        <w:t xml:space="preserve">s &amp; multiple .css files and </w:t>
      </w:r>
      <w:r w:rsidR="008B73A8" w:rsidRPr="000A54A5">
        <w:rPr>
          <w:rFonts w:ascii="Times New Roman" w:hAnsi="Times New Roman" w:cs="Times New Roman"/>
          <w:sz w:val="24"/>
          <w:szCs w:val="24"/>
        </w:rPr>
        <w:t>are</w:t>
      </w:r>
      <w:r w:rsidR="00B640C2" w:rsidRPr="000A54A5">
        <w:rPr>
          <w:rFonts w:ascii="Times New Roman" w:hAnsi="Times New Roman" w:cs="Times New Roman"/>
          <w:sz w:val="24"/>
          <w:szCs w:val="24"/>
        </w:rPr>
        <w:t xml:space="preserve"> all interlinked to </w:t>
      </w:r>
      <w:r w:rsidR="00F07540" w:rsidRPr="000A54A5">
        <w:rPr>
          <w:rFonts w:ascii="Times New Roman" w:hAnsi="Times New Roman" w:cs="Times New Roman"/>
          <w:sz w:val="24"/>
          <w:szCs w:val="24"/>
        </w:rPr>
        <w:t>each other was also downloaded.</w:t>
      </w:r>
      <w:r w:rsidR="007E7678" w:rsidRPr="000A54A5">
        <w:rPr>
          <w:rFonts w:ascii="Times New Roman" w:hAnsi="Times New Roman" w:cs="Times New Roman"/>
          <w:sz w:val="24"/>
          <w:szCs w:val="24"/>
        </w:rPr>
        <w:t xml:space="preserve"> After all environment </w:t>
      </w:r>
      <w:r w:rsidR="00C14747" w:rsidRPr="000A54A5">
        <w:rPr>
          <w:rFonts w:ascii="Times New Roman" w:hAnsi="Times New Roman" w:cs="Times New Roman"/>
          <w:sz w:val="24"/>
          <w:szCs w:val="24"/>
        </w:rPr>
        <w:t>variables were set up the researcher moved on to developing the system modules</w:t>
      </w:r>
    </w:p>
    <w:p w14:paraId="3DFB4891" w14:textId="77777777" w:rsidR="00BA455F" w:rsidRPr="000A54A5" w:rsidRDefault="00BA455F" w:rsidP="00377197">
      <w:pPr>
        <w:rPr>
          <w:rFonts w:ascii="Times New Roman" w:hAnsi="Times New Roman" w:cs="Times New Roman"/>
          <w:sz w:val="24"/>
          <w:szCs w:val="24"/>
        </w:rPr>
      </w:pPr>
    </w:p>
    <w:p w14:paraId="0917BBC6" w14:textId="2C62FEF8" w:rsidR="00377197" w:rsidRPr="000A54A5" w:rsidRDefault="00377197" w:rsidP="00377197">
      <w:pPr>
        <w:rPr>
          <w:rFonts w:ascii="Times New Roman" w:hAnsi="Times New Roman" w:cs="Times New Roman"/>
          <w:b/>
          <w:sz w:val="24"/>
          <w:szCs w:val="24"/>
          <w:lang w:val="en-US"/>
        </w:rPr>
      </w:pPr>
      <w:r w:rsidRPr="000A54A5">
        <w:rPr>
          <w:rFonts w:ascii="Times New Roman" w:hAnsi="Times New Roman" w:cs="Times New Roman"/>
          <w:b/>
          <w:sz w:val="24"/>
          <w:szCs w:val="24"/>
          <w:lang w:val="en-US"/>
        </w:rPr>
        <w:t>Customer</w:t>
      </w:r>
      <w:r w:rsidR="007E7678" w:rsidRPr="000A54A5">
        <w:rPr>
          <w:rFonts w:ascii="Times New Roman" w:hAnsi="Times New Roman" w:cs="Times New Roman"/>
          <w:b/>
          <w:sz w:val="24"/>
          <w:szCs w:val="24"/>
          <w:lang w:val="en-US"/>
        </w:rPr>
        <w:t xml:space="preserve"> and admin</w:t>
      </w:r>
      <w:r w:rsidRPr="000A54A5">
        <w:rPr>
          <w:rFonts w:ascii="Times New Roman" w:hAnsi="Times New Roman" w:cs="Times New Roman"/>
          <w:b/>
          <w:sz w:val="24"/>
          <w:szCs w:val="24"/>
          <w:lang w:val="en-US"/>
        </w:rPr>
        <w:t xml:space="preserve"> Login/Register</w:t>
      </w:r>
    </w:p>
    <w:p w14:paraId="6E8B6209" w14:textId="67100048" w:rsidR="00377197" w:rsidRPr="000A54A5" w:rsidRDefault="00377197" w:rsidP="00377197">
      <w:pPr>
        <w:rPr>
          <w:rFonts w:ascii="Times New Roman" w:hAnsi="Times New Roman" w:cs="Times New Roman"/>
          <w:sz w:val="24"/>
          <w:szCs w:val="24"/>
          <w:lang w:val="en-US"/>
        </w:rPr>
      </w:pPr>
      <w:r w:rsidRPr="000A54A5">
        <w:rPr>
          <w:rFonts w:ascii="Times New Roman" w:hAnsi="Times New Roman" w:cs="Times New Roman"/>
          <w:sz w:val="24"/>
          <w:szCs w:val="24"/>
          <w:lang w:val="en-US"/>
        </w:rPr>
        <w:t>This module allows a us</w:t>
      </w:r>
      <w:r w:rsidR="00F9390D" w:rsidRPr="000A54A5">
        <w:rPr>
          <w:rFonts w:ascii="Times New Roman" w:hAnsi="Times New Roman" w:cs="Times New Roman"/>
          <w:sz w:val="24"/>
          <w:szCs w:val="24"/>
          <w:lang w:val="en-US"/>
        </w:rPr>
        <w:t>er to register as a new farmer</w:t>
      </w:r>
      <w:r w:rsidRPr="000A54A5">
        <w:rPr>
          <w:rFonts w:ascii="Times New Roman" w:hAnsi="Times New Roman" w:cs="Times New Roman"/>
          <w:sz w:val="24"/>
          <w:szCs w:val="24"/>
          <w:lang w:val="en-US"/>
        </w:rPr>
        <w:t xml:space="preserve"> and allows a user to login if they already have an account.</w:t>
      </w:r>
      <w:r w:rsidRPr="000A54A5">
        <w:rPr>
          <w:rFonts w:ascii="Times New Roman" w:hAnsi="Times New Roman" w:cs="Times New Roman"/>
          <w:sz w:val="24"/>
          <w:szCs w:val="24"/>
        </w:rPr>
        <w:t xml:space="preserve"> </w:t>
      </w:r>
      <w:r w:rsidRPr="000A54A5">
        <w:rPr>
          <w:rFonts w:ascii="Times New Roman" w:hAnsi="Times New Roman" w:cs="Times New Roman"/>
          <w:sz w:val="24"/>
          <w:szCs w:val="24"/>
          <w:lang w:val="en-US"/>
        </w:rPr>
        <w:t xml:space="preserve">After a </w:t>
      </w:r>
      <w:del w:id="329" w:author="Pukuta Mwanza" w:date="2022-08-05T17:46:00Z">
        <w:r w:rsidRPr="000A54A5" w:rsidDel="00170062">
          <w:rPr>
            <w:rFonts w:ascii="Times New Roman" w:hAnsi="Times New Roman" w:cs="Times New Roman"/>
            <w:sz w:val="24"/>
            <w:szCs w:val="24"/>
            <w:lang w:val="en-US"/>
          </w:rPr>
          <w:delText>customer logs</w:delText>
        </w:r>
      </w:del>
      <w:ins w:id="330" w:author="Pukuta Mwanza" w:date="2022-08-05T17:46:00Z">
        <w:r w:rsidR="00170062" w:rsidRPr="000A54A5">
          <w:rPr>
            <w:rFonts w:ascii="Times New Roman" w:hAnsi="Times New Roman" w:cs="Times New Roman"/>
            <w:sz w:val="24"/>
            <w:szCs w:val="24"/>
            <w:lang w:val="en-US"/>
          </w:rPr>
          <w:t>customer log</w:t>
        </w:r>
      </w:ins>
      <w:r w:rsidRPr="000A54A5">
        <w:rPr>
          <w:rFonts w:ascii="Times New Roman" w:hAnsi="Times New Roman" w:cs="Times New Roman"/>
          <w:sz w:val="24"/>
          <w:szCs w:val="24"/>
          <w:lang w:val="en-US"/>
        </w:rPr>
        <w:t xml:space="preserve"> in or registers their accounts. He/she can view available products and add products to their cart with a certain quantity.</w:t>
      </w:r>
    </w:p>
    <w:p w14:paraId="58A8CF38" w14:textId="0AB03858" w:rsidR="00F9390D" w:rsidRDefault="00F9390D" w:rsidP="00377197">
      <w:pPr>
        <w:rPr>
          <w:rFonts w:ascii="Times New Roman" w:hAnsi="Times New Roman" w:cs="Times New Roman"/>
          <w:sz w:val="24"/>
          <w:szCs w:val="24"/>
          <w:lang w:val="en-US"/>
        </w:rPr>
      </w:pPr>
      <w:r w:rsidRPr="000A54A5">
        <w:rPr>
          <w:rFonts w:ascii="Times New Roman" w:hAnsi="Times New Roman" w:cs="Times New Roman"/>
          <w:sz w:val="24"/>
          <w:szCs w:val="24"/>
          <w:lang w:val="en-US"/>
        </w:rPr>
        <w:t xml:space="preserve">The </w:t>
      </w:r>
      <w:r w:rsidR="00107554" w:rsidRPr="000A54A5">
        <w:rPr>
          <w:rFonts w:ascii="Times New Roman" w:hAnsi="Times New Roman" w:cs="Times New Roman"/>
          <w:sz w:val="24"/>
          <w:szCs w:val="24"/>
          <w:lang w:val="en-US"/>
        </w:rPr>
        <w:t xml:space="preserve">php </w:t>
      </w:r>
      <w:r w:rsidR="00107554">
        <w:rPr>
          <w:rFonts w:ascii="Times New Roman" w:hAnsi="Times New Roman" w:cs="Times New Roman"/>
          <w:sz w:val="24"/>
          <w:szCs w:val="24"/>
          <w:lang w:val="en-US"/>
        </w:rPr>
        <w:t>and</w:t>
      </w:r>
      <w:r w:rsidR="00744AE9">
        <w:rPr>
          <w:rFonts w:ascii="Times New Roman" w:hAnsi="Times New Roman" w:cs="Times New Roman"/>
          <w:sz w:val="24"/>
          <w:szCs w:val="24"/>
          <w:lang w:val="en-US"/>
        </w:rPr>
        <w:t xml:space="preserve"> java script </w:t>
      </w:r>
      <w:r w:rsidRPr="000A54A5">
        <w:rPr>
          <w:rFonts w:ascii="Times New Roman" w:hAnsi="Times New Roman" w:cs="Times New Roman"/>
          <w:sz w:val="24"/>
          <w:szCs w:val="24"/>
          <w:lang w:val="en-US"/>
        </w:rPr>
        <w:t xml:space="preserve">login files </w:t>
      </w:r>
      <w:r w:rsidR="0063671A" w:rsidRPr="000A54A5">
        <w:rPr>
          <w:rFonts w:ascii="Times New Roman" w:hAnsi="Times New Roman" w:cs="Times New Roman"/>
          <w:sz w:val="24"/>
          <w:szCs w:val="24"/>
          <w:lang w:val="en-US"/>
        </w:rPr>
        <w:t>for the farmer and admin are in two separate folders</w:t>
      </w:r>
      <w:r w:rsidR="00EA7D7F" w:rsidRPr="000A54A5">
        <w:rPr>
          <w:rFonts w:ascii="Times New Roman" w:hAnsi="Times New Roman" w:cs="Times New Roman"/>
          <w:sz w:val="24"/>
          <w:szCs w:val="24"/>
          <w:lang w:val="en-US"/>
        </w:rPr>
        <w:t xml:space="preserve"> whereas the farmer would require admin access to view, modify add or </w:t>
      </w:r>
      <w:r w:rsidR="00CD7CC6" w:rsidRPr="000A54A5">
        <w:rPr>
          <w:rFonts w:ascii="Times New Roman" w:hAnsi="Times New Roman" w:cs="Times New Roman"/>
          <w:sz w:val="24"/>
          <w:szCs w:val="24"/>
          <w:lang w:val="en-US"/>
        </w:rPr>
        <w:t>dele any data that is only authorized by the admin</w:t>
      </w:r>
    </w:p>
    <w:p w14:paraId="725F3D10" w14:textId="77777777" w:rsidR="00BA455F" w:rsidRDefault="00BA455F" w:rsidP="00377197">
      <w:pPr>
        <w:rPr>
          <w:rFonts w:ascii="Times New Roman" w:hAnsi="Times New Roman" w:cs="Times New Roman"/>
          <w:sz w:val="24"/>
          <w:szCs w:val="24"/>
          <w:lang w:val="en-US"/>
        </w:rPr>
      </w:pPr>
    </w:p>
    <w:p w14:paraId="6C1BAC41" w14:textId="0DA7F4E2" w:rsidR="00BA455F" w:rsidRDefault="00BA455F" w:rsidP="00377197">
      <w:pPr>
        <w:rPr>
          <w:rFonts w:ascii="Times New Roman" w:hAnsi="Times New Roman" w:cs="Times New Roman"/>
          <w:sz w:val="24"/>
          <w:szCs w:val="24"/>
          <w:lang w:val="en-US"/>
        </w:rPr>
      </w:pPr>
      <w:r w:rsidRPr="00BA455F">
        <w:rPr>
          <w:rFonts w:ascii="Times New Roman" w:hAnsi="Times New Roman" w:cs="Times New Roman"/>
          <w:sz w:val="24"/>
          <w:szCs w:val="24"/>
          <w:lang w:val="en-US"/>
        </w:rPr>
        <w:lastRenderedPageBreak/>
        <w:t xml:space="preserve">The login form </w:t>
      </w:r>
      <w:r w:rsidR="00FA21A9">
        <w:rPr>
          <w:rFonts w:ascii="Times New Roman" w:hAnsi="Times New Roman" w:cs="Times New Roman"/>
          <w:sz w:val="24"/>
          <w:szCs w:val="24"/>
          <w:lang w:val="en-US"/>
        </w:rPr>
        <w:t xml:space="preserve">is </w:t>
      </w:r>
      <w:r w:rsidRPr="00BA455F">
        <w:rPr>
          <w:rFonts w:ascii="Times New Roman" w:hAnsi="Times New Roman" w:cs="Times New Roman"/>
          <w:sz w:val="24"/>
          <w:szCs w:val="24"/>
          <w:lang w:val="en-US"/>
        </w:rPr>
        <w:t xml:space="preserve">available in the </w:t>
      </w:r>
      <w:r w:rsidR="00107554">
        <w:rPr>
          <w:rFonts w:ascii="Times New Roman" w:hAnsi="Times New Roman" w:cs="Times New Roman"/>
          <w:sz w:val="24"/>
          <w:szCs w:val="24"/>
          <w:lang w:val="en-US"/>
        </w:rPr>
        <w:t>index.p</w:t>
      </w:r>
      <w:r w:rsidR="00107554" w:rsidRPr="00BA455F">
        <w:rPr>
          <w:rFonts w:ascii="Times New Roman" w:hAnsi="Times New Roman" w:cs="Times New Roman"/>
          <w:sz w:val="24"/>
          <w:szCs w:val="24"/>
          <w:lang w:val="en-US"/>
        </w:rPr>
        <w:t>hp</w:t>
      </w:r>
      <w:r w:rsidRPr="00BA455F">
        <w:rPr>
          <w:rFonts w:ascii="Times New Roman" w:hAnsi="Times New Roman" w:cs="Times New Roman"/>
          <w:sz w:val="24"/>
          <w:szCs w:val="24"/>
          <w:lang w:val="en-US"/>
        </w:rPr>
        <w:t xml:space="preserve"> page</w:t>
      </w:r>
      <w:r w:rsidR="00107554">
        <w:rPr>
          <w:rFonts w:ascii="Times New Roman" w:hAnsi="Times New Roman" w:cs="Times New Roman"/>
          <w:sz w:val="24"/>
          <w:szCs w:val="24"/>
          <w:lang w:val="en-US"/>
        </w:rPr>
        <w:t xml:space="preserve">. </w:t>
      </w:r>
      <w:r w:rsidR="00FA21A9">
        <w:rPr>
          <w:rFonts w:ascii="Times New Roman" w:hAnsi="Times New Roman" w:cs="Times New Roman"/>
          <w:sz w:val="24"/>
          <w:szCs w:val="24"/>
          <w:lang w:val="en-US"/>
        </w:rPr>
        <w:t>Input</w:t>
      </w:r>
      <w:r w:rsidRPr="00BA455F">
        <w:rPr>
          <w:rFonts w:ascii="Times New Roman" w:hAnsi="Times New Roman" w:cs="Times New Roman"/>
          <w:sz w:val="24"/>
          <w:szCs w:val="24"/>
          <w:lang w:val="en-US"/>
        </w:rPr>
        <w:t xml:space="preserve"> data is sent to login.php page</w:t>
      </w:r>
      <w:r w:rsidR="00107554">
        <w:rPr>
          <w:rFonts w:ascii="Times New Roman" w:hAnsi="Times New Roman" w:cs="Times New Roman"/>
          <w:sz w:val="24"/>
          <w:szCs w:val="24"/>
          <w:lang w:val="en-US"/>
        </w:rPr>
        <w:t xml:space="preserve">, </w:t>
      </w:r>
      <w:r w:rsidRPr="00BA455F">
        <w:rPr>
          <w:rFonts w:ascii="Times New Roman" w:hAnsi="Times New Roman" w:cs="Times New Roman"/>
          <w:sz w:val="24"/>
          <w:szCs w:val="24"/>
          <w:lang w:val="en-US"/>
        </w:rPr>
        <w:t xml:space="preserve">if you get </w:t>
      </w:r>
      <w:r w:rsidR="00107554" w:rsidRPr="00BA455F">
        <w:rPr>
          <w:rFonts w:ascii="Times New Roman" w:hAnsi="Times New Roman" w:cs="Times New Roman"/>
          <w:sz w:val="24"/>
          <w:szCs w:val="24"/>
          <w:lang w:val="en-US"/>
        </w:rPr>
        <w:t>login success</w:t>
      </w:r>
      <w:r w:rsidRPr="00BA455F">
        <w:rPr>
          <w:rFonts w:ascii="Times New Roman" w:hAnsi="Times New Roman" w:cs="Times New Roman"/>
          <w:sz w:val="24"/>
          <w:szCs w:val="24"/>
          <w:lang w:val="en-US"/>
        </w:rPr>
        <w:t xml:space="preserve"> string from login.php page means user is logged in successfully and </w:t>
      </w:r>
      <w:del w:id="331" w:author="Pukuta Mwanza" w:date="2022-08-05T17:47:00Z">
        <w:r w:rsidRPr="00BA455F" w:rsidDel="00170062">
          <w:rPr>
            <w:rFonts w:ascii="Times New Roman" w:hAnsi="Times New Roman" w:cs="Times New Roman"/>
            <w:sz w:val="24"/>
            <w:szCs w:val="24"/>
            <w:lang w:val="en-US"/>
          </w:rPr>
          <w:delText>window.location</w:delText>
        </w:r>
      </w:del>
      <w:ins w:id="332" w:author="Pukuta Mwanza" w:date="2022-08-05T17:47:00Z">
        <w:r w:rsidR="00170062" w:rsidRPr="00BA455F">
          <w:rPr>
            <w:rFonts w:ascii="Times New Roman" w:hAnsi="Times New Roman" w:cs="Times New Roman"/>
            <w:sz w:val="24"/>
            <w:szCs w:val="24"/>
            <w:lang w:val="en-US"/>
          </w:rPr>
          <w:t>window. Location</w:t>
        </w:r>
      </w:ins>
      <w:r w:rsidRPr="00BA455F">
        <w:rPr>
          <w:rFonts w:ascii="Times New Roman" w:hAnsi="Times New Roman" w:cs="Times New Roman"/>
          <w:sz w:val="24"/>
          <w:szCs w:val="24"/>
          <w:lang w:val="en-US"/>
        </w:rPr>
        <w:t xml:space="preserve"> is used to redirect the user</w:t>
      </w:r>
      <w:r w:rsidR="00107554">
        <w:rPr>
          <w:rFonts w:ascii="Times New Roman" w:hAnsi="Times New Roman" w:cs="Times New Roman"/>
          <w:sz w:val="24"/>
          <w:szCs w:val="24"/>
          <w:lang w:val="en-US"/>
        </w:rPr>
        <w:t>.</w:t>
      </w:r>
    </w:p>
    <w:p w14:paraId="601234CC" w14:textId="754E7186" w:rsidR="003E0670" w:rsidRPr="000A54A5" w:rsidRDefault="003E0670" w:rsidP="00377197">
      <w:pPr>
        <w:rPr>
          <w:rFonts w:ascii="Times New Roman" w:hAnsi="Times New Roman" w:cs="Times New Roman"/>
          <w:sz w:val="24"/>
          <w:szCs w:val="24"/>
          <w:lang w:val="en-US"/>
        </w:rPr>
      </w:pPr>
      <w:r>
        <w:rPr>
          <w:rFonts w:ascii="Times New Roman" w:hAnsi="Times New Roman" w:cs="Times New Roman"/>
          <w:sz w:val="24"/>
          <w:szCs w:val="24"/>
          <w:lang w:val="en-US"/>
        </w:rPr>
        <w:t xml:space="preserve">Here is a </w:t>
      </w:r>
      <w:r w:rsidR="00744AE9">
        <w:rPr>
          <w:rFonts w:ascii="Times New Roman" w:hAnsi="Times New Roman" w:cs="Times New Roman"/>
          <w:sz w:val="24"/>
          <w:szCs w:val="24"/>
          <w:lang w:val="en-US"/>
        </w:rPr>
        <w:t>snippet</w:t>
      </w:r>
      <w:r>
        <w:rPr>
          <w:rFonts w:ascii="Times New Roman" w:hAnsi="Times New Roman" w:cs="Times New Roman"/>
          <w:sz w:val="24"/>
          <w:szCs w:val="24"/>
          <w:lang w:val="en-US"/>
        </w:rPr>
        <w:t xml:space="preserve"> of the customer login function</w:t>
      </w:r>
      <w:r w:rsidR="00107554">
        <w:rPr>
          <w:rFonts w:ascii="Times New Roman" w:hAnsi="Times New Roman" w:cs="Times New Roman"/>
          <w:sz w:val="24"/>
          <w:szCs w:val="24"/>
          <w:lang w:val="en-US"/>
        </w:rPr>
        <w:t>;</w:t>
      </w:r>
    </w:p>
    <w:p w14:paraId="4C234F5B" w14:textId="77777777" w:rsidR="003F6F14" w:rsidRPr="003F6F14" w:rsidRDefault="003F6F14" w:rsidP="003F6F14">
      <w:pPr>
        <w:shd w:val="clear" w:color="auto" w:fill="1E1E1E"/>
        <w:spacing w:after="0" w:line="285" w:lineRule="atLeast"/>
        <w:rPr>
          <w:rFonts w:ascii="Consolas" w:eastAsia="Times New Roman" w:hAnsi="Consolas" w:cs="Times New Roman"/>
          <w:color w:val="D4D4D4"/>
          <w:sz w:val="16"/>
          <w:szCs w:val="16"/>
          <w:lang w:val="en-US"/>
        </w:rPr>
      </w:pPr>
      <w:r w:rsidRPr="003F6F14">
        <w:rPr>
          <w:rFonts w:ascii="Consolas" w:eastAsia="Times New Roman" w:hAnsi="Consolas" w:cs="Times New Roman"/>
          <w:color w:val="D4D4D4"/>
          <w:sz w:val="16"/>
          <w:szCs w:val="16"/>
          <w:lang w:val="en-US"/>
        </w:rPr>
        <w:t xml:space="preserve">    </w:t>
      </w:r>
      <w:r w:rsidRPr="003F6F14">
        <w:rPr>
          <w:rFonts w:ascii="Consolas" w:eastAsia="Times New Roman" w:hAnsi="Consolas" w:cs="Times New Roman"/>
          <w:color w:val="DCDCAA"/>
          <w:sz w:val="16"/>
          <w:szCs w:val="16"/>
          <w:lang w:val="en-US"/>
        </w:rPr>
        <w:t>$</w:t>
      </w:r>
      <w:r w:rsidRPr="003F6F14">
        <w:rPr>
          <w:rFonts w:ascii="Consolas" w:eastAsia="Times New Roman" w:hAnsi="Consolas" w:cs="Times New Roman"/>
          <w:color w:val="D4D4D4"/>
          <w:sz w:val="16"/>
          <w:szCs w:val="16"/>
          <w:lang w:val="en-US"/>
        </w:rPr>
        <w:t>(</w:t>
      </w:r>
      <w:r w:rsidRPr="003F6F14">
        <w:rPr>
          <w:rFonts w:ascii="Consolas" w:eastAsia="Times New Roman" w:hAnsi="Consolas" w:cs="Times New Roman"/>
          <w:color w:val="CE9178"/>
          <w:sz w:val="16"/>
          <w:szCs w:val="16"/>
          <w:lang w:val="en-US"/>
        </w:rPr>
        <w:t>"#login"</w:t>
      </w:r>
      <w:r w:rsidRPr="003F6F14">
        <w:rPr>
          <w:rFonts w:ascii="Consolas" w:eastAsia="Times New Roman" w:hAnsi="Consolas" w:cs="Times New Roman"/>
          <w:color w:val="D4D4D4"/>
          <w:sz w:val="16"/>
          <w:szCs w:val="16"/>
          <w:lang w:val="en-US"/>
        </w:rPr>
        <w:t>).</w:t>
      </w:r>
      <w:r w:rsidRPr="003F6F14">
        <w:rPr>
          <w:rFonts w:ascii="Consolas" w:eastAsia="Times New Roman" w:hAnsi="Consolas" w:cs="Times New Roman"/>
          <w:color w:val="DCDCAA"/>
          <w:sz w:val="16"/>
          <w:szCs w:val="16"/>
          <w:lang w:val="en-US"/>
        </w:rPr>
        <w:t>on</w:t>
      </w:r>
      <w:r w:rsidRPr="003F6F14">
        <w:rPr>
          <w:rFonts w:ascii="Consolas" w:eastAsia="Times New Roman" w:hAnsi="Consolas" w:cs="Times New Roman"/>
          <w:color w:val="D4D4D4"/>
          <w:sz w:val="16"/>
          <w:szCs w:val="16"/>
          <w:lang w:val="en-US"/>
        </w:rPr>
        <w:t>(</w:t>
      </w:r>
      <w:r w:rsidRPr="003F6F14">
        <w:rPr>
          <w:rFonts w:ascii="Consolas" w:eastAsia="Times New Roman" w:hAnsi="Consolas" w:cs="Times New Roman"/>
          <w:color w:val="CE9178"/>
          <w:sz w:val="16"/>
          <w:szCs w:val="16"/>
          <w:lang w:val="en-US"/>
        </w:rPr>
        <w:t>"submit"</w:t>
      </w:r>
      <w:r w:rsidRPr="003F6F14">
        <w:rPr>
          <w:rFonts w:ascii="Consolas" w:eastAsia="Times New Roman" w:hAnsi="Consolas" w:cs="Times New Roman"/>
          <w:color w:val="D4D4D4"/>
          <w:sz w:val="16"/>
          <w:szCs w:val="16"/>
          <w:lang w:val="en-US"/>
        </w:rPr>
        <w:t>,</w:t>
      </w:r>
      <w:r w:rsidRPr="003F6F14">
        <w:rPr>
          <w:rFonts w:ascii="Consolas" w:eastAsia="Times New Roman" w:hAnsi="Consolas" w:cs="Times New Roman"/>
          <w:color w:val="569CD6"/>
          <w:sz w:val="16"/>
          <w:szCs w:val="16"/>
          <w:lang w:val="en-US"/>
        </w:rPr>
        <w:t>function</w:t>
      </w:r>
      <w:r w:rsidRPr="003F6F14">
        <w:rPr>
          <w:rFonts w:ascii="Consolas" w:eastAsia="Times New Roman" w:hAnsi="Consolas" w:cs="Times New Roman"/>
          <w:color w:val="D4D4D4"/>
          <w:sz w:val="16"/>
          <w:szCs w:val="16"/>
          <w:lang w:val="en-US"/>
        </w:rPr>
        <w:t>(</w:t>
      </w:r>
      <w:r w:rsidRPr="003F6F14">
        <w:rPr>
          <w:rFonts w:ascii="Consolas" w:eastAsia="Times New Roman" w:hAnsi="Consolas" w:cs="Times New Roman"/>
          <w:color w:val="9CDCFE"/>
          <w:sz w:val="16"/>
          <w:szCs w:val="16"/>
          <w:lang w:val="en-US"/>
        </w:rPr>
        <w:t>event</w:t>
      </w:r>
      <w:r w:rsidRPr="003F6F14">
        <w:rPr>
          <w:rFonts w:ascii="Consolas" w:eastAsia="Times New Roman" w:hAnsi="Consolas" w:cs="Times New Roman"/>
          <w:color w:val="D4D4D4"/>
          <w:sz w:val="16"/>
          <w:szCs w:val="16"/>
          <w:lang w:val="en-US"/>
        </w:rPr>
        <w:t>){</w:t>
      </w:r>
    </w:p>
    <w:p w14:paraId="01A83A2B" w14:textId="77777777" w:rsidR="003F6F14" w:rsidRPr="003F6F14" w:rsidRDefault="003F6F14" w:rsidP="003F6F14">
      <w:pPr>
        <w:shd w:val="clear" w:color="auto" w:fill="1E1E1E"/>
        <w:spacing w:after="0" w:line="285" w:lineRule="atLeast"/>
        <w:rPr>
          <w:rFonts w:ascii="Consolas" w:eastAsia="Times New Roman" w:hAnsi="Consolas" w:cs="Times New Roman"/>
          <w:color w:val="D4D4D4"/>
          <w:sz w:val="16"/>
          <w:szCs w:val="16"/>
          <w:lang w:val="en-US"/>
        </w:rPr>
      </w:pPr>
      <w:r w:rsidRPr="003F6F14">
        <w:rPr>
          <w:rFonts w:ascii="Consolas" w:eastAsia="Times New Roman" w:hAnsi="Consolas" w:cs="Times New Roman"/>
          <w:color w:val="D4D4D4"/>
          <w:sz w:val="16"/>
          <w:szCs w:val="16"/>
          <w:lang w:val="en-US"/>
        </w:rPr>
        <w:t xml:space="preserve">        </w:t>
      </w:r>
      <w:r w:rsidRPr="003F6F14">
        <w:rPr>
          <w:rFonts w:ascii="Consolas" w:eastAsia="Times New Roman" w:hAnsi="Consolas" w:cs="Times New Roman"/>
          <w:color w:val="9CDCFE"/>
          <w:sz w:val="16"/>
          <w:szCs w:val="16"/>
          <w:lang w:val="en-US"/>
        </w:rPr>
        <w:t>event</w:t>
      </w:r>
      <w:r w:rsidRPr="003F6F14">
        <w:rPr>
          <w:rFonts w:ascii="Consolas" w:eastAsia="Times New Roman" w:hAnsi="Consolas" w:cs="Times New Roman"/>
          <w:color w:val="D4D4D4"/>
          <w:sz w:val="16"/>
          <w:szCs w:val="16"/>
          <w:lang w:val="en-US"/>
        </w:rPr>
        <w:t>.</w:t>
      </w:r>
      <w:r w:rsidRPr="003F6F14">
        <w:rPr>
          <w:rFonts w:ascii="Consolas" w:eastAsia="Times New Roman" w:hAnsi="Consolas" w:cs="Times New Roman"/>
          <w:color w:val="DCDCAA"/>
          <w:sz w:val="16"/>
          <w:szCs w:val="16"/>
          <w:lang w:val="en-US"/>
        </w:rPr>
        <w:t>preventDefault</w:t>
      </w:r>
      <w:r w:rsidRPr="003F6F14">
        <w:rPr>
          <w:rFonts w:ascii="Consolas" w:eastAsia="Times New Roman" w:hAnsi="Consolas" w:cs="Times New Roman"/>
          <w:color w:val="D4D4D4"/>
          <w:sz w:val="16"/>
          <w:szCs w:val="16"/>
          <w:lang w:val="en-US"/>
        </w:rPr>
        <w:t>();</w:t>
      </w:r>
    </w:p>
    <w:p w14:paraId="2DCC2A83" w14:textId="77777777" w:rsidR="003F6F14" w:rsidRPr="003F6F14" w:rsidRDefault="003F6F14" w:rsidP="003F6F14">
      <w:pPr>
        <w:shd w:val="clear" w:color="auto" w:fill="1E1E1E"/>
        <w:spacing w:after="0" w:line="285" w:lineRule="atLeast"/>
        <w:rPr>
          <w:rFonts w:ascii="Consolas" w:eastAsia="Times New Roman" w:hAnsi="Consolas" w:cs="Times New Roman"/>
          <w:color w:val="D4D4D4"/>
          <w:sz w:val="16"/>
          <w:szCs w:val="16"/>
          <w:lang w:val="en-US"/>
        </w:rPr>
      </w:pPr>
      <w:r w:rsidRPr="003F6F14">
        <w:rPr>
          <w:rFonts w:ascii="Consolas" w:eastAsia="Times New Roman" w:hAnsi="Consolas" w:cs="Times New Roman"/>
          <w:color w:val="D4D4D4"/>
          <w:sz w:val="16"/>
          <w:szCs w:val="16"/>
          <w:lang w:val="en-US"/>
        </w:rPr>
        <w:t xml:space="preserve">        </w:t>
      </w:r>
      <w:r w:rsidRPr="003F6F14">
        <w:rPr>
          <w:rFonts w:ascii="Consolas" w:eastAsia="Times New Roman" w:hAnsi="Consolas" w:cs="Times New Roman"/>
          <w:color w:val="DCDCAA"/>
          <w:sz w:val="16"/>
          <w:szCs w:val="16"/>
          <w:lang w:val="en-US"/>
        </w:rPr>
        <w:t>$</w:t>
      </w:r>
      <w:r w:rsidRPr="003F6F14">
        <w:rPr>
          <w:rFonts w:ascii="Consolas" w:eastAsia="Times New Roman" w:hAnsi="Consolas" w:cs="Times New Roman"/>
          <w:color w:val="D4D4D4"/>
          <w:sz w:val="16"/>
          <w:szCs w:val="16"/>
          <w:lang w:val="en-US"/>
        </w:rPr>
        <w:t>(</w:t>
      </w:r>
      <w:r w:rsidRPr="003F6F14">
        <w:rPr>
          <w:rFonts w:ascii="Consolas" w:eastAsia="Times New Roman" w:hAnsi="Consolas" w:cs="Times New Roman"/>
          <w:color w:val="CE9178"/>
          <w:sz w:val="16"/>
          <w:szCs w:val="16"/>
          <w:lang w:val="en-US"/>
        </w:rPr>
        <w:t>".overlay"</w:t>
      </w:r>
      <w:r w:rsidRPr="003F6F14">
        <w:rPr>
          <w:rFonts w:ascii="Consolas" w:eastAsia="Times New Roman" w:hAnsi="Consolas" w:cs="Times New Roman"/>
          <w:color w:val="D4D4D4"/>
          <w:sz w:val="16"/>
          <w:szCs w:val="16"/>
          <w:lang w:val="en-US"/>
        </w:rPr>
        <w:t>).</w:t>
      </w:r>
      <w:r w:rsidRPr="003F6F14">
        <w:rPr>
          <w:rFonts w:ascii="Consolas" w:eastAsia="Times New Roman" w:hAnsi="Consolas" w:cs="Times New Roman"/>
          <w:color w:val="DCDCAA"/>
          <w:sz w:val="16"/>
          <w:szCs w:val="16"/>
          <w:lang w:val="en-US"/>
        </w:rPr>
        <w:t>show</w:t>
      </w:r>
      <w:r w:rsidRPr="003F6F14">
        <w:rPr>
          <w:rFonts w:ascii="Consolas" w:eastAsia="Times New Roman" w:hAnsi="Consolas" w:cs="Times New Roman"/>
          <w:color w:val="D4D4D4"/>
          <w:sz w:val="16"/>
          <w:szCs w:val="16"/>
          <w:lang w:val="en-US"/>
        </w:rPr>
        <w:t>();</w:t>
      </w:r>
    </w:p>
    <w:p w14:paraId="0C87A17C" w14:textId="77777777" w:rsidR="003F6F14" w:rsidRPr="003F6F14" w:rsidRDefault="003F6F14" w:rsidP="003F6F14">
      <w:pPr>
        <w:shd w:val="clear" w:color="auto" w:fill="1E1E1E"/>
        <w:spacing w:after="0" w:line="285" w:lineRule="atLeast"/>
        <w:rPr>
          <w:rFonts w:ascii="Consolas" w:eastAsia="Times New Roman" w:hAnsi="Consolas" w:cs="Times New Roman"/>
          <w:color w:val="D4D4D4"/>
          <w:sz w:val="16"/>
          <w:szCs w:val="16"/>
          <w:lang w:val="en-US"/>
        </w:rPr>
      </w:pPr>
      <w:r w:rsidRPr="003F6F14">
        <w:rPr>
          <w:rFonts w:ascii="Consolas" w:eastAsia="Times New Roman" w:hAnsi="Consolas" w:cs="Times New Roman"/>
          <w:color w:val="D4D4D4"/>
          <w:sz w:val="16"/>
          <w:szCs w:val="16"/>
          <w:lang w:val="en-US"/>
        </w:rPr>
        <w:t xml:space="preserve">        </w:t>
      </w:r>
      <w:r w:rsidRPr="003F6F14">
        <w:rPr>
          <w:rFonts w:ascii="Consolas" w:eastAsia="Times New Roman" w:hAnsi="Consolas" w:cs="Times New Roman"/>
          <w:color w:val="9CDCFE"/>
          <w:sz w:val="16"/>
          <w:szCs w:val="16"/>
          <w:lang w:val="en-US"/>
        </w:rPr>
        <w:t>$</w:t>
      </w:r>
      <w:r w:rsidRPr="003F6F14">
        <w:rPr>
          <w:rFonts w:ascii="Consolas" w:eastAsia="Times New Roman" w:hAnsi="Consolas" w:cs="Times New Roman"/>
          <w:color w:val="D4D4D4"/>
          <w:sz w:val="16"/>
          <w:szCs w:val="16"/>
          <w:lang w:val="en-US"/>
        </w:rPr>
        <w:t>.</w:t>
      </w:r>
      <w:r w:rsidRPr="003F6F14">
        <w:rPr>
          <w:rFonts w:ascii="Consolas" w:eastAsia="Times New Roman" w:hAnsi="Consolas" w:cs="Times New Roman"/>
          <w:color w:val="DCDCAA"/>
          <w:sz w:val="16"/>
          <w:szCs w:val="16"/>
          <w:lang w:val="en-US"/>
        </w:rPr>
        <w:t>ajax</w:t>
      </w:r>
      <w:r w:rsidRPr="003F6F14">
        <w:rPr>
          <w:rFonts w:ascii="Consolas" w:eastAsia="Times New Roman" w:hAnsi="Consolas" w:cs="Times New Roman"/>
          <w:color w:val="D4D4D4"/>
          <w:sz w:val="16"/>
          <w:szCs w:val="16"/>
          <w:lang w:val="en-US"/>
        </w:rPr>
        <w:t>({</w:t>
      </w:r>
    </w:p>
    <w:p w14:paraId="4A4AD25F" w14:textId="77777777" w:rsidR="003F6F14" w:rsidRPr="003F6F14" w:rsidRDefault="003F6F14" w:rsidP="003F6F14">
      <w:pPr>
        <w:shd w:val="clear" w:color="auto" w:fill="1E1E1E"/>
        <w:spacing w:after="0" w:line="285" w:lineRule="atLeast"/>
        <w:rPr>
          <w:rFonts w:ascii="Consolas" w:eastAsia="Times New Roman" w:hAnsi="Consolas" w:cs="Times New Roman"/>
          <w:color w:val="D4D4D4"/>
          <w:sz w:val="16"/>
          <w:szCs w:val="16"/>
          <w:lang w:val="en-US"/>
        </w:rPr>
      </w:pPr>
      <w:r w:rsidRPr="003F6F14">
        <w:rPr>
          <w:rFonts w:ascii="Consolas" w:eastAsia="Times New Roman" w:hAnsi="Consolas" w:cs="Times New Roman"/>
          <w:color w:val="D4D4D4"/>
          <w:sz w:val="16"/>
          <w:szCs w:val="16"/>
          <w:lang w:val="en-US"/>
        </w:rPr>
        <w:t xml:space="preserve">            </w:t>
      </w:r>
      <w:r w:rsidRPr="003F6F14">
        <w:rPr>
          <w:rFonts w:ascii="Consolas" w:eastAsia="Times New Roman" w:hAnsi="Consolas" w:cs="Times New Roman"/>
          <w:color w:val="9CDCFE"/>
          <w:sz w:val="16"/>
          <w:szCs w:val="16"/>
          <w:lang w:val="en-US"/>
        </w:rPr>
        <w:t>url :</w:t>
      </w:r>
      <w:r w:rsidRPr="003F6F14">
        <w:rPr>
          <w:rFonts w:ascii="Consolas" w:eastAsia="Times New Roman" w:hAnsi="Consolas" w:cs="Times New Roman"/>
          <w:color w:val="D4D4D4"/>
          <w:sz w:val="16"/>
          <w:szCs w:val="16"/>
          <w:lang w:val="en-US"/>
        </w:rPr>
        <w:t xml:space="preserve">   </w:t>
      </w:r>
      <w:r w:rsidRPr="003F6F14">
        <w:rPr>
          <w:rFonts w:ascii="Consolas" w:eastAsia="Times New Roman" w:hAnsi="Consolas" w:cs="Times New Roman"/>
          <w:color w:val="CE9178"/>
          <w:sz w:val="16"/>
          <w:szCs w:val="16"/>
          <w:lang w:val="en-US"/>
        </w:rPr>
        <w:t>"login.php"</w:t>
      </w:r>
      <w:r w:rsidRPr="003F6F14">
        <w:rPr>
          <w:rFonts w:ascii="Consolas" w:eastAsia="Times New Roman" w:hAnsi="Consolas" w:cs="Times New Roman"/>
          <w:color w:val="D4D4D4"/>
          <w:sz w:val="16"/>
          <w:szCs w:val="16"/>
          <w:lang w:val="en-US"/>
        </w:rPr>
        <w:t>,</w:t>
      </w:r>
    </w:p>
    <w:p w14:paraId="3375712C" w14:textId="77777777" w:rsidR="003F6F14" w:rsidRPr="003F6F14" w:rsidRDefault="003F6F14" w:rsidP="003F6F14">
      <w:pPr>
        <w:shd w:val="clear" w:color="auto" w:fill="1E1E1E"/>
        <w:spacing w:after="0" w:line="285" w:lineRule="atLeast"/>
        <w:rPr>
          <w:rFonts w:ascii="Consolas" w:eastAsia="Times New Roman" w:hAnsi="Consolas" w:cs="Times New Roman"/>
          <w:color w:val="D4D4D4"/>
          <w:sz w:val="16"/>
          <w:szCs w:val="16"/>
          <w:lang w:val="en-US"/>
        </w:rPr>
      </w:pPr>
      <w:r w:rsidRPr="003F6F14">
        <w:rPr>
          <w:rFonts w:ascii="Consolas" w:eastAsia="Times New Roman" w:hAnsi="Consolas" w:cs="Times New Roman"/>
          <w:color w:val="D4D4D4"/>
          <w:sz w:val="16"/>
          <w:szCs w:val="16"/>
          <w:lang w:val="en-US"/>
        </w:rPr>
        <w:t xml:space="preserve">            </w:t>
      </w:r>
      <w:r w:rsidRPr="003F6F14">
        <w:rPr>
          <w:rFonts w:ascii="Consolas" w:eastAsia="Times New Roman" w:hAnsi="Consolas" w:cs="Times New Roman"/>
          <w:color w:val="9CDCFE"/>
          <w:sz w:val="16"/>
          <w:szCs w:val="16"/>
          <w:lang w:val="en-US"/>
        </w:rPr>
        <w:t>method:</w:t>
      </w:r>
      <w:r w:rsidRPr="003F6F14">
        <w:rPr>
          <w:rFonts w:ascii="Consolas" w:eastAsia="Times New Roman" w:hAnsi="Consolas" w:cs="Times New Roman"/>
          <w:color w:val="D4D4D4"/>
          <w:sz w:val="16"/>
          <w:szCs w:val="16"/>
          <w:lang w:val="en-US"/>
        </w:rPr>
        <w:t xml:space="preserve"> </w:t>
      </w:r>
      <w:r w:rsidRPr="003F6F14">
        <w:rPr>
          <w:rFonts w:ascii="Consolas" w:eastAsia="Times New Roman" w:hAnsi="Consolas" w:cs="Times New Roman"/>
          <w:color w:val="CE9178"/>
          <w:sz w:val="16"/>
          <w:szCs w:val="16"/>
          <w:lang w:val="en-US"/>
        </w:rPr>
        <w:t>"POST"</w:t>
      </w:r>
      <w:r w:rsidRPr="003F6F14">
        <w:rPr>
          <w:rFonts w:ascii="Consolas" w:eastAsia="Times New Roman" w:hAnsi="Consolas" w:cs="Times New Roman"/>
          <w:color w:val="D4D4D4"/>
          <w:sz w:val="16"/>
          <w:szCs w:val="16"/>
          <w:lang w:val="en-US"/>
        </w:rPr>
        <w:t>,</w:t>
      </w:r>
    </w:p>
    <w:p w14:paraId="3B83814C" w14:textId="77777777" w:rsidR="003F6F14" w:rsidRPr="003F6F14" w:rsidRDefault="003F6F14" w:rsidP="003F6F14">
      <w:pPr>
        <w:shd w:val="clear" w:color="auto" w:fill="1E1E1E"/>
        <w:spacing w:after="0" w:line="285" w:lineRule="atLeast"/>
        <w:rPr>
          <w:rFonts w:ascii="Consolas" w:eastAsia="Times New Roman" w:hAnsi="Consolas" w:cs="Times New Roman"/>
          <w:color w:val="D4D4D4"/>
          <w:sz w:val="16"/>
          <w:szCs w:val="16"/>
          <w:lang w:val="en-US"/>
        </w:rPr>
      </w:pPr>
      <w:r w:rsidRPr="003F6F14">
        <w:rPr>
          <w:rFonts w:ascii="Consolas" w:eastAsia="Times New Roman" w:hAnsi="Consolas" w:cs="Times New Roman"/>
          <w:color w:val="D4D4D4"/>
          <w:sz w:val="16"/>
          <w:szCs w:val="16"/>
          <w:lang w:val="en-US"/>
        </w:rPr>
        <w:t xml:space="preserve">            </w:t>
      </w:r>
      <w:r w:rsidRPr="003F6F14">
        <w:rPr>
          <w:rFonts w:ascii="Consolas" w:eastAsia="Times New Roman" w:hAnsi="Consolas" w:cs="Times New Roman"/>
          <w:color w:val="9CDCFE"/>
          <w:sz w:val="16"/>
          <w:szCs w:val="16"/>
          <w:lang w:val="en-US"/>
        </w:rPr>
        <w:t>data    :</w:t>
      </w:r>
      <w:r w:rsidRPr="003F6F14">
        <w:rPr>
          <w:rFonts w:ascii="Consolas" w:eastAsia="Times New Roman" w:hAnsi="Consolas" w:cs="Times New Roman"/>
          <w:color w:val="DCDCAA"/>
          <w:sz w:val="16"/>
          <w:szCs w:val="16"/>
          <w:lang w:val="en-US"/>
        </w:rPr>
        <w:t>$</w:t>
      </w:r>
      <w:r w:rsidRPr="003F6F14">
        <w:rPr>
          <w:rFonts w:ascii="Consolas" w:eastAsia="Times New Roman" w:hAnsi="Consolas" w:cs="Times New Roman"/>
          <w:color w:val="D4D4D4"/>
          <w:sz w:val="16"/>
          <w:szCs w:val="16"/>
          <w:lang w:val="en-US"/>
        </w:rPr>
        <w:t>(</w:t>
      </w:r>
      <w:r w:rsidRPr="003F6F14">
        <w:rPr>
          <w:rFonts w:ascii="Consolas" w:eastAsia="Times New Roman" w:hAnsi="Consolas" w:cs="Times New Roman"/>
          <w:color w:val="CE9178"/>
          <w:sz w:val="16"/>
          <w:szCs w:val="16"/>
          <w:lang w:val="en-US"/>
        </w:rPr>
        <w:t>"#login"</w:t>
      </w:r>
      <w:r w:rsidRPr="003F6F14">
        <w:rPr>
          <w:rFonts w:ascii="Consolas" w:eastAsia="Times New Roman" w:hAnsi="Consolas" w:cs="Times New Roman"/>
          <w:color w:val="D4D4D4"/>
          <w:sz w:val="16"/>
          <w:szCs w:val="16"/>
          <w:lang w:val="en-US"/>
        </w:rPr>
        <w:t>).</w:t>
      </w:r>
      <w:r w:rsidRPr="003F6F14">
        <w:rPr>
          <w:rFonts w:ascii="Consolas" w:eastAsia="Times New Roman" w:hAnsi="Consolas" w:cs="Times New Roman"/>
          <w:color w:val="DCDCAA"/>
          <w:sz w:val="16"/>
          <w:szCs w:val="16"/>
          <w:lang w:val="en-US"/>
        </w:rPr>
        <w:t>serialize</w:t>
      </w:r>
      <w:r w:rsidRPr="003F6F14">
        <w:rPr>
          <w:rFonts w:ascii="Consolas" w:eastAsia="Times New Roman" w:hAnsi="Consolas" w:cs="Times New Roman"/>
          <w:color w:val="D4D4D4"/>
          <w:sz w:val="16"/>
          <w:szCs w:val="16"/>
          <w:lang w:val="en-US"/>
        </w:rPr>
        <w:t>(),</w:t>
      </w:r>
    </w:p>
    <w:p w14:paraId="3F04120F" w14:textId="77777777" w:rsidR="003F6F14" w:rsidRPr="003F6F14" w:rsidRDefault="003F6F14" w:rsidP="003F6F14">
      <w:pPr>
        <w:shd w:val="clear" w:color="auto" w:fill="1E1E1E"/>
        <w:spacing w:after="0" w:line="285" w:lineRule="atLeast"/>
        <w:rPr>
          <w:rFonts w:ascii="Consolas" w:eastAsia="Times New Roman" w:hAnsi="Consolas" w:cs="Times New Roman"/>
          <w:color w:val="D4D4D4"/>
          <w:sz w:val="16"/>
          <w:szCs w:val="16"/>
          <w:lang w:val="en-US"/>
        </w:rPr>
      </w:pPr>
      <w:r w:rsidRPr="003F6F14">
        <w:rPr>
          <w:rFonts w:ascii="Consolas" w:eastAsia="Times New Roman" w:hAnsi="Consolas" w:cs="Times New Roman"/>
          <w:color w:val="D4D4D4"/>
          <w:sz w:val="16"/>
          <w:szCs w:val="16"/>
          <w:lang w:val="en-US"/>
        </w:rPr>
        <w:t xml:space="preserve">            </w:t>
      </w:r>
      <w:r w:rsidRPr="003F6F14">
        <w:rPr>
          <w:rFonts w:ascii="Consolas" w:eastAsia="Times New Roman" w:hAnsi="Consolas" w:cs="Times New Roman"/>
          <w:color w:val="DCDCAA"/>
          <w:sz w:val="16"/>
          <w:szCs w:val="16"/>
          <w:lang w:val="en-US"/>
        </w:rPr>
        <w:t>success</w:t>
      </w:r>
      <w:r w:rsidRPr="003F6F14">
        <w:rPr>
          <w:rFonts w:ascii="Consolas" w:eastAsia="Times New Roman" w:hAnsi="Consolas" w:cs="Times New Roman"/>
          <w:color w:val="9CDCFE"/>
          <w:sz w:val="16"/>
          <w:szCs w:val="16"/>
          <w:lang w:val="en-US"/>
        </w:rPr>
        <w:t xml:space="preserve"> :</w:t>
      </w:r>
      <w:r w:rsidRPr="003F6F14">
        <w:rPr>
          <w:rFonts w:ascii="Consolas" w:eastAsia="Times New Roman" w:hAnsi="Consolas" w:cs="Times New Roman"/>
          <w:color w:val="569CD6"/>
          <w:sz w:val="16"/>
          <w:szCs w:val="16"/>
          <w:lang w:val="en-US"/>
        </w:rPr>
        <w:t>function</w:t>
      </w:r>
      <w:r w:rsidRPr="003F6F14">
        <w:rPr>
          <w:rFonts w:ascii="Consolas" w:eastAsia="Times New Roman" w:hAnsi="Consolas" w:cs="Times New Roman"/>
          <w:color w:val="D4D4D4"/>
          <w:sz w:val="16"/>
          <w:szCs w:val="16"/>
          <w:lang w:val="en-US"/>
        </w:rPr>
        <w:t>(</w:t>
      </w:r>
      <w:r w:rsidRPr="003F6F14">
        <w:rPr>
          <w:rFonts w:ascii="Consolas" w:eastAsia="Times New Roman" w:hAnsi="Consolas" w:cs="Times New Roman"/>
          <w:color w:val="9CDCFE"/>
          <w:sz w:val="16"/>
          <w:szCs w:val="16"/>
          <w:lang w:val="en-US"/>
        </w:rPr>
        <w:t>data</w:t>
      </w:r>
      <w:r w:rsidRPr="003F6F14">
        <w:rPr>
          <w:rFonts w:ascii="Consolas" w:eastAsia="Times New Roman" w:hAnsi="Consolas" w:cs="Times New Roman"/>
          <w:color w:val="D4D4D4"/>
          <w:sz w:val="16"/>
          <w:szCs w:val="16"/>
          <w:lang w:val="en-US"/>
        </w:rPr>
        <w:t>){</w:t>
      </w:r>
    </w:p>
    <w:p w14:paraId="1A358DF0" w14:textId="77777777" w:rsidR="003F6F14" w:rsidRPr="003F6F14" w:rsidRDefault="003F6F14" w:rsidP="003F6F14">
      <w:pPr>
        <w:shd w:val="clear" w:color="auto" w:fill="1E1E1E"/>
        <w:spacing w:after="0" w:line="285" w:lineRule="atLeast"/>
        <w:rPr>
          <w:rFonts w:ascii="Consolas" w:eastAsia="Times New Roman" w:hAnsi="Consolas" w:cs="Times New Roman"/>
          <w:color w:val="D4D4D4"/>
          <w:sz w:val="16"/>
          <w:szCs w:val="16"/>
          <w:lang w:val="en-US"/>
        </w:rPr>
      </w:pPr>
      <w:r w:rsidRPr="003F6F14">
        <w:rPr>
          <w:rFonts w:ascii="Consolas" w:eastAsia="Times New Roman" w:hAnsi="Consolas" w:cs="Times New Roman"/>
          <w:color w:val="D4D4D4"/>
          <w:sz w:val="16"/>
          <w:szCs w:val="16"/>
          <w:lang w:val="en-US"/>
        </w:rPr>
        <w:t xml:space="preserve">                </w:t>
      </w:r>
      <w:r w:rsidRPr="003F6F14">
        <w:rPr>
          <w:rFonts w:ascii="Consolas" w:eastAsia="Times New Roman" w:hAnsi="Consolas" w:cs="Times New Roman"/>
          <w:color w:val="C586C0"/>
          <w:sz w:val="16"/>
          <w:szCs w:val="16"/>
          <w:lang w:val="en-US"/>
        </w:rPr>
        <w:t>if</w:t>
      </w:r>
      <w:r w:rsidRPr="003F6F14">
        <w:rPr>
          <w:rFonts w:ascii="Consolas" w:eastAsia="Times New Roman" w:hAnsi="Consolas" w:cs="Times New Roman"/>
          <w:color w:val="D4D4D4"/>
          <w:sz w:val="16"/>
          <w:szCs w:val="16"/>
          <w:lang w:val="en-US"/>
        </w:rPr>
        <w:t>(</w:t>
      </w:r>
      <w:r w:rsidRPr="003F6F14">
        <w:rPr>
          <w:rFonts w:ascii="Consolas" w:eastAsia="Times New Roman" w:hAnsi="Consolas" w:cs="Times New Roman"/>
          <w:color w:val="9CDCFE"/>
          <w:sz w:val="16"/>
          <w:szCs w:val="16"/>
          <w:lang w:val="en-US"/>
        </w:rPr>
        <w:t>data</w:t>
      </w:r>
      <w:r w:rsidRPr="003F6F14">
        <w:rPr>
          <w:rFonts w:ascii="Consolas" w:eastAsia="Times New Roman" w:hAnsi="Consolas" w:cs="Times New Roman"/>
          <w:color w:val="D4D4D4"/>
          <w:sz w:val="16"/>
          <w:szCs w:val="16"/>
          <w:lang w:val="en-US"/>
        </w:rPr>
        <w:t xml:space="preserve"> == </w:t>
      </w:r>
      <w:r w:rsidRPr="003F6F14">
        <w:rPr>
          <w:rFonts w:ascii="Consolas" w:eastAsia="Times New Roman" w:hAnsi="Consolas" w:cs="Times New Roman"/>
          <w:color w:val="CE9178"/>
          <w:sz w:val="16"/>
          <w:szCs w:val="16"/>
          <w:lang w:val="en-US"/>
        </w:rPr>
        <w:t>"login_success"</w:t>
      </w:r>
      <w:r w:rsidRPr="003F6F14">
        <w:rPr>
          <w:rFonts w:ascii="Consolas" w:eastAsia="Times New Roman" w:hAnsi="Consolas" w:cs="Times New Roman"/>
          <w:color w:val="D4D4D4"/>
          <w:sz w:val="16"/>
          <w:szCs w:val="16"/>
          <w:lang w:val="en-US"/>
        </w:rPr>
        <w:t>){</w:t>
      </w:r>
    </w:p>
    <w:p w14:paraId="1392E46A" w14:textId="77777777" w:rsidR="003F6F14" w:rsidRPr="003F6F14" w:rsidRDefault="003F6F14" w:rsidP="003F6F14">
      <w:pPr>
        <w:shd w:val="clear" w:color="auto" w:fill="1E1E1E"/>
        <w:spacing w:after="0" w:line="285" w:lineRule="atLeast"/>
        <w:rPr>
          <w:rFonts w:ascii="Consolas" w:eastAsia="Times New Roman" w:hAnsi="Consolas" w:cs="Times New Roman"/>
          <w:color w:val="D4D4D4"/>
          <w:sz w:val="16"/>
          <w:szCs w:val="16"/>
          <w:lang w:val="en-US"/>
        </w:rPr>
      </w:pPr>
      <w:r w:rsidRPr="003F6F14">
        <w:rPr>
          <w:rFonts w:ascii="Consolas" w:eastAsia="Times New Roman" w:hAnsi="Consolas" w:cs="Times New Roman"/>
          <w:color w:val="D4D4D4"/>
          <w:sz w:val="16"/>
          <w:szCs w:val="16"/>
          <w:lang w:val="en-US"/>
        </w:rPr>
        <w:t xml:space="preserve">                    </w:t>
      </w:r>
      <w:r w:rsidRPr="003F6F14">
        <w:rPr>
          <w:rFonts w:ascii="Consolas" w:eastAsia="Times New Roman" w:hAnsi="Consolas" w:cs="Times New Roman"/>
          <w:color w:val="9CDCFE"/>
          <w:sz w:val="16"/>
          <w:szCs w:val="16"/>
          <w:lang w:val="en-US"/>
        </w:rPr>
        <w:t>window</w:t>
      </w:r>
      <w:r w:rsidRPr="003F6F14">
        <w:rPr>
          <w:rFonts w:ascii="Consolas" w:eastAsia="Times New Roman" w:hAnsi="Consolas" w:cs="Times New Roman"/>
          <w:color w:val="D4D4D4"/>
          <w:sz w:val="16"/>
          <w:szCs w:val="16"/>
          <w:lang w:val="en-US"/>
        </w:rPr>
        <w:t>.</w:t>
      </w:r>
      <w:r w:rsidRPr="003F6F14">
        <w:rPr>
          <w:rFonts w:ascii="Consolas" w:eastAsia="Times New Roman" w:hAnsi="Consolas" w:cs="Times New Roman"/>
          <w:color w:val="9CDCFE"/>
          <w:sz w:val="16"/>
          <w:szCs w:val="16"/>
          <w:lang w:val="en-US"/>
        </w:rPr>
        <w:t>location</w:t>
      </w:r>
      <w:r w:rsidRPr="003F6F14">
        <w:rPr>
          <w:rFonts w:ascii="Consolas" w:eastAsia="Times New Roman" w:hAnsi="Consolas" w:cs="Times New Roman"/>
          <w:color w:val="D4D4D4"/>
          <w:sz w:val="16"/>
          <w:szCs w:val="16"/>
          <w:lang w:val="en-US"/>
        </w:rPr>
        <w:t>.</w:t>
      </w:r>
      <w:r w:rsidRPr="003F6F14">
        <w:rPr>
          <w:rFonts w:ascii="Consolas" w:eastAsia="Times New Roman" w:hAnsi="Consolas" w:cs="Times New Roman"/>
          <w:color w:val="9CDCFE"/>
          <w:sz w:val="16"/>
          <w:szCs w:val="16"/>
          <w:lang w:val="en-US"/>
        </w:rPr>
        <w:t>href</w:t>
      </w:r>
      <w:r w:rsidRPr="003F6F14">
        <w:rPr>
          <w:rFonts w:ascii="Consolas" w:eastAsia="Times New Roman" w:hAnsi="Consolas" w:cs="Times New Roman"/>
          <w:color w:val="D4D4D4"/>
          <w:sz w:val="16"/>
          <w:szCs w:val="16"/>
          <w:lang w:val="en-US"/>
        </w:rPr>
        <w:t xml:space="preserve"> = </w:t>
      </w:r>
      <w:r w:rsidRPr="003F6F14">
        <w:rPr>
          <w:rFonts w:ascii="Consolas" w:eastAsia="Times New Roman" w:hAnsi="Consolas" w:cs="Times New Roman"/>
          <w:color w:val="CE9178"/>
          <w:sz w:val="16"/>
          <w:szCs w:val="16"/>
          <w:lang w:val="en-US"/>
        </w:rPr>
        <w:t>"profile.php"</w:t>
      </w:r>
      <w:r w:rsidRPr="003F6F14">
        <w:rPr>
          <w:rFonts w:ascii="Consolas" w:eastAsia="Times New Roman" w:hAnsi="Consolas" w:cs="Times New Roman"/>
          <w:color w:val="D4D4D4"/>
          <w:sz w:val="16"/>
          <w:szCs w:val="16"/>
          <w:lang w:val="en-US"/>
        </w:rPr>
        <w:t>;</w:t>
      </w:r>
    </w:p>
    <w:p w14:paraId="05518124" w14:textId="77777777" w:rsidR="003F6F14" w:rsidRPr="003F6F14" w:rsidRDefault="003F6F14" w:rsidP="003F6F14">
      <w:pPr>
        <w:shd w:val="clear" w:color="auto" w:fill="1E1E1E"/>
        <w:spacing w:after="0" w:line="285" w:lineRule="atLeast"/>
        <w:rPr>
          <w:rFonts w:ascii="Consolas" w:eastAsia="Times New Roman" w:hAnsi="Consolas" w:cs="Times New Roman"/>
          <w:color w:val="D4D4D4"/>
          <w:sz w:val="16"/>
          <w:szCs w:val="16"/>
          <w:lang w:val="en-US"/>
        </w:rPr>
      </w:pPr>
      <w:r w:rsidRPr="003F6F14">
        <w:rPr>
          <w:rFonts w:ascii="Consolas" w:eastAsia="Times New Roman" w:hAnsi="Consolas" w:cs="Times New Roman"/>
          <w:color w:val="D4D4D4"/>
          <w:sz w:val="16"/>
          <w:szCs w:val="16"/>
          <w:lang w:val="en-US"/>
        </w:rPr>
        <w:t>                }</w:t>
      </w:r>
      <w:r w:rsidRPr="003F6F14">
        <w:rPr>
          <w:rFonts w:ascii="Consolas" w:eastAsia="Times New Roman" w:hAnsi="Consolas" w:cs="Times New Roman"/>
          <w:color w:val="C586C0"/>
          <w:sz w:val="16"/>
          <w:szCs w:val="16"/>
          <w:lang w:val="en-US"/>
        </w:rPr>
        <w:t>else</w:t>
      </w:r>
      <w:r w:rsidRPr="003F6F14">
        <w:rPr>
          <w:rFonts w:ascii="Consolas" w:eastAsia="Times New Roman" w:hAnsi="Consolas" w:cs="Times New Roman"/>
          <w:color w:val="D4D4D4"/>
          <w:sz w:val="16"/>
          <w:szCs w:val="16"/>
          <w:lang w:val="en-US"/>
        </w:rPr>
        <w:t xml:space="preserve"> </w:t>
      </w:r>
      <w:r w:rsidRPr="003F6F14">
        <w:rPr>
          <w:rFonts w:ascii="Consolas" w:eastAsia="Times New Roman" w:hAnsi="Consolas" w:cs="Times New Roman"/>
          <w:color w:val="C586C0"/>
          <w:sz w:val="16"/>
          <w:szCs w:val="16"/>
          <w:lang w:val="en-US"/>
        </w:rPr>
        <w:t>if</w:t>
      </w:r>
      <w:r w:rsidRPr="003F6F14">
        <w:rPr>
          <w:rFonts w:ascii="Consolas" w:eastAsia="Times New Roman" w:hAnsi="Consolas" w:cs="Times New Roman"/>
          <w:color w:val="D4D4D4"/>
          <w:sz w:val="16"/>
          <w:szCs w:val="16"/>
          <w:lang w:val="en-US"/>
        </w:rPr>
        <w:t>(</w:t>
      </w:r>
      <w:r w:rsidRPr="003F6F14">
        <w:rPr>
          <w:rFonts w:ascii="Consolas" w:eastAsia="Times New Roman" w:hAnsi="Consolas" w:cs="Times New Roman"/>
          <w:color w:val="9CDCFE"/>
          <w:sz w:val="16"/>
          <w:szCs w:val="16"/>
          <w:lang w:val="en-US"/>
        </w:rPr>
        <w:t>data</w:t>
      </w:r>
      <w:r w:rsidRPr="003F6F14">
        <w:rPr>
          <w:rFonts w:ascii="Consolas" w:eastAsia="Times New Roman" w:hAnsi="Consolas" w:cs="Times New Roman"/>
          <w:color w:val="D4D4D4"/>
          <w:sz w:val="16"/>
          <w:szCs w:val="16"/>
          <w:lang w:val="en-US"/>
        </w:rPr>
        <w:t xml:space="preserve"> == </w:t>
      </w:r>
      <w:r w:rsidRPr="003F6F14">
        <w:rPr>
          <w:rFonts w:ascii="Consolas" w:eastAsia="Times New Roman" w:hAnsi="Consolas" w:cs="Times New Roman"/>
          <w:color w:val="CE9178"/>
          <w:sz w:val="16"/>
          <w:szCs w:val="16"/>
          <w:lang w:val="en-US"/>
        </w:rPr>
        <w:t>"cart_login"</w:t>
      </w:r>
      <w:r w:rsidRPr="003F6F14">
        <w:rPr>
          <w:rFonts w:ascii="Consolas" w:eastAsia="Times New Roman" w:hAnsi="Consolas" w:cs="Times New Roman"/>
          <w:color w:val="D4D4D4"/>
          <w:sz w:val="16"/>
          <w:szCs w:val="16"/>
          <w:lang w:val="en-US"/>
        </w:rPr>
        <w:t>){</w:t>
      </w:r>
    </w:p>
    <w:p w14:paraId="22D3F242" w14:textId="77777777" w:rsidR="003F6F14" w:rsidRPr="003F6F14" w:rsidRDefault="003F6F14" w:rsidP="003F6F14">
      <w:pPr>
        <w:shd w:val="clear" w:color="auto" w:fill="1E1E1E"/>
        <w:spacing w:after="0" w:line="285" w:lineRule="atLeast"/>
        <w:rPr>
          <w:rFonts w:ascii="Consolas" w:eastAsia="Times New Roman" w:hAnsi="Consolas" w:cs="Times New Roman"/>
          <w:color w:val="D4D4D4"/>
          <w:sz w:val="16"/>
          <w:szCs w:val="16"/>
          <w:lang w:val="en-US"/>
        </w:rPr>
      </w:pPr>
      <w:r w:rsidRPr="003F6F14">
        <w:rPr>
          <w:rFonts w:ascii="Consolas" w:eastAsia="Times New Roman" w:hAnsi="Consolas" w:cs="Times New Roman"/>
          <w:color w:val="D4D4D4"/>
          <w:sz w:val="16"/>
          <w:szCs w:val="16"/>
          <w:lang w:val="en-US"/>
        </w:rPr>
        <w:t xml:space="preserve">                    </w:t>
      </w:r>
      <w:r w:rsidRPr="003F6F14">
        <w:rPr>
          <w:rFonts w:ascii="Consolas" w:eastAsia="Times New Roman" w:hAnsi="Consolas" w:cs="Times New Roman"/>
          <w:color w:val="9CDCFE"/>
          <w:sz w:val="16"/>
          <w:szCs w:val="16"/>
          <w:lang w:val="en-US"/>
        </w:rPr>
        <w:t>window</w:t>
      </w:r>
      <w:r w:rsidRPr="003F6F14">
        <w:rPr>
          <w:rFonts w:ascii="Consolas" w:eastAsia="Times New Roman" w:hAnsi="Consolas" w:cs="Times New Roman"/>
          <w:color w:val="D4D4D4"/>
          <w:sz w:val="16"/>
          <w:szCs w:val="16"/>
          <w:lang w:val="en-US"/>
        </w:rPr>
        <w:t>.</w:t>
      </w:r>
      <w:r w:rsidRPr="003F6F14">
        <w:rPr>
          <w:rFonts w:ascii="Consolas" w:eastAsia="Times New Roman" w:hAnsi="Consolas" w:cs="Times New Roman"/>
          <w:color w:val="9CDCFE"/>
          <w:sz w:val="16"/>
          <w:szCs w:val="16"/>
          <w:lang w:val="en-US"/>
        </w:rPr>
        <w:t>location</w:t>
      </w:r>
      <w:r w:rsidRPr="003F6F14">
        <w:rPr>
          <w:rFonts w:ascii="Consolas" w:eastAsia="Times New Roman" w:hAnsi="Consolas" w:cs="Times New Roman"/>
          <w:color w:val="D4D4D4"/>
          <w:sz w:val="16"/>
          <w:szCs w:val="16"/>
          <w:lang w:val="en-US"/>
        </w:rPr>
        <w:t>.</w:t>
      </w:r>
      <w:r w:rsidRPr="003F6F14">
        <w:rPr>
          <w:rFonts w:ascii="Consolas" w:eastAsia="Times New Roman" w:hAnsi="Consolas" w:cs="Times New Roman"/>
          <w:color w:val="9CDCFE"/>
          <w:sz w:val="16"/>
          <w:szCs w:val="16"/>
          <w:lang w:val="en-US"/>
        </w:rPr>
        <w:t>href</w:t>
      </w:r>
      <w:r w:rsidRPr="003F6F14">
        <w:rPr>
          <w:rFonts w:ascii="Consolas" w:eastAsia="Times New Roman" w:hAnsi="Consolas" w:cs="Times New Roman"/>
          <w:color w:val="D4D4D4"/>
          <w:sz w:val="16"/>
          <w:szCs w:val="16"/>
          <w:lang w:val="en-US"/>
        </w:rPr>
        <w:t xml:space="preserve"> = </w:t>
      </w:r>
      <w:r w:rsidRPr="003F6F14">
        <w:rPr>
          <w:rFonts w:ascii="Consolas" w:eastAsia="Times New Roman" w:hAnsi="Consolas" w:cs="Times New Roman"/>
          <w:color w:val="CE9178"/>
          <w:sz w:val="16"/>
          <w:szCs w:val="16"/>
          <w:lang w:val="en-US"/>
        </w:rPr>
        <w:t>"cart.php"</w:t>
      </w:r>
      <w:r w:rsidRPr="003F6F14">
        <w:rPr>
          <w:rFonts w:ascii="Consolas" w:eastAsia="Times New Roman" w:hAnsi="Consolas" w:cs="Times New Roman"/>
          <w:color w:val="D4D4D4"/>
          <w:sz w:val="16"/>
          <w:szCs w:val="16"/>
          <w:lang w:val="en-US"/>
        </w:rPr>
        <w:t>;</w:t>
      </w:r>
    </w:p>
    <w:p w14:paraId="38019FF3" w14:textId="77777777" w:rsidR="003F6F14" w:rsidRPr="003F6F14" w:rsidRDefault="003F6F14" w:rsidP="003F6F14">
      <w:pPr>
        <w:shd w:val="clear" w:color="auto" w:fill="1E1E1E"/>
        <w:spacing w:after="0" w:line="285" w:lineRule="atLeast"/>
        <w:rPr>
          <w:rFonts w:ascii="Consolas" w:eastAsia="Times New Roman" w:hAnsi="Consolas" w:cs="Times New Roman"/>
          <w:color w:val="D4D4D4"/>
          <w:sz w:val="16"/>
          <w:szCs w:val="16"/>
          <w:lang w:val="en-US"/>
        </w:rPr>
      </w:pPr>
      <w:r w:rsidRPr="003F6F14">
        <w:rPr>
          <w:rFonts w:ascii="Consolas" w:eastAsia="Times New Roman" w:hAnsi="Consolas" w:cs="Times New Roman"/>
          <w:color w:val="D4D4D4"/>
          <w:sz w:val="16"/>
          <w:szCs w:val="16"/>
          <w:lang w:val="en-US"/>
        </w:rPr>
        <w:t>                }</w:t>
      </w:r>
      <w:r w:rsidRPr="003F6F14">
        <w:rPr>
          <w:rFonts w:ascii="Consolas" w:eastAsia="Times New Roman" w:hAnsi="Consolas" w:cs="Times New Roman"/>
          <w:color w:val="C586C0"/>
          <w:sz w:val="16"/>
          <w:szCs w:val="16"/>
          <w:lang w:val="en-US"/>
        </w:rPr>
        <w:t>else</w:t>
      </w:r>
      <w:r w:rsidRPr="003F6F14">
        <w:rPr>
          <w:rFonts w:ascii="Consolas" w:eastAsia="Times New Roman" w:hAnsi="Consolas" w:cs="Times New Roman"/>
          <w:color w:val="D4D4D4"/>
          <w:sz w:val="16"/>
          <w:szCs w:val="16"/>
          <w:lang w:val="en-US"/>
        </w:rPr>
        <w:t>{</w:t>
      </w:r>
    </w:p>
    <w:p w14:paraId="3161FC2E" w14:textId="77777777" w:rsidR="003F6F14" w:rsidRPr="003F6F14" w:rsidRDefault="003F6F14" w:rsidP="003F6F14">
      <w:pPr>
        <w:shd w:val="clear" w:color="auto" w:fill="1E1E1E"/>
        <w:spacing w:after="0" w:line="285" w:lineRule="atLeast"/>
        <w:rPr>
          <w:rFonts w:ascii="Consolas" w:eastAsia="Times New Roman" w:hAnsi="Consolas" w:cs="Times New Roman"/>
          <w:color w:val="D4D4D4"/>
          <w:sz w:val="16"/>
          <w:szCs w:val="16"/>
          <w:lang w:val="en-US"/>
        </w:rPr>
      </w:pPr>
      <w:r w:rsidRPr="003F6F14">
        <w:rPr>
          <w:rFonts w:ascii="Consolas" w:eastAsia="Times New Roman" w:hAnsi="Consolas" w:cs="Times New Roman"/>
          <w:color w:val="D4D4D4"/>
          <w:sz w:val="16"/>
          <w:szCs w:val="16"/>
          <w:lang w:val="en-US"/>
        </w:rPr>
        <w:t xml:space="preserve">                    </w:t>
      </w:r>
      <w:r w:rsidRPr="003F6F14">
        <w:rPr>
          <w:rFonts w:ascii="Consolas" w:eastAsia="Times New Roman" w:hAnsi="Consolas" w:cs="Times New Roman"/>
          <w:color w:val="DCDCAA"/>
          <w:sz w:val="16"/>
          <w:szCs w:val="16"/>
          <w:lang w:val="en-US"/>
        </w:rPr>
        <w:t>$</w:t>
      </w:r>
      <w:r w:rsidRPr="003F6F14">
        <w:rPr>
          <w:rFonts w:ascii="Consolas" w:eastAsia="Times New Roman" w:hAnsi="Consolas" w:cs="Times New Roman"/>
          <w:color w:val="D4D4D4"/>
          <w:sz w:val="16"/>
          <w:szCs w:val="16"/>
          <w:lang w:val="en-US"/>
        </w:rPr>
        <w:t>(</w:t>
      </w:r>
      <w:r w:rsidRPr="003F6F14">
        <w:rPr>
          <w:rFonts w:ascii="Consolas" w:eastAsia="Times New Roman" w:hAnsi="Consolas" w:cs="Times New Roman"/>
          <w:color w:val="CE9178"/>
          <w:sz w:val="16"/>
          <w:szCs w:val="16"/>
          <w:lang w:val="en-US"/>
        </w:rPr>
        <w:t>"#e_msg"</w:t>
      </w:r>
      <w:r w:rsidRPr="003F6F14">
        <w:rPr>
          <w:rFonts w:ascii="Consolas" w:eastAsia="Times New Roman" w:hAnsi="Consolas" w:cs="Times New Roman"/>
          <w:color w:val="D4D4D4"/>
          <w:sz w:val="16"/>
          <w:szCs w:val="16"/>
          <w:lang w:val="en-US"/>
        </w:rPr>
        <w:t>).</w:t>
      </w:r>
      <w:r w:rsidRPr="003F6F14">
        <w:rPr>
          <w:rFonts w:ascii="Consolas" w:eastAsia="Times New Roman" w:hAnsi="Consolas" w:cs="Times New Roman"/>
          <w:color w:val="DCDCAA"/>
          <w:sz w:val="16"/>
          <w:szCs w:val="16"/>
          <w:lang w:val="en-US"/>
        </w:rPr>
        <w:t>html</w:t>
      </w:r>
      <w:r w:rsidRPr="003F6F14">
        <w:rPr>
          <w:rFonts w:ascii="Consolas" w:eastAsia="Times New Roman" w:hAnsi="Consolas" w:cs="Times New Roman"/>
          <w:color w:val="D4D4D4"/>
          <w:sz w:val="16"/>
          <w:szCs w:val="16"/>
          <w:lang w:val="en-US"/>
        </w:rPr>
        <w:t>(</w:t>
      </w:r>
      <w:r w:rsidRPr="003F6F14">
        <w:rPr>
          <w:rFonts w:ascii="Consolas" w:eastAsia="Times New Roman" w:hAnsi="Consolas" w:cs="Times New Roman"/>
          <w:color w:val="9CDCFE"/>
          <w:sz w:val="16"/>
          <w:szCs w:val="16"/>
          <w:lang w:val="en-US"/>
        </w:rPr>
        <w:t>data</w:t>
      </w:r>
      <w:r w:rsidRPr="003F6F14">
        <w:rPr>
          <w:rFonts w:ascii="Consolas" w:eastAsia="Times New Roman" w:hAnsi="Consolas" w:cs="Times New Roman"/>
          <w:color w:val="D4D4D4"/>
          <w:sz w:val="16"/>
          <w:szCs w:val="16"/>
          <w:lang w:val="en-US"/>
        </w:rPr>
        <w:t>);</w:t>
      </w:r>
    </w:p>
    <w:p w14:paraId="17142E74" w14:textId="77777777" w:rsidR="003F6F14" w:rsidRPr="003F6F14" w:rsidRDefault="003F6F14" w:rsidP="003F6F14">
      <w:pPr>
        <w:shd w:val="clear" w:color="auto" w:fill="1E1E1E"/>
        <w:spacing w:after="0" w:line="285" w:lineRule="atLeast"/>
        <w:rPr>
          <w:rFonts w:ascii="Consolas" w:eastAsia="Times New Roman" w:hAnsi="Consolas" w:cs="Times New Roman"/>
          <w:color w:val="D4D4D4"/>
          <w:sz w:val="16"/>
          <w:szCs w:val="16"/>
          <w:lang w:val="en-US"/>
        </w:rPr>
      </w:pPr>
      <w:r w:rsidRPr="003F6F14">
        <w:rPr>
          <w:rFonts w:ascii="Consolas" w:eastAsia="Times New Roman" w:hAnsi="Consolas" w:cs="Times New Roman"/>
          <w:color w:val="D4D4D4"/>
          <w:sz w:val="16"/>
          <w:szCs w:val="16"/>
          <w:lang w:val="en-US"/>
        </w:rPr>
        <w:t xml:space="preserve">                    </w:t>
      </w:r>
      <w:r w:rsidRPr="003F6F14">
        <w:rPr>
          <w:rFonts w:ascii="Consolas" w:eastAsia="Times New Roman" w:hAnsi="Consolas" w:cs="Times New Roman"/>
          <w:color w:val="DCDCAA"/>
          <w:sz w:val="16"/>
          <w:szCs w:val="16"/>
          <w:lang w:val="en-US"/>
        </w:rPr>
        <w:t>$</w:t>
      </w:r>
      <w:r w:rsidRPr="003F6F14">
        <w:rPr>
          <w:rFonts w:ascii="Consolas" w:eastAsia="Times New Roman" w:hAnsi="Consolas" w:cs="Times New Roman"/>
          <w:color w:val="D4D4D4"/>
          <w:sz w:val="16"/>
          <w:szCs w:val="16"/>
          <w:lang w:val="en-US"/>
        </w:rPr>
        <w:t>(</w:t>
      </w:r>
      <w:r w:rsidRPr="003F6F14">
        <w:rPr>
          <w:rFonts w:ascii="Consolas" w:eastAsia="Times New Roman" w:hAnsi="Consolas" w:cs="Times New Roman"/>
          <w:color w:val="CE9178"/>
          <w:sz w:val="16"/>
          <w:szCs w:val="16"/>
          <w:lang w:val="en-US"/>
        </w:rPr>
        <w:t>".overlay"</w:t>
      </w:r>
      <w:r w:rsidRPr="003F6F14">
        <w:rPr>
          <w:rFonts w:ascii="Consolas" w:eastAsia="Times New Roman" w:hAnsi="Consolas" w:cs="Times New Roman"/>
          <w:color w:val="D4D4D4"/>
          <w:sz w:val="16"/>
          <w:szCs w:val="16"/>
          <w:lang w:val="en-US"/>
        </w:rPr>
        <w:t>).</w:t>
      </w:r>
      <w:r w:rsidRPr="003F6F14">
        <w:rPr>
          <w:rFonts w:ascii="Consolas" w:eastAsia="Times New Roman" w:hAnsi="Consolas" w:cs="Times New Roman"/>
          <w:color w:val="DCDCAA"/>
          <w:sz w:val="16"/>
          <w:szCs w:val="16"/>
          <w:lang w:val="en-US"/>
        </w:rPr>
        <w:t>hide</w:t>
      </w:r>
      <w:r w:rsidRPr="003F6F14">
        <w:rPr>
          <w:rFonts w:ascii="Consolas" w:eastAsia="Times New Roman" w:hAnsi="Consolas" w:cs="Times New Roman"/>
          <w:color w:val="D4D4D4"/>
          <w:sz w:val="16"/>
          <w:szCs w:val="16"/>
          <w:lang w:val="en-US"/>
        </w:rPr>
        <w:t>();</w:t>
      </w:r>
    </w:p>
    <w:p w14:paraId="7C46E563" w14:textId="77777777" w:rsidR="003F6F14" w:rsidRPr="003F6F14" w:rsidRDefault="003F6F14" w:rsidP="003F6F14">
      <w:pPr>
        <w:shd w:val="clear" w:color="auto" w:fill="1E1E1E"/>
        <w:spacing w:after="0" w:line="285" w:lineRule="atLeast"/>
        <w:rPr>
          <w:rFonts w:ascii="Consolas" w:eastAsia="Times New Roman" w:hAnsi="Consolas" w:cs="Times New Roman"/>
          <w:color w:val="D4D4D4"/>
          <w:sz w:val="16"/>
          <w:szCs w:val="16"/>
          <w:lang w:val="en-US"/>
        </w:rPr>
      </w:pPr>
      <w:r w:rsidRPr="003F6F14">
        <w:rPr>
          <w:rFonts w:ascii="Consolas" w:eastAsia="Times New Roman" w:hAnsi="Consolas" w:cs="Times New Roman"/>
          <w:color w:val="D4D4D4"/>
          <w:sz w:val="16"/>
          <w:szCs w:val="16"/>
          <w:lang w:val="en-US"/>
        </w:rPr>
        <w:t>                }</w:t>
      </w:r>
    </w:p>
    <w:p w14:paraId="46DB1195" w14:textId="77777777" w:rsidR="003F6F14" w:rsidRPr="003F6F14" w:rsidRDefault="003F6F14" w:rsidP="003F6F14">
      <w:pPr>
        <w:shd w:val="clear" w:color="auto" w:fill="1E1E1E"/>
        <w:spacing w:after="0" w:line="285" w:lineRule="atLeast"/>
        <w:rPr>
          <w:rFonts w:ascii="Consolas" w:eastAsia="Times New Roman" w:hAnsi="Consolas" w:cs="Times New Roman"/>
          <w:color w:val="D4D4D4"/>
          <w:sz w:val="16"/>
          <w:szCs w:val="16"/>
          <w:lang w:val="en-US"/>
        </w:rPr>
      </w:pPr>
      <w:r w:rsidRPr="003F6F14">
        <w:rPr>
          <w:rFonts w:ascii="Consolas" w:eastAsia="Times New Roman" w:hAnsi="Consolas" w:cs="Times New Roman"/>
          <w:color w:val="D4D4D4"/>
          <w:sz w:val="16"/>
          <w:szCs w:val="16"/>
          <w:lang w:val="en-US"/>
        </w:rPr>
        <w:t>            }</w:t>
      </w:r>
    </w:p>
    <w:p w14:paraId="5D3E5C77" w14:textId="77777777" w:rsidR="003F6F14" w:rsidRPr="003F6F14" w:rsidRDefault="003F6F14" w:rsidP="003F6F14">
      <w:pPr>
        <w:shd w:val="clear" w:color="auto" w:fill="1E1E1E"/>
        <w:spacing w:after="0" w:line="285" w:lineRule="atLeast"/>
        <w:rPr>
          <w:rFonts w:ascii="Consolas" w:eastAsia="Times New Roman" w:hAnsi="Consolas" w:cs="Times New Roman"/>
          <w:color w:val="D4D4D4"/>
          <w:sz w:val="16"/>
          <w:szCs w:val="16"/>
          <w:lang w:val="en-US"/>
        </w:rPr>
      </w:pPr>
      <w:r w:rsidRPr="003F6F14">
        <w:rPr>
          <w:rFonts w:ascii="Consolas" w:eastAsia="Times New Roman" w:hAnsi="Consolas" w:cs="Times New Roman"/>
          <w:color w:val="D4D4D4"/>
          <w:sz w:val="16"/>
          <w:szCs w:val="16"/>
          <w:lang w:val="en-US"/>
        </w:rPr>
        <w:t>        })</w:t>
      </w:r>
    </w:p>
    <w:p w14:paraId="3C6E2B2E" w14:textId="77777777" w:rsidR="003F6F14" w:rsidRPr="003F6F14" w:rsidRDefault="003F6F14" w:rsidP="003F6F14">
      <w:pPr>
        <w:shd w:val="clear" w:color="auto" w:fill="1E1E1E"/>
        <w:spacing w:after="0" w:line="285" w:lineRule="atLeast"/>
        <w:rPr>
          <w:rFonts w:ascii="Consolas" w:eastAsia="Times New Roman" w:hAnsi="Consolas" w:cs="Times New Roman"/>
          <w:color w:val="D4D4D4"/>
          <w:sz w:val="16"/>
          <w:szCs w:val="16"/>
          <w:lang w:val="en-US"/>
        </w:rPr>
      </w:pPr>
      <w:r w:rsidRPr="003F6F14">
        <w:rPr>
          <w:rFonts w:ascii="Consolas" w:eastAsia="Times New Roman" w:hAnsi="Consolas" w:cs="Times New Roman"/>
          <w:color w:val="D4D4D4"/>
          <w:sz w:val="16"/>
          <w:szCs w:val="16"/>
          <w:lang w:val="en-US"/>
        </w:rPr>
        <w:t>    })</w:t>
      </w:r>
    </w:p>
    <w:p w14:paraId="1B75D62D" w14:textId="77777777" w:rsidR="003E0670" w:rsidRDefault="003E0670" w:rsidP="00377197">
      <w:pPr>
        <w:rPr>
          <w:rFonts w:ascii="Times New Roman" w:hAnsi="Times New Roman" w:cs="Times New Roman"/>
          <w:b/>
          <w:sz w:val="24"/>
          <w:szCs w:val="24"/>
          <w:lang w:val="en-US"/>
        </w:rPr>
      </w:pPr>
    </w:p>
    <w:p w14:paraId="743CDB91" w14:textId="77777777" w:rsidR="00377197" w:rsidRPr="000A54A5" w:rsidRDefault="00377197" w:rsidP="00377197">
      <w:pPr>
        <w:rPr>
          <w:rFonts w:ascii="Times New Roman" w:hAnsi="Times New Roman" w:cs="Times New Roman"/>
          <w:b/>
          <w:sz w:val="24"/>
          <w:szCs w:val="24"/>
          <w:lang w:val="en-US"/>
        </w:rPr>
      </w:pPr>
      <w:r w:rsidRPr="000A54A5">
        <w:rPr>
          <w:rFonts w:ascii="Times New Roman" w:hAnsi="Times New Roman" w:cs="Times New Roman"/>
          <w:b/>
          <w:sz w:val="24"/>
          <w:szCs w:val="24"/>
          <w:lang w:val="en-US"/>
        </w:rPr>
        <w:t>Admin Panel</w:t>
      </w:r>
    </w:p>
    <w:p w14:paraId="7C93EFF2" w14:textId="4A010772" w:rsidR="00F64446" w:rsidRPr="000A54A5" w:rsidRDefault="00377197" w:rsidP="00377197">
      <w:pPr>
        <w:rPr>
          <w:rFonts w:ascii="Times New Roman" w:hAnsi="Times New Roman" w:cs="Times New Roman"/>
          <w:sz w:val="24"/>
          <w:szCs w:val="24"/>
          <w:lang w:val="en-US"/>
        </w:rPr>
      </w:pPr>
      <w:r w:rsidRPr="000A54A5">
        <w:rPr>
          <w:rFonts w:ascii="Times New Roman" w:hAnsi="Times New Roman" w:cs="Times New Roman"/>
          <w:sz w:val="24"/>
          <w:szCs w:val="24"/>
          <w:lang w:val="en-US"/>
        </w:rPr>
        <w:t>Allows the administrator to view all orders, manage product lists, their categories and view tot</w:t>
      </w:r>
      <w:r w:rsidR="00F64446" w:rsidRPr="000A54A5">
        <w:rPr>
          <w:rFonts w:ascii="Times New Roman" w:hAnsi="Times New Roman" w:cs="Times New Roman"/>
          <w:sz w:val="24"/>
          <w:szCs w:val="24"/>
          <w:lang w:val="en-US"/>
        </w:rPr>
        <w:t>al customers with their details.</w:t>
      </w:r>
    </w:p>
    <w:p w14:paraId="33F918D5" w14:textId="1EA5E6A2" w:rsidR="00377197" w:rsidRPr="000A54A5" w:rsidRDefault="00377197" w:rsidP="00F64446">
      <w:pPr>
        <w:rPr>
          <w:rFonts w:ascii="Times New Roman" w:hAnsi="Times New Roman" w:cs="Times New Roman"/>
          <w:sz w:val="24"/>
          <w:szCs w:val="24"/>
          <w:lang w:val="en-US"/>
        </w:rPr>
      </w:pPr>
      <w:r w:rsidRPr="000A54A5">
        <w:rPr>
          <w:rFonts w:ascii="Times New Roman" w:hAnsi="Times New Roman" w:cs="Times New Roman"/>
          <w:sz w:val="24"/>
          <w:szCs w:val="24"/>
          <w:lang w:val="en-US"/>
        </w:rPr>
        <w:t>It also allows the administrator add a product, he/she must provide a suitabl</w:t>
      </w:r>
      <w:r w:rsidR="00F64446" w:rsidRPr="000A54A5">
        <w:rPr>
          <w:rFonts w:ascii="Times New Roman" w:hAnsi="Times New Roman" w:cs="Times New Roman"/>
          <w:sz w:val="24"/>
          <w:szCs w:val="24"/>
          <w:lang w:val="en-US"/>
        </w:rPr>
        <w:t>e product name by selecting a na</w:t>
      </w:r>
      <w:r w:rsidRPr="000A54A5">
        <w:rPr>
          <w:rFonts w:ascii="Times New Roman" w:hAnsi="Times New Roman" w:cs="Times New Roman"/>
          <w:sz w:val="24"/>
          <w:szCs w:val="24"/>
          <w:lang w:val="en-US"/>
        </w:rPr>
        <w:t xml:space="preserve">me, category and should enter a description, quantity, amount, and product image too. </w:t>
      </w:r>
    </w:p>
    <w:p w14:paraId="763A7426" w14:textId="77777777" w:rsidR="00377197" w:rsidRDefault="00377197" w:rsidP="00377197">
      <w:pPr>
        <w:rPr>
          <w:rFonts w:ascii="Times New Roman" w:hAnsi="Times New Roman" w:cs="Times New Roman"/>
          <w:sz w:val="24"/>
          <w:szCs w:val="24"/>
          <w:lang w:val="en-US"/>
        </w:rPr>
      </w:pPr>
      <w:r w:rsidRPr="000A54A5">
        <w:rPr>
          <w:rFonts w:ascii="Times New Roman" w:hAnsi="Times New Roman" w:cs="Times New Roman"/>
          <w:sz w:val="24"/>
          <w:szCs w:val="24"/>
          <w:lang w:val="en-US"/>
        </w:rPr>
        <w:t>It allows the administrator to check the order status of the customer with their respective product names.</w:t>
      </w:r>
    </w:p>
    <w:p w14:paraId="12F9CDF8" w14:textId="20BC8E9A" w:rsidR="00A15A37" w:rsidRDefault="00614827" w:rsidP="00377197">
      <w:pPr>
        <w:rPr>
          <w:rFonts w:ascii="Times New Roman" w:hAnsi="Times New Roman" w:cs="Times New Roman"/>
          <w:sz w:val="24"/>
          <w:szCs w:val="24"/>
          <w:lang w:val="en-US"/>
        </w:rPr>
      </w:pPr>
      <w:r>
        <w:rPr>
          <w:rFonts w:ascii="Times New Roman" w:hAnsi="Times New Roman" w:cs="Times New Roman"/>
          <w:sz w:val="24"/>
          <w:szCs w:val="24"/>
          <w:lang w:val="en-US"/>
        </w:rPr>
        <w:t>Here is a snippet of the admin</w:t>
      </w:r>
      <w:r w:rsidR="00B04ECA">
        <w:rPr>
          <w:rFonts w:ascii="Times New Roman" w:hAnsi="Times New Roman" w:cs="Times New Roman"/>
          <w:sz w:val="24"/>
          <w:szCs w:val="24"/>
          <w:lang w:val="en-US"/>
        </w:rPr>
        <w:t xml:space="preserve"> log in </w:t>
      </w:r>
      <w:r w:rsidR="000A09B2">
        <w:rPr>
          <w:rFonts w:ascii="Times New Roman" w:hAnsi="Times New Roman" w:cs="Times New Roman"/>
          <w:sz w:val="24"/>
          <w:szCs w:val="24"/>
          <w:lang w:val="en-US"/>
        </w:rPr>
        <w:t>function</w:t>
      </w:r>
    </w:p>
    <w:p w14:paraId="1C5E9D99" w14:textId="77777777" w:rsidR="000A09B2" w:rsidRPr="000A09B2" w:rsidRDefault="000A09B2" w:rsidP="000A09B2">
      <w:pPr>
        <w:shd w:val="clear" w:color="auto" w:fill="1E1E1E"/>
        <w:spacing w:after="0" w:line="285" w:lineRule="atLeast"/>
        <w:rPr>
          <w:rFonts w:ascii="Consolas" w:eastAsia="Times New Roman" w:hAnsi="Consolas" w:cs="Times New Roman"/>
          <w:color w:val="D4D4D4"/>
          <w:sz w:val="21"/>
          <w:szCs w:val="21"/>
          <w:lang w:val="en-US"/>
        </w:rPr>
      </w:pPr>
      <w:r w:rsidRPr="000A09B2">
        <w:rPr>
          <w:rFonts w:ascii="Consolas" w:eastAsia="Times New Roman" w:hAnsi="Consolas" w:cs="Times New Roman"/>
          <w:color w:val="DCDCAA"/>
          <w:sz w:val="21"/>
          <w:szCs w:val="21"/>
          <w:lang w:val="en-US"/>
        </w:rPr>
        <w:t>$</w:t>
      </w:r>
      <w:r w:rsidRPr="000A09B2">
        <w:rPr>
          <w:rFonts w:ascii="Consolas" w:eastAsia="Times New Roman" w:hAnsi="Consolas" w:cs="Times New Roman"/>
          <w:color w:val="D4D4D4"/>
          <w:sz w:val="21"/>
          <w:szCs w:val="21"/>
          <w:lang w:val="en-US"/>
        </w:rPr>
        <w:t>(</w:t>
      </w:r>
      <w:r w:rsidRPr="000A09B2">
        <w:rPr>
          <w:rFonts w:ascii="Consolas" w:eastAsia="Times New Roman" w:hAnsi="Consolas" w:cs="Times New Roman"/>
          <w:color w:val="CE9178"/>
          <w:sz w:val="21"/>
          <w:szCs w:val="21"/>
          <w:lang w:val="en-US"/>
        </w:rPr>
        <w:t>".login-btn"</w:t>
      </w:r>
      <w:r w:rsidRPr="000A09B2">
        <w:rPr>
          <w:rFonts w:ascii="Consolas" w:eastAsia="Times New Roman" w:hAnsi="Consolas" w:cs="Times New Roman"/>
          <w:color w:val="D4D4D4"/>
          <w:sz w:val="21"/>
          <w:szCs w:val="21"/>
          <w:lang w:val="en-US"/>
        </w:rPr>
        <w:t>).</w:t>
      </w:r>
      <w:r w:rsidRPr="000A09B2">
        <w:rPr>
          <w:rFonts w:ascii="Consolas" w:eastAsia="Times New Roman" w:hAnsi="Consolas" w:cs="Times New Roman"/>
          <w:color w:val="DCDCAA"/>
          <w:sz w:val="21"/>
          <w:szCs w:val="21"/>
          <w:lang w:val="en-US"/>
        </w:rPr>
        <w:t>on</w:t>
      </w:r>
      <w:r w:rsidRPr="000A09B2">
        <w:rPr>
          <w:rFonts w:ascii="Consolas" w:eastAsia="Times New Roman" w:hAnsi="Consolas" w:cs="Times New Roman"/>
          <w:color w:val="D4D4D4"/>
          <w:sz w:val="21"/>
          <w:szCs w:val="21"/>
          <w:lang w:val="en-US"/>
        </w:rPr>
        <w:t>(</w:t>
      </w:r>
      <w:r w:rsidRPr="000A09B2">
        <w:rPr>
          <w:rFonts w:ascii="Consolas" w:eastAsia="Times New Roman" w:hAnsi="Consolas" w:cs="Times New Roman"/>
          <w:color w:val="CE9178"/>
          <w:sz w:val="21"/>
          <w:szCs w:val="21"/>
          <w:lang w:val="en-US"/>
        </w:rPr>
        <w:t>"click"</w:t>
      </w:r>
      <w:r w:rsidRPr="000A09B2">
        <w:rPr>
          <w:rFonts w:ascii="Consolas" w:eastAsia="Times New Roman" w:hAnsi="Consolas" w:cs="Times New Roman"/>
          <w:color w:val="D4D4D4"/>
          <w:sz w:val="21"/>
          <w:szCs w:val="21"/>
          <w:lang w:val="en-US"/>
        </w:rPr>
        <w:t xml:space="preserve">, </w:t>
      </w:r>
      <w:r w:rsidRPr="000A09B2">
        <w:rPr>
          <w:rFonts w:ascii="Consolas" w:eastAsia="Times New Roman" w:hAnsi="Consolas" w:cs="Times New Roman"/>
          <w:color w:val="569CD6"/>
          <w:sz w:val="21"/>
          <w:szCs w:val="21"/>
          <w:lang w:val="en-US"/>
        </w:rPr>
        <w:t>function</w:t>
      </w:r>
      <w:r w:rsidRPr="000A09B2">
        <w:rPr>
          <w:rFonts w:ascii="Consolas" w:eastAsia="Times New Roman" w:hAnsi="Consolas" w:cs="Times New Roman"/>
          <w:color w:val="D4D4D4"/>
          <w:sz w:val="21"/>
          <w:szCs w:val="21"/>
          <w:lang w:val="en-US"/>
        </w:rPr>
        <w:t>(){</w:t>
      </w:r>
    </w:p>
    <w:p w14:paraId="74D0A4A9" w14:textId="77777777" w:rsidR="000A09B2" w:rsidRPr="000A09B2" w:rsidRDefault="000A09B2" w:rsidP="000A09B2">
      <w:pPr>
        <w:shd w:val="clear" w:color="auto" w:fill="1E1E1E"/>
        <w:spacing w:after="0" w:line="285" w:lineRule="atLeast"/>
        <w:rPr>
          <w:rFonts w:ascii="Consolas" w:eastAsia="Times New Roman" w:hAnsi="Consolas" w:cs="Times New Roman"/>
          <w:color w:val="D4D4D4"/>
          <w:sz w:val="21"/>
          <w:szCs w:val="21"/>
          <w:lang w:val="en-US"/>
        </w:rPr>
      </w:pPr>
    </w:p>
    <w:p w14:paraId="0349DC70" w14:textId="77777777" w:rsidR="000A09B2" w:rsidRPr="000A09B2" w:rsidRDefault="000A09B2" w:rsidP="000A09B2">
      <w:pPr>
        <w:shd w:val="clear" w:color="auto" w:fill="1E1E1E"/>
        <w:spacing w:after="0" w:line="285" w:lineRule="atLeast"/>
        <w:rPr>
          <w:rFonts w:ascii="Consolas" w:eastAsia="Times New Roman" w:hAnsi="Consolas" w:cs="Times New Roman"/>
          <w:color w:val="D4D4D4"/>
          <w:sz w:val="21"/>
          <w:szCs w:val="21"/>
          <w:lang w:val="en-US"/>
        </w:rPr>
      </w:pPr>
      <w:r w:rsidRPr="000A09B2">
        <w:rPr>
          <w:rFonts w:ascii="Consolas" w:eastAsia="Times New Roman" w:hAnsi="Consolas" w:cs="Times New Roman"/>
          <w:color w:val="D4D4D4"/>
          <w:sz w:val="21"/>
          <w:szCs w:val="21"/>
          <w:lang w:val="en-US"/>
        </w:rPr>
        <w:t xml:space="preserve">        </w:t>
      </w:r>
      <w:r w:rsidRPr="000A09B2">
        <w:rPr>
          <w:rFonts w:ascii="Consolas" w:eastAsia="Times New Roman" w:hAnsi="Consolas" w:cs="Times New Roman"/>
          <w:color w:val="9CDCFE"/>
          <w:sz w:val="21"/>
          <w:szCs w:val="21"/>
          <w:lang w:val="en-US"/>
        </w:rPr>
        <w:t>$</w:t>
      </w:r>
      <w:r w:rsidRPr="000A09B2">
        <w:rPr>
          <w:rFonts w:ascii="Consolas" w:eastAsia="Times New Roman" w:hAnsi="Consolas" w:cs="Times New Roman"/>
          <w:color w:val="D4D4D4"/>
          <w:sz w:val="21"/>
          <w:szCs w:val="21"/>
          <w:lang w:val="en-US"/>
        </w:rPr>
        <w:t>.</w:t>
      </w:r>
      <w:r w:rsidRPr="000A09B2">
        <w:rPr>
          <w:rFonts w:ascii="Consolas" w:eastAsia="Times New Roman" w:hAnsi="Consolas" w:cs="Times New Roman"/>
          <w:color w:val="DCDCAA"/>
          <w:sz w:val="21"/>
          <w:szCs w:val="21"/>
          <w:lang w:val="en-US"/>
        </w:rPr>
        <w:t>ajax</w:t>
      </w:r>
      <w:r w:rsidRPr="000A09B2">
        <w:rPr>
          <w:rFonts w:ascii="Consolas" w:eastAsia="Times New Roman" w:hAnsi="Consolas" w:cs="Times New Roman"/>
          <w:color w:val="D4D4D4"/>
          <w:sz w:val="21"/>
          <w:szCs w:val="21"/>
          <w:lang w:val="en-US"/>
        </w:rPr>
        <w:t>({</w:t>
      </w:r>
    </w:p>
    <w:p w14:paraId="439A5DAC" w14:textId="77777777" w:rsidR="000A09B2" w:rsidRPr="000A09B2" w:rsidRDefault="000A09B2" w:rsidP="000A09B2">
      <w:pPr>
        <w:shd w:val="clear" w:color="auto" w:fill="1E1E1E"/>
        <w:spacing w:after="0" w:line="285" w:lineRule="atLeast"/>
        <w:rPr>
          <w:rFonts w:ascii="Consolas" w:eastAsia="Times New Roman" w:hAnsi="Consolas" w:cs="Times New Roman"/>
          <w:color w:val="D4D4D4"/>
          <w:sz w:val="21"/>
          <w:szCs w:val="21"/>
          <w:lang w:val="en-US"/>
        </w:rPr>
      </w:pPr>
      <w:r w:rsidRPr="000A09B2">
        <w:rPr>
          <w:rFonts w:ascii="Consolas" w:eastAsia="Times New Roman" w:hAnsi="Consolas" w:cs="Times New Roman"/>
          <w:color w:val="D4D4D4"/>
          <w:sz w:val="21"/>
          <w:szCs w:val="21"/>
          <w:lang w:val="en-US"/>
        </w:rPr>
        <w:t xml:space="preserve">            </w:t>
      </w:r>
      <w:r w:rsidRPr="000A09B2">
        <w:rPr>
          <w:rFonts w:ascii="Consolas" w:eastAsia="Times New Roman" w:hAnsi="Consolas" w:cs="Times New Roman"/>
          <w:color w:val="9CDCFE"/>
          <w:sz w:val="21"/>
          <w:szCs w:val="21"/>
          <w:lang w:val="en-US"/>
        </w:rPr>
        <w:t>url :</w:t>
      </w:r>
      <w:r w:rsidRPr="000A09B2">
        <w:rPr>
          <w:rFonts w:ascii="Consolas" w:eastAsia="Times New Roman" w:hAnsi="Consolas" w:cs="Times New Roman"/>
          <w:color w:val="D4D4D4"/>
          <w:sz w:val="21"/>
          <w:szCs w:val="21"/>
          <w:lang w:val="en-US"/>
        </w:rPr>
        <w:t xml:space="preserve"> </w:t>
      </w:r>
      <w:r w:rsidRPr="000A09B2">
        <w:rPr>
          <w:rFonts w:ascii="Consolas" w:eastAsia="Times New Roman" w:hAnsi="Consolas" w:cs="Times New Roman"/>
          <w:color w:val="CE9178"/>
          <w:sz w:val="21"/>
          <w:szCs w:val="21"/>
          <w:lang w:val="en-US"/>
        </w:rPr>
        <w:t>'../admin/classes/Credentials.php'</w:t>
      </w:r>
      <w:r w:rsidRPr="000A09B2">
        <w:rPr>
          <w:rFonts w:ascii="Consolas" w:eastAsia="Times New Roman" w:hAnsi="Consolas" w:cs="Times New Roman"/>
          <w:color w:val="D4D4D4"/>
          <w:sz w:val="21"/>
          <w:szCs w:val="21"/>
          <w:lang w:val="en-US"/>
        </w:rPr>
        <w:t>,</w:t>
      </w:r>
    </w:p>
    <w:p w14:paraId="1408770A" w14:textId="77777777" w:rsidR="000A09B2" w:rsidRPr="000A09B2" w:rsidRDefault="000A09B2" w:rsidP="000A09B2">
      <w:pPr>
        <w:shd w:val="clear" w:color="auto" w:fill="1E1E1E"/>
        <w:spacing w:after="0" w:line="285" w:lineRule="atLeast"/>
        <w:rPr>
          <w:rFonts w:ascii="Consolas" w:eastAsia="Times New Roman" w:hAnsi="Consolas" w:cs="Times New Roman"/>
          <w:color w:val="D4D4D4"/>
          <w:sz w:val="21"/>
          <w:szCs w:val="21"/>
          <w:lang w:val="en-US"/>
        </w:rPr>
      </w:pPr>
      <w:r w:rsidRPr="000A09B2">
        <w:rPr>
          <w:rFonts w:ascii="Consolas" w:eastAsia="Times New Roman" w:hAnsi="Consolas" w:cs="Times New Roman"/>
          <w:color w:val="D4D4D4"/>
          <w:sz w:val="21"/>
          <w:szCs w:val="21"/>
          <w:lang w:val="en-US"/>
        </w:rPr>
        <w:t xml:space="preserve">            </w:t>
      </w:r>
      <w:r w:rsidRPr="000A09B2">
        <w:rPr>
          <w:rFonts w:ascii="Consolas" w:eastAsia="Times New Roman" w:hAnsi="Consolas" w:cs="Times New Roman"/>
          <w:color w:val="9CDCFE"/>
          <w:sz w:val="21"/>
          <w:szCs w:val="21"/>
          <w:lang w:val="en-US"/>
        </w:rPr>
        <w:t>method :</w:t>
      </w:r>
      <w:r w:rsidRPr="000A09B2">
        <w:rPr>
          <w:rFonts w:ascii="Consolas" w:eastAsia="Times New Roman" w:hAnsi="Consolas" w:cs="Times New Roman"/>
          <w:color w:val="D4D4D4"/>
          <w:sz w:val="21"/>
          <w:szCs w:val="21"/>
          <w:lang w:val="en-US"/>
        </w:rPr>
        <w:t xml:space="preserve"> </w:t>
      </w:r>
      <w:r w:rsidRPr="000A09B2">
        <w:rPr>
          <w:rFonts w:ascii="Consolas" w:eastAsia="Times New Roman" w:hAnsi="Consolas" w:cs="Times New Roman"/>
          <w:color w:val="CE9178"/>
          <w:sz w:val="21"/>
          <w:szCs w:val="21"/>
          <w:lang w:val="en-US"/>
        </w:rPr>
        <w:t>"POST"</w:t>
      </w:r>
      <w:r w:rsidRPr="000A09B2">
        <w:rPr>
          <w:rFonts w:ascii="Consolas" w:eastAsia="Times New Roman" w:hAnsi="Consolas" w:cs="Times New Roman"/>
          <w:color w:val="D4D4D4"/>
          <w:sz w:val="21"/>
          <w:szCs w:val="21"/>
          <w:lang w:val="en-US"/>
        </w:rPr>
        <w:t>,</w:t>
      </w:r>
    </w:p>
    <w:p w14:paraId="23CB862A" w14:textId="77777777" w:rsidR="000A09B2" w:rsidRPr="000A09B2" w:rsidRDefault="000A09B2" w:rsidP="000A09B2">
      <w:pPr>
        <w:shd w:val="clear" w:color="auto" w:fill="1E1E1E"/>
        <w:spacing w:after="0" w:line="285" w:lineRule="atLeast"/>
        <w:rPr>
          <w:rFonts w:ascii="Consolas" w:eastAsia="Times New Roman" w:hAnsi="Consolas" w:cs="Times New Roman"/>
          <w:color w:val="D4D4D4"/>
          <w:sz w:val="21"/>
          <w:szCs w:val="21"/>
          <w:lang w:val="en-US"/>
        </w:rPr>
      </w:pPr>
      <w:r w:rsidRPr="000A09B2">
        <w:rPr>
          <w:rFonts w:ascii="Consolas" w:eastAsia="Times New Roman" w:hAnsi="Consolas" w:cs="Times New Roman"/>
          <w:color w:val="D4D4D4"/>
          <w:sz w:val="21"/>
          <w:szCs w:val="21"/>
          <w:lang w:val="en-US"/>
        </w:rPr>
        <w:t xml:space="preserve">            </w:t>
      </w:r>
      <w:r w:rsidRPr="000A09B2">
        <w:rPr>
          <w:rFonts w:ascii="Consolas" w:eastAsia="Times New Roman" w:hAnsi="Consolas" w:cs="Times New Roman"/>
          <w:color w:val="9CDCFE"/>
          <w:sz w:val="21"/>
          <w:szCs w:val="21"/>
          <w:lang w:val="en-US"/>
        </w:rPr>
        <w:t>data :</w:t>
      </w:r>
      <w:r w:rsidRPr="000A09B2">
        <w:rPr>
          <w:rFonts w:ascii="Consolas" w:eastAsia="Times New Roman" w:hAnsi="Consolas" w:cs="Times New Roman"/>
          <w:color w:val="D4D4D4"/>
          <w:sz w:val="21"/>
          <w:szCs w:val="21"/>
          <w:lang w:val="en-US"/>
        </w:rPr>
        <w:t xml:space="preserve"> </w:t>
      </w:r>
      <w:r w:rsidRPr="000A09B2">
        <w:rPr>
          <w:rFonts w:ascii="Consolas" w:eastAsia="Times New Roman" w:hAnsi="Consolas" w:cs="Times New Roman"/>
          <w:color w:val="DCDCAA"/>
          <w:sz w:val="21"/>
          <w:szCs w:val="21"/>
          <w:lang w:val="en-US"/>
        </w:rPr>
        <w:t>$</w:t>
      </w:r>
      <w:r w:rsidRPr="000A09B2">
        <w:rPr>
          <w:rFonts w:ascii="Consolas" w:eastAsia="Times New Roman" w:hAnsi="Consolas" w:cs="Times New Roman"/>
          <w:color w:val="D4D4D4"/>
          <w:sz w:val="21"/>
          <w:szCs w:val="21"/>
          <w:lang w:val="en-US"/>
        </w:rPr>
        <w:t>(</w:t>
      </w:r>
      <w:r w:rsidRPr="000A09B2">
        <w:rPr>
          <w:rFonts w:ascii="Consolas" w:eastAsia="Times New Roman" w:hAnsi="Consolas" w:cs="Times New Roman"/>
          <w:color w:val="CE9178"/>
          <w:sz w:val="21"/>
          <w:szCs w:val="21"/>
          <w:lang w:val="en-US"/>
        </w:rPr>
        <w:t>"#admin-login-form"</w:t>
      </w:r>
      <w:r w:rsidRPr="000A09B2">
        <w:rPr>
          <w:rFonts w:ascii="Consolas" w:eastAsia="Times New Roman" w:hAnsi="Consolas" w:cs="Times New Roman"/>
          <w:color w:val="D4D4D4"/>
          <w:sz w:val="21"/>
          <w:szCs w:val="21"/>
          <w:lang w:val="en-US"/>
        </w:rPr>
        <w:t>).</w:t>
      </w:r>
      <w:r w:rsidRPr="000A09B2">
        <w:rPr>
          <w:rFonts w:ascii="Consolas" w:eastAsia="Times New Roman" w:hAnsi="Consolas" w:cs="Times New Roman"/>
          <w:color w:val="DCDCAA"/>
          <w:sz w:val="21"/>
          <w:szCs w:val="21"/>
          <w:lang w:val="en-US"/>
        </w:rPr>
        <w:t>serialize</w:t>
      </w:r>
      <w:r w:rsidRPr="000A09B2">
        <w:rPr>
          <w:rFonts w:ascii="Consolas" w:eastAsia="Times New Roman" w:hAnsi="Consolas" w:cs="Times New Roman"/>
          <w:color w:val="D4D4D4"/>
          <w:sz w:val="21"/>
          <w:szCs w:val="21"/>
          <w:lang w:val="en-US"/>
        </w:rPr>
        <w:t>(),</w:t>
      </w:r>
    </w:p>
    <w:p w14:paraId="51E6B054" w14:textId="77777777" w:rsidR="000A09B2" w:rsidRPr="000A09B2" w:rsidRDefault="000A09B2" w:rsidP="000A09B2">
      <w:pPr>
        <w:shd w:val="clear" w:color="auto" w:fill="1E1E1E"/>
        <w:spacing w:after="0" w:line="285" w:lineRule="atLeast"/>
        <w:rPr>
          <w:rFonts w:ascii="Consolas" w:eastAsia="Times New Roman" w:hAnsi="Consolas" w:cs="Times New Roman"/>
          <w:color w:val="D4D4D4"/>
          <w:sz w:val="21"/>
          <w:szCs w:val="21"/>
          <w:lang w:val="en-US"/>
        </w:rPr>
      </w:pPr>
      <w:r w:rsidRPr="000A09B2">
        <w:rPr>
          <w:rFonts w:ascii="Consolas" w:eastAsia="Times New Roman" w:hAnsi="Consolas" w:cs="Times New Roman"/>
          <w:color w:val="D4D4D4"/>
          <w:sz w:val="21"/>
          <w:szCs w:val="21"/>
          <w:lang w:val="en-US"/>
        </w:rPr>
        <w:t xml:space="preserve">            </w:t>
      </w:r>
      <w:r w:rsidRPr="000A09B2">
        <w:rPr>
          <w:rFonts w:ascii="Consolas" w:eastAsia="Times New Roman" w:hAnsi="Consolas" w:cs="Times New Roman"/>
          <w:color w:val="DCDCAA"/>
          <w:sz w:val="21"/>
          <w:szCs w:val="21"/>
          <w:lang w:val="en-US"/>
        </w:rPr>
        <w:t>success</w:t>
      </w:r>
      <w:r w:rsidRPr="000A09B2">
        <w:rPr>
          <w:rFonts w:ascii="Consolas" w:eastAsia="Times New Roman" w:hAnsi="Consolas" w:cs="Times New Roman"/>
          <w:color w:val="9CDCFE"/>
          <w:sz w:val="21"/>
          <w:szCs w:val="21"/>
          <w:lang w:val="en-US"/>
        </w:rPr>
        <w:t xml:space="preserve"> :</w:t>
      </w:r>
      <w:r w:rsidRPr="000A09B2">
        <w:rPr>
          <w:rFonts w:ascii="Consolas" w:eastAsia="Times New Roman" w:hAnsi="Consolas" w:cs="Times New Roman"/>
          <w:color w:val="D4D4D4"/>
          <w:sz w:val="21"/>
          <w:szCs w:val="21"/>
          <w:lang w:val="en-US"/>
        </w:rPr>
        <w:t xml:space="preserve"> </w:t>
      </w:r>
      <w:r w:rsidRPr="000A09B2">
        <w:rPr>
          <w:rFonts w:ascii="Consolas" w:eastAsia="Times New Roman" w:hAnsi="Consolas" w:cs="Times New Roman"/>
          <w:color w:val="569CD6"/>
          <w:sz w:val="21"/>
          <w:szCs w:val="21"/>
          <w:lang w:val="en-US"/>
        </w:rPr>
        <w:t>function</w:t>
      </w:r>
      <w:r w:rsidRPr="000A09B2">
        <w:rPr>
          <w:rFonts w:ascii="Consolas" w:eastAsia="Times New Roman" w:hAnsi="Consolas" w:cs="Times New Roman"/>
          <w:color w:val="D4D4D4"/>
          <w:sz w:val="21"/>
          <w:szCs w:val="21"/>
          <w:lang w:val="en-US"/>
        </w:rPr>
        <w:t>(</w:t>
      </w:r>
      <w:r w:rsidRPr="000A09B2">
        <w:rPr>
          <w:rFonts w:ascii="Consolas" w:eastAsia="Times New Roman" w:hAnsi="Consolas" w:cs="Times New Roman"/>
          <w:color w:val="9CDCFE"/>
          <w:sz w:val="21"/>
          <w:szCs w:val="21"/>
          <w:lang w:val="en-US"/>
        </w:rPr>
        <w:t>response</w:t>
      </w:r>
      <w:r w:rsidRPr="000A09B2">
        <w:rPr>
          <w:rFonts w:ascii="Consolas" w:eastAsia="Times New Roman" w:hAnsi="Consolas" w:cs="Times New Roman"/>
          <w:color w:val="D4D4D4"/>
          <w:sz w:val="21"/>
          <w:szCs w:val="21"/>
          <w:lang w:val="en-US"/>
        </w:rPr>
        <w:t>){</w:t>
      </w:r>
    </w:p>
    <w:p w14:paraId="1A0773C4" w14:textId="77777777" w:rsidR="000A09B2" w:rsidRPr="000A09B2" w:rsidRDefault="000A09B2" w:rsidP="000A09B2">
      <w:pPr>
        <w:shd w:val="clear" w:color="auto" w:fill="1E1E1E"/>
        <w:spacing w:after="0" w:line="285" w:lineRule="atLeast"/>
        <w:rPr>
          <w:rFonts w:ascii="Consolas" w:eastAsia="Times New Roman" w:hAnsi="Consolas" w:cs="Times New Roman"/>
          <w:color w:val="D4D4D4"/>
          <w:sz w:val="21"/>
          <w:szCs w:val="21"/>
          <w:lang w:val="en-US"/>
        </w:rPr>
      </w:pPr>
      <w:r w:rsidRPr="000A09B2">
        <w:rPr>
          <w:rFonts w:ascii="Consolas" w:eastAsia="Times New Roman" w:hAnsi="Consolas" w:cs="Times New Roman"/>
          <w:color w:val="D4D4D4"/>
          <w:sz w:val="21"/>
          <w:szCs w:val="21"/>
          <w:lang w:val="en-US"/>
        </w:rPr>
        <w:t xml:space="preserve">                </w:t>
      </w:r>
      <w:r w:rsidRPr="000A09B2">
        <w:rPr>
          <w:rFonts w:ascii="Consolas" w:eastAsia="Times New Roman" w:hAnsi="Consolas" w:cs="Times New Roman"/>
          <w:color w:val="9CDCFE"/>
          <w:sz w:val="21"/>
          <w:szCs w:val="21"/>
          <w:lang w:val="en-US"/>
        </w:rPr>
        <w:t>console</w:t>
      </w:r>
      <w:r w:rsidRPr="000A09B2">
        <w:rPr>
          <w:rFonts w:ascii="Consolas" w:eastAsia="Times New Roman" w:hAnsi="Consolas" w:cs="Times New Roman"/>
          <w:color w:val="D4D4D4"/>
          <w:sz w:val="21"/>
          <w:szCs w:val="21"/>
          <w:lang w:val="en-US"/>
        </w:rPr>
        <w:t>.</w:t>
      </w:r>
      <w:r w:rsidRPr="000A09B2">
        <w:rPr>
          <w:rFonts w:ascii="Consolas" w:eastAsia="Times New Roman" w:hAnsi="Consolas" w:cs="Times New Roman"/>
          <w:color w:val="DCDCAA"/>
          <w:sz w:val="21"/>
          <w:szCs w:val="21"/>
          <w:lang w:val="en-US"/>
        </w:rPr>
        <w:t>log</w:t>
      </w:r>
      <w:r w:rsidRPr="000A09B2">
        <w:rPr>
          <w:rFonts w:ascii="Consolas" w:eastAsia="Times New Roman" w:hAnsi="Consolas" w:cs="Times New Roman"/>
          <w:color w:val="D4D4D4"/>
          <w:sz w:val="21"/>
          <w:szCs w:val="21"/>
          <w:lang w:val="en-US"/>
        </w:rPr>
        <w:t>(</w:t>
      </w:r>
      <w:r w:rsidRPr="000A09B2">
        <w:rPr>
          <w:rFonts w:ascii="Consolas" w:eastAsia="Times New Roman" w:hAnsi="Consolas" w:cs="Times New Roman"/>
          <w:color w:val="9CDCFE"/>
          <w:sz w:val="21"/>
          <w:szCs w:val="21"/>
          <w:lang w:val="en-US"/>
        </w:rPr>
        <w:t>response</w:t>
      </w:r>
      <w:r w:rsidRPr="000A09B2">
        <w:rPr>
          <w:rFonts w:ascii="Consolas" w:eastAsia="Times New Roman" w:hAnsi="Consolas" w:cs="Times New Roman"/>
          <w:color w:val="D4D4D4"/>
          <w:sz w:val="21"/>
          <w:szCs w:val="21"/>
          <w:lang w:val="en-US"/>
        </w:rPr>
        <w:t>);</w:t>
      </w:r>
    </w:p>
    <w:p w14:paraId="2AF0D33D" w14:textId="77777777" w:rsidR="000A09B2" w:rsidRPr="000A09B2" w:rsidRDefault="000A09B2" w:rsidP="000A09B2">
      <w:pPr>
        <w:shd w:val="clear" w:color="auto" w:fill="1E1E1E"/>
        <w:spacing w:after="0" w:line="285" w:lineRule="atLeast"/>
        <w:rPr>
          <w:rFonts w:ascii="Consolas" w:eastAsia="Times New Roman" w:hAnsi="Consolas" w:cs="Times New Roman"/>
          <w:color w:val="D4D4D4"/>
          <w:sz w:val="21"/>
          <w:szCs w:val="21"/>
          <w:lang w:val="en-US"/>
        </w:rPr>
      </w:pPr>
      <w:r w:rsidRPr="000A09B2">
        <w:rPr>
          <w:rFonts w:ascii="Consolas" w:eastAsia="Times New Roman" w:hAnsi="Consolas" w:cs="Times New Roman"/>
          <w:color w:val="D4D4D4"/>
          <w:sz w:val="21"/>
          <w:szCs w:val="21"/>
          <w:lang w:val="en-US"/>
        </w:rPr>
        <w:t xml:space="preserve">                </w:t>
      </w:r>
      <w:r w:rsidRPr="000A09B2">
        <w:rPr>
          <w:rFonts w:ascii="Consolas" w:eastAsia="Times New Roman" w:hAnsi="Consolas" w:cs="Times New Roman"/>
          <w:color w:val="569CD6"/>
          <w:sz w:val="21"/>
          <w:szCs w:val="21"/>
          <w:lang w:val="en-US"/>
        </w:rPr>
        <w:t>var</w:t>
      </w:r>
      <w:r w:rsidRPr="000A09B2">
        <w:rPr>
          <w:rFonts w:ascii="Consolas" w:eastAsia="Times New Roman" w:hAnsi="Consolas" w:cs="Times New Roman"/>
          <w:color w:val="D4D4D4"/>
          <w:sz w:val="21"/>
          <w:szCs w:val="21"/>
          <w:lang w:val="en-US"/>
        </w:rPr>
        <w:t xml:space="preserve"> </w:t>
      </w:r>
      <w:r w:rsidRPr="000A09B2">
        <w:rPr>
          <w:rFonts w:ascii="Consolas" w:eastAsia="Times New Roman" w:hAnsi="Consolas" w:cs="Times New Roman"/>
          <w:color w:val="9CDCFE"/>
          <w:sz w:val="21"/>
          <w:szCs w:val="21"/>
          <w:lang w:val="en-US"/>
        </w:rPr>
        <w:t>resp</w:t>
      </w:r>
      <w:r w:rsidRPr="000A09B2">
        <w:rPr>
          <w:rFonts w:ascii="Consolas" w:eastAsia="Times New Roman" w:hAnsi="Consolas" w:cs="Times New Roman"/>
          <w:color w:val="D4D4D4"/>
          <w:sz w:val="21"/>
          <w:szCs w:val="21"/>
          <w:lang w:val="en-US"/>
        </w:rPr>
        <w:t xml:space="preserve"> = </w:t>
      </w:r>
      <w:r w:rsidRPr="000A09B2">
        <w:rPr>
          <w:rFonts w:ascii="Consolas" w:eastAsia="Times New Roman" w:hAnsi="Consolas" w:cs="Times New Roman"/>
          <w:color w:val="9CDCFE"/>
          <w:sz w:val="21"/>
          <w:szCs w:val="21"/>
          <w:lang w:val="en-US"/>
        </w:rPr>
        <w:t>$</w:t>
      </w:r>
      <w:r w:rsidRPr="000A09B2">
        <w:rPr>
          <w:rFonts w:ascii="Consolas" w:eastAsia="Times New Roman" w:hAnsi="Consolas" w:cs="Times New Roman"/>
          <w:color w:val="D4D4D4"/>
          <w:sz w:val="21"/>
          <w:szCs w:val="21"/>
          <w:lang w:val="en-US"/>
        </w:rPr>
        <w:t>.</w:t>
      </w:r>
      <w:r w:rsidRPr="000A09B2">
        <w:rPr>
          <w:rFonts w:ascii="Consolas" w:eastAsia="Times New Roman" w:hAnsi="Consolas" w:cs="Times New Roman"/>
          <w:color w:val="DCDCAA"/>
          <w:sz w:val="21"/>
          <w:szCs w:val="21"/>
          <w:lang w:val="en-US"/>
        </w:rPr>
        <w:t>parseJSON</w:t>
      </w:r>
      <w:r w:rsidRPr="000A09B2">
        <w:rPr>
          <w:rFonts w:ascii="Consolas" w:eastAsia="Times New Roman" w:hAnsi="Consolas" w:cs="Times New Roman"/>
          <w:color w:val="D4D4D4"/>
          <w:sz w:val="21"/>
          <w:szCs w:val="21"/>
          <w:lang w:val="en-US"/>
        </w:rPr>
        <w:t>(</w:t>
      </w:r>
      <w:r w:rsidRPr="000A09B2">
        <w:rPr>
          <w:rFonts w:ascii="Consolas" w:eastAsia="Times New Roman" w:hAnsi="Consolas" w:cs="Times New Roman"/>
          <w:color w:val="9CDCFE"/>
          <w:sz w:val="21"/>
          <w:szCs w:val="21"/>
          <w:lang w:val="en-US"/>
        </w:rPr>
        <w:t>response</w:t>
      </w:r>
      <w:r w:rsidRPr="000A09B2">
        <w:rPr>
          <w:rFonts w:ascii="Consolas" w:eastAsia="Times New Roman" w:hAnsi="Consolas" w:cs="Times New Roman"/>
          <w:color w:val="D4D4D4"/>
          <w:sz w:val="21"/>
          <w:szCs w:val="21"/>
          <w:lang w:val="en-US"/>
        </w:rPr>
        <w:t>);</w:t>
      </w:r>
    </w:p>
    <w:p w14:paraId="73E48501" w14:textId="77777777" w:rsidR="000A09B2" w:rsidRPr="000A09B2" w:rsidRDefault="000A09B2" w:rsidP="000A09B2">
      <w:pPr>
        <w:shd w:val="clear" w:color="auto" w:fill="1E1E1E"/>
        <w:spacing w:after="0" w:line="285" w:lineRule="atLeast"/>
        <w:rPr>
          <w:rFonts w:ascii="Consolas" w:eastAsia="Times New Roman" w:hAnsi="Consolas" w:cs="Times New Roman"/>
          <w:color w:val="D4D4D4"/>
          <w:sz w:val="21"/>
          <w:szCs w:val="21"/>
          <w:lang w:val="en-US"/>
        </w:rPr>
      </w:pPr>
      <w:r w:rsidRPr="000A09B2">
        <w:rPr>
          <w:rFonts w:ascii="Consolas" w:eastAsia="Times New Roman" w:hAnsi="Consolas" w:cs="Times New Roman"/>
          <w:color w:val="D4D4D4"/>
          <w:sz w:val="21"/>
          <w:szCs w:val="21"/>
          <w:lang w:val="en-US"/>
        </w:rPr>
        <w:t xml:space="preserve">                </w:t>
      </w:r>
      <w:r w:rsidRPr="000A09B2">
        <w:rPr>
          <w:rFonts w:ascii="Consolas" w:eastAsia="Times New Roman" w:hAnsi="Consolas" w:cs="Times New Roman"/>
          <w:color w:val="C586C0"/>
          <w:sz w:val="21"/>
          <w:szCs w:val="21"/>
          <w:lang w:val="en-US"/>
        </w:rPr>
        <w:t>if</w:t>
      </w:r>
      <w:r w:rsidRPr="000A09B2">
        <w:rPr>
          <w:rFonts w:ascii="Consolas" w:eastAsia="Times New Roman" w:hAnsi="Consolas" w:cs="Times New Roman"/>
          <w:color w:val="D4D4D4"/>
          <w:sz w:val="21"/>
          <w:szCs w:val="21"/>
          <w:lang w:val="en-US"/>
        </w:rPr>
        <w:t xml:space="preserve"> (</w:t>
      </w:r>
      <w:r w:rsidRPr="000A09B2">
        <w:rPr>
          <w:rFonts w:ascii="Consolas" w:eastAsia="Times New Roman" w:hAnsi="Consolas" w:cs="Times New Roman"/>
          <w:color w:val="9CDCFE"/>
          <w:sz w:val="21"/>
          <w:szCs w:val="21"/>
          <w:lang w:val="en-US"/>
        </w:rPr>
        <w:t>resp</w:t>
      </w:r>
      <w:r w:rsidRPr="000A09B2">
        <w:rPr>
          <w:rFonts w:ascii="Consolas" w:eastAsia="Times New Roman" w:hAnsi="Consolas" w:cs="Times New Roman"/>
          <w:color w:val="D4D4D4"/>
          <w:sz w:val="21"/>
          <w:szCs w:val="21"/>
          <w:lang w:val="en-US"/>
        </w:rPr>
        <w:t>.</w:t>
      </w:r>
      <w:r w:rsidRPr="000A09B2">
        <w:rPr>
          <w:rFonts w:ascii="Consolas" w:eastAsia="Times New Roman" w:hAnsi="Consolas" w:cs="Times New Roman"/>
          <w:color w:val="9CDCFE"/>
          <w:sz w:val="21"/>
          <w:szCs w:val="21"/>
          <w:lang w:val="en-US"/>
        </w:rPr>
        <w:t>status</w:t>
      </w:r>
      <w:r w:rsidRPr="000A09B2">
        <w:rPr>
          <w:rFonts w:ascii="Consolas" w:eastAsia="Times New Roman" w:hAnsi="Consolas" w:cs="Times New Roman"/>
          <w:color w:val="D4D4D4"/>
          <w:sz w:val="21"/>
          <w:szCs w:val="21"/>
          <w:lang w:val="en-US"/>
        </w:rPr>
        <w:t xml:space="preserve"> == </w:t>
      </w:r>
      <w:r w:rsidRPr="000A09B2">
        <w:rPr>
          <w:rFonts w:ascii="Consolas" w:eastAsia="Times New Roman" w:hAnsi="Consolas" w:cs="Times New Roman"/>
          <w:color w:val="B5CEA8"/>
          <w:sz w:val="21"/>
          <w:szCs w:val="21"/>
          <w:lang w:val="en-US"/>
        </w:rPr>
        <w:t>202</w:t>
      </w:r>
      <w:r w:rsidRPr="000A09B2">
        <w:rPr>
          <w:rFonts w:ascii="Consolas" w:eastAsia="Times New Roman" w:hAnsi="Consolas" w:cs="Times New Roman"/>
          <w:color w:val="D4D4D4"/>
          <w:sz w:val="21"/>
          <w:szCs w:val="21"/>
          <w:lang w:val="en-US"/>
        </w:rPr>
        <w:t>) {</w:t>
      </w:r>
    </w:p>
    <w:p w14:paraId="20CF59E5" w14:textId="77777777" w:rsidR="000A09B2" w:rsidRPr="000A09B2" w:rsidRDefault="000A09B2" w:rsidP="000A09B2">
      <w:pPr>
        <w:shd w:val="clear" w:color="auto" w:fill="1E1E1E"/>
        <w:spacing w:after="0" w:line="285" w:lineRule="atLeast"/>
        <w:rPr>
          <w:rFonts w:ascii="Consolas" w:eastAsia="Times New Roman" w:hAnsi="Consolas" w:cs="Times New Roman"/>
          <w:color w:val="D4D4D4"/>
          <w:sz w:val="21"/>
          <w:szCs w:val="21"/>
          <w:lang w:val="en-US"/>
        </w:rPr>
      </w:pPr>
      <w:r w:rsidRPr="000A09B2">
        <w:rPr>
          <w:rFonts w:ascii="Consolas" w:eastAsia="Times New Roman" w:hAnsi="Consolas" w:cs="Times New Roman"/>
          <w:color w:val="D4D4D4"/>
          <w:sz w:val="21"/>
          <w:szCs w:val="21"/>
          <w:lang w:val="en-US"/>
        </w:rPr>
        <w:lastRenderedPageBreak/>
        <w:t xml:space="preserve">                    </w:t>
      </w:r>
      <w:r w:rsidRPr="000A09B2">
        <w:rPr>
          <w:rFonts w:ascii="Consolas" w:eastAsia="Times New Roman" w:hAnsi="Consolas" w:cs="Times New Roman"/>
          <w:color w:val="DCDCAA"/>
          <w:sz w:val="21"/>
          <w:szCs w:val="21"/>
          <w:lang w:val="en-US"/>
        </w:rPr>
        <w:t>$</w:t>
      </w:r>
      <w:r w:rsidRPr="000A09B2">
        <w:rPr>
          <w:rFonts w:ascii="Consolas" w:eastAsia="Times New Roman" w:hAnsi="Consolas" w:cs="Times New Roman"/>
          <w:color w:val="D4D4D4"/>
          <w:sz w:val="21"/>
          <w:szCs w:val="21"/>
          <w:lang w:val="en-US"/>
        </w:rPr>
        <w:t>(</w:t>
      </w:r>
      <w:r w:rsidRPr="000A09B2">
        <w:rPr>
          <w:rFonts w:ascii="Consolas" w:eastAsia="Times New Roman" w:hAnsi="Consolas" w:cs="Times New Roman"/>
          <w:color w:val="CE9178"/>
          <w:sz w:val="21"/>
          <w:szCs w:val="21"/>
          <w:lang w:val="en-US"/>
        </w:rPr>
        <w:t>"#admin-register-form"</w:t>
      </w:r>
      <w:r w:rsidRPr="000A09B2">
        <w:rPr>
          <w:rFonts w:ascii="Consolas" w:eastAsia="Times New Roman" w:hAnsi="Consolas" w:cs="Times New Roman"/>
          <w:color w:val="D4D4D4"/>
          <w:sz w:val="21"/>
          <w:szCs w:val="21"/>
          <w:lang w:val="en-US"/>
        </w:rPr>
        <w:t>).</w:t>
      </w:r>
      <w:r w:rsidRPr="000A09B2">
        <w:rPr>
          <w:rFonts w:ascii="Consolas" w:eastAsia="Times New Roman" w:hAnsi="Consolas" w:cs="Times New Roman"/>
          <w:color w:val="DCDCAA"/>
          <w:sz w:val="21"/>
          <w:szCs w:val="21"/>
          <w:lang w:val="en-US"/>
        </w:rPr>
        <w:t>trigger</w:t>
      </w:r>
      <w:r w:rsidRPr="000A09B2">
        <w:rPr>
          <w:rFonts w:ascii="Consolas" w:eastAsia="Times New Roman" w:hAnsi="Consolas" w:cs="Times New Roman"/>
          <w:color w:val="D4D4D4"/>
          <w:sz w:val="21"/>
          <w:szCs w:val="21"/>
          <w:lang w:val="en-US"/>
        </w:rPr>
        <w:t>(</w:t>
      </w:r>
      <w:r w:rsidRPr="000A09B2">
        <w:rPr>
          <w:rFonts w:ascii="Consolas" w:eastAsia="Times New Roman" w:hAnsi="Consolas" w:cs="Times New Roman"/>
          <w:color w:val="CE9178"/>
          <w:sz w:val="21"/>
          <w:szCs w:val="21"/>
          <w:lang w:val="en-US"/>
        </w:rPr>
        <w:t>"reset"</w:t>
      </w:r>
      <w:r w:rsidRPr="000A09B2">
        <w:rPr>
          <w:rFonts w:ascii="Consolas" w:eastAsia="Times New Roman" w:hAnsi="Consolas" w:cs="Times New Roman"/>
          <w:color w:val="D4D4D4"/>
          <w:sz w:val="21"/>
          <w:szCs w:val="21"/>
          <w:lang w:val="en-US"/>
        </w:rPr>
        <w:t>);</w:t>
      </w:r>
    </w:p>
    <w:p w14:paraId="4DB87AA3" w14:textId="77777777" w:rsidR="000A09B2" w:rsidRPr="000A09B2" w:rsidRDefault="000A09B2" w:rsidP="000A09B2">
      <w:pPr>
        <w:shd w:val="clear" w:color="auto" w:fill="1E1E1E"/>
        <w:spacing w:after="0" w:line="285" w:lineRule="atLeast"/>
        <w:rPr>
          <w:rFonts w:ascii="Consolas" w:eastAsia="Times New Roman" w:hAnsi="Consolas" w:cs="Times New Roman"/>
          <w:color w:val="D4D4D4"/>
          <w:sz w:val="21"/>
          <w:szCs w:val="21"/>
          <w:lang w:val="en-US"/>
        </w:rPr>
      </w:pPr>
      <w:r w:rsidRPr="000A09B2">
        <w:rPr>
          <w:rFonts w:ascii="Consolas" w:eastAsia="Times New Roman" w:hAnsi="Consolas" w:cs="Times New Roman"/>
          <w:color w:val="D4D4D4"/>
          <w:sz w:val="21"/>
          <w:szCs w:val="21"/>
          <w:lang w:val="en-US"/>
        </w:rPr>
        <w:t xml:space="preserve">                    </w:t>
      </w:r>
      <w:r w:rsidRPr="000A09B2">
        <w:rPr>
          <w:rFonts w:ascii="Consolas" w:eastAsia="Times New Roman" w:hAnsi="Consolas" w:cs="Times New Roman"/>
          <w:color w:val="6A9955"/>
          <w:sz w:val="21"/>
          <w:szCs w:val="21"/>
          <w:lang w:val="en-US"/>
        </w:rPr>
        <w:t>//$(".message").html('&lt;span class="text-success"&gt;'+resp.message+'&lt;/span&gt;');</w:t>
      </w:r>
    </w:p>
    <w:p w14:paraId="39458DE4" w14:textId="77777777" w:rsidR="000A09B2" w:rsidRPr="000A09B2" w:rsidRDefault="000A09B2" w:rsidP="000A09B2">
      <w:pPr>
        <w:shd w:val="clear" w:color="auto" w:fill="1E1E1E"/>
        <w:spacing w:after="0" w:line="285" w:lineRule="atLeast"/>
        <w:rPr>
          <w:rFonts w:ascii="Consolas" w:eastAsia="Times New Roman" w:hAnsi="Consolas" w:cs="Times New Roman"/>
          <w:color w:val="D4D4D4"/>
          <w:sz w:val="21"/>
          <w:szCs w:val="21"/>
          <w:lang w:val="en-US"/>
        </w:rPr>
      </w:pPr>
      <w:r w:rsidRPr="000A09B2">
        <w:rPr>
          <w:rFonts w:ascii="Consolas" w:eastAsia="Times New Roman" w:hAnsi="Consolas" w:cs="Times New Roman"/>
          <w:color w:val="D4D4D4"/>
          <w:sz w:val="21"/>
          <w:szCs w:val="21"/>
          <w:lang w:val="en-US"/>
        </w:rPr>
        <w:t xml:space="preserve">                    </w:t>
      </w:r>
      <w:r w:rsidRPr="000A09B2">
        <w:rPr>
          <w:rFonts w:ascii="Consolas" w:eastAsia="Times New Roman" w:hAnsi="Consolas" w:cs="Times New Roman"/>
          <w:color w:val="9CDCFE"/>
          <w:sz w:val="21"/>
          <w:szCs w:val="21"/>
          <w:lang w:val="en-US"/>
        </w:rPr>
        <w:t>window</w:t>
      </w:r>
      <w:r w:rsidRPr="000A09B2">
        <w:rPr>
          <w:rFonts w:ascii="Consolas" w:eastAsia="Times New Roman" w:hAnsi="Consolas" w:cs="Times New Roman"/>
          <w:color w:val="D4D4D4"/>
          <w:sz w:val="21"/>
          <w:szCs w:val="21"/>
          <w:lang w:val="en-US"/>
        </w:rPr>
        <w:t>.</w:t>
      </w:r>
      <w:r w:rsidRPr="000A09B2">
        <w:rPr>
          <w:rFonts w:ascii="Consolas" w:eastAsia="Times New Roman" w:hAnsi="Consolas" w:cs="Times New Roman"/>
          <w:color w:val="9CDCFE"/>
          <w:sz w:val="21"/>
          <w:szCs w:val="21"/>
          <w:lang w:val="en-US"/>
        </w:rPr>
        <w:t>location</w:t>
      </w:r>
      <w:r w:rsidRPr="000A09B2">
        <w:rPr>
          <w:rFonts w:ascii="Consolas" w:eastAsia="Times New Roman" w:hAnsi="Consolas" w:cs="Times New Roman"/>
          <w:color w:val="D4D4D4"/>
          <w:sz w:val="21"/>
          <w:szCs w:val="21"/>
          <w:lang w:val="en-US"/>
        </w:rPr>
        <w:t>.</w:t>
      </w:r>
      <w:r w:rsidRPr="000A09B2">
        <w:rPr>
          <w:rFonts w:ascii="Consolas" w:eastAsia="Times New Roman" w:hAnsi="Consolas" w:cs="Times New Roman"/>
          <w:color w:val="9CDCFE"/>
          <w:sz w:val="21"/>
          <w:szCs w:val="21"/>
          <w:lang w:val="en-US"/>
        </w:rPr>
        <w:t>href</w:t>
      </w:r>
      <w:r w:rsidRPr="000A09B2">
        <w:rPr>
          <w:rFonts w:ascii="Consolas" w:eastAsia="Times New Roman" w:hAnsi="Consolas" w:cs="Times New Roman"/>
          <w:color w:val="D4D4D4"/>
          <w:sz w:val="21"/>
          <w:szCs w:val="21"/>
          <w:lang w:val="en-US"/>
        </w:rPr>
        <w:t xml:space="preserve"> = </w:t>
      </w:r>
      <w:r w:rsidRPr="000A09B2">
        <w:rPr>
          <w:rFonts w:ascii="Consolas" w:eastAsia="Times New Roman" w:hAnsi="Consolas" w:cs="Times New Roman"/>
          <w:color w:val="9CDCFE"/>
          <w:sz w:val="21"/>
          <w:szCs w:val="21"/>
          <w:lang w:val="en-US"/>
        </w:rPr>
        <w:t>window</w:t>
      </w:r>
      <w:r w:rsidRPr="000A09B2">
        <w:rPr>
          <w:rFonts w:ascii="Consolas" w:eastAsia="Times New Roman" w:hAnsi="Consolas" w:cs="Times New Roman"/>
          <w:color w:val="D4D4D4"/>
          <w:sz w:val="21"/>
          <w:szCs w:val="21"/>
          <w:lang w:val="en-US"/>
        </w:rPr>
        <w:t>.</w:t>
      </w:r>
      <w:r w:rsidRPr="000A09B2">
        <w:rPr>
          <w:rFonts w:ascii="Consolas" w:eastAsia="Times New Roman" w:hAnsi="Consolas" w:cs="Times New Roman"/>
          <w:color w:val="9CDCFE"/>
          <w:sz w:val="21"/>
          <w:szCs w:val="21"/>
          <w:lang w:val="en-US"/>
        </w:rPr>
        <w:t>origin</w:t>
      </w:r>
      <w:r w:rsidRPr="000A09B2">
        <w:rPr>
          <w:rFonts w:ascii="Consolas" w:eastAsia="Times New Roman" w:hAnsi="Consolas" w:cs="Times New Roman"/>
          <w:color w:val="D4D4D4"/>
          <w:sz w:val="21"/>
          <w:szCs w:val="21"/>
          <w:lang w:val="en-US"/>
        </w:rPr>
        <w:t>+</w:t>
      </w:r>
      <w:r w:rsidRPr="000A09B2">
        <w:rPr>
          <w:rFonts w:ascii="Consolas" w:eastAsia="Times New Roman" w:hAnsi="Consolas" w:cs="Times New Roman"/>
          <w:color w:val="CE9178"/>
          <w:sz w:val="21"/>
          <w:szCs w:val="21"/>
          <w:lang w:val="en-US"/>
        </w:rPr>
        <w:t>"/ecommerce-app-h/admin/index.php"</w:t>
      </w:r>
      <w:r w:rsidRPr="000A09B2">
        <w:rPr>
          <w:rFonts w:ascii="Consolas" w:eastAsia="Times New Roman" w:hAnsi="Consolas" w:cs="Times New Roman"/>
          <w:color w:val="D4D4D4"/>
          <w:sz w:val="21"/>
          <w:szCs w:val="21"/>
          <w:lang w:val="en-US"/>
        </w:rPr>
        <w:t>;</w:t>
      </w:r>
    </w:p>
    <w:p w14:paraId="3C613307" w14:textId="77777777" w:rsidR="000A09B2" w:rsidRPr="000A09B2" w:rsidRDefault="000A09B2" w:rsidP="000A09B2">
      <w:pPr>
        <w:shd w:val="clear" w:color="auto" w:fill="1E1E1E"/>
        <w:spacing w:after="0" w:line="285" w:lineRule="atLeast"/>
        <w:rPr>
          <w:rFonts w:ascii="Consolas" w:eastAsia="Times New Roman" w:hAnsi="Consolas" w:cs="Times New Roman"/>
          <w:color w:val="D4D4D4"/>
          <w:sz w:val="21"/>
          <w:szCs w:val="21"/>
          <w:lang w:val="en-US"/>
        </w:rPr>
      </w:pPr>
      <w:r w:rsidRPr="000A09B2">
        <w:rPr>
          <w:rFonts w:ascii="Consolas" w:eastAsia="Times New Roman" w:hAnsi="Consolas" w:cs="Times New Roman"/>
          <w:color w:val="D4D4D4"/>
          <w:sz w:val="21"/>
          <w:szCs w:val="21"/>
          <w:lang w:val="en-US"/>
        </w:rPr>
        <w:t>                }</w:t>
      </w:r>
      <w:r w:rsidRPr="000A09B2">
        <w:rPr>
          <w:rFonts w:ascii="Consolas" w:eastAsia="Times New Roman" w:hAnsi="Consolas" w:cs="Times New Roman"/>
          <w:color w:val="C586C0"/>
          <w:sz w:val="21"/>
          <w:szCs w:val="21"/>
          <w:lang w:val="en-US"/>
        </w:rPr>
        <w:t>else</w:t>
      </w:r>
      <w:r w:rsidRPr="000A09B2">
        <w:rPr>
          <w:rFonts w:ascii="Consolas" w:eastAsia="Times New Roman" w:hAnsi="Consolas" w:cs="Times New Roman"/>
          <w:color w:val="D4D4D4"/>
          <w:sz w:val="21"/>
          <w:szCs w:val="21"/>
          <w:lang w:val="en-US"/>
        </w:rPr>
        <w:t xml:space="preserve"> </w:t>
      </w:r>
      <w:r w:rsidRPr="000A09B2">
        <w:rPr>
          <w:rFonts w:ascii="Consolas" w:eastAsia="Times New Roman" w:hAnsi="Consolas" w:cs="Times New Roman"/>
          <w:color w:val="C586C0"/>
          <w:sz w:val="21"/>
          <w:szCs w:val="21"/>
          <w:lang w:val="en-US"/>
        </w:rPr>
        <w:t>if</w:t>
      </w:r>
      <w:r w:rsidRPr="000A09B2">
        <w:rPr>
          <w:rFonts w:ascii="Consolas" w:eastAsia="Times New Roman" w:hAnsi="Consolas" w:cs="Times New Roman"/>
          <w:color w:val="D4D4D4"/>
          <w:sz w:val="21"/>
          <w:szCs w:val="21"/>
          <w:lang w:val="en-US"/>
        </w:rPr>
        <w:t>(</w:t>
      </w:r>
      <w:r w:rsidRPr="000A09B2">
        <w:rPr>
          <w:rFonts w:ascii="Consolas" w:eastAsia="Times New Roman" w:hAnsi="Consolas" w:cs="Times New Roman"/>
          <w:color w:val="9CDCFE"/>
          <w:sz w:val="21"/>
          <w:szCs w:val="21"/>
          <w:lang w:val="en-US"/>
        </w:rPr>
        <w:t>resp</w:t>
      </w:r>
      <w:r w:rsidRPr="000A09B2">
        <w:rPr>
          <w:rFonts w:ascii="Consolas" w:eastAsia="Times New Roman" w:hAnsi="Consolas" w:cs="Times New Roman"/>
          <w:color w:val="D4D4D4"/>
          <w:sz w:val="21"/>
          <w:szCs w:val="21"/>
          <w:lang w:val="en-US"/>
        </w:rPr>
        <w:t>.</w:t>
      </w:r>
      <w:r w:rsidRPr="000A09B2">
        <w:rPr>
          <w:rFonts w:ascii="Consolas" w:eastAsia="Times New Roman" w:hAnsi="Consolas" w:cs="Times New Roman"/>
          <w:color w:val="9CDCFE"/>
          <w:sz w:val="21"/>
          <w:szCs w:val="21"/>
          <w:lang w:val="en-US"/>
        </w:rPr>
        <w:t>status</w:t>
      </w:r>
      <w:r w:rsidRPr="000A09B2">
        <w:rPr>
          <w:rFonts w:ascii="Consolas" w:eastAsia="Times New Roman" w:hAnsi="Consolas" w:cs="Times New Roman"/>
          <w:color w:val="D4D4D4"/>
          <w:sz w:val="21"/>
          <w:szCs w:val="21"/>
          <w:lang w:val="en-US"/>
        </w:rPr>
        <w:t xml:space="preserve"> == </w:t>
      </w:r>
      <w:r w:rsidRPr="000A09B2">
        <w:rPr>
          <w:rFonts w:ascii="Consolas" w:eastAsia="Times New Roman" w:hAnsi="Consolas" w:cs="Times New Roman"/>
          <w:color w:val="B5CEA8"/>
          <w:sz w:val="21"/>
          <w:szCs w:val="21"/>
          <w:lang w:val="en-US"/>
        </w:rPr>
        <w:t>303</w:t>
      </w:r>
      <w:r w:rsidRPr="000A09B2">
        <w:rPr>
          <w:rFonts w:ascii="Consolas" w:eastAsia="Times New Roman" w:hAnsi="Consolas" w:cs="Times New Roman"/>
          <w:color w:val="D4D4D4"/>
          <w:sz w:val="21"/>
          <w:szCs w:val="21"/>
          <w:lang w:val="en-US"/>
        </w:rPr>
        <w:t>){</w:t>
      </w:r>
    </w:p>
    <w:p w14:paraId="77EF6D27" w14:textId="77777777" w:rsidR="000A09B2" w:rsidRPr="000A09B2" w:rsidRDefault="000A09B2" w:rsidP="000A09B2">
      <w:pPr>
        <w:shd w:val="clear" w:color="auto" w:fill="1E1E1E"/>
        <w:spacing w:after="0" w:line="285" w:lineRule="atLeast"/>
        <w:rPr>
          <w:rFonts w:ascii="Consolas" w:eastAsia="Times New Roman" w:hAnsi="Consolas" w:cs="Times New Roman"/>
          <w:color w:val="D4D4D4"/>
          <w:sz w:val="21"/>
          <w:szCs w:val="21"/>
          <w:lang w:val="en-US"/>
        </w:rPr>
      </w:pPr>
      <w:r w:rsidRPr="000A09B2">
        <w:rPr>
          <w:rFonts w:ascii="Consolas" w:eastAsia="Times New Roman" w:hAnsi="Consolas" w:cs="Times New Roman"/>
          <w:color w:val="D4D4D4"/>
          <w:sz w:val="21"/>
          <w:szCs w:val="21"/>
          <w:lang w:val="en-US"/>
        </w:rPr>
        <w:t xml:space="preserve">                    </w:t>
      </w:r>
      <w:r w:rsidRPr="000A09B2">
        <w:rPr>
          <w:rFonts w:ascii="Consolas" w:eastAsia="Times New Roman" w:hAnsi="Consolas" w:cs="Times New Roman"/>
          <w:color w:val="DCDCAA"/>
          <w:sz w:val="21"/>
          <w:szCs w:val="21"/>
          <w:lang w:val="en-US"/>
        </w:rPr>
        <w:t>$</w:t>
      </w:r>
      <w:r w:rsidRPr="000A09B2">
        <w:rPr>
          <w:rFonts w:ascii="Consolas" w:eastAsia="Times New Roman" w:hAnsi="Consolas" w:cs="Times New Roman"/>
          <w:color w:val="D4D4D4"/>
          <w:sz w:val="21"/>
          <w:szCs w:val="21"/>
          <w:lang w:val="en-US"/>
        </w:rPr>
        <w:t>(</w:t>
      </w:r>
      <w:r w:rsidRPr="000A09B2">
        <w:rPr>
          <w:rFonts w:ascii="Consolas" w:eastAsia="Times New Roman" w:hAnsi="Consolas" w:cs="Times New Roman"/>
          <w:color w:val="CE9178"/>
          <w:sz w:val="21"/>
          <w:szCs w:val="21"/>
          <w:lang w:val="en-US"/>
        </w:rPr>
        <w:t>".message"</w:t>
      </w:r>
      <w:r w:rsidRPr="000A09B2">
        <w:rPr>
          <w:rFonts w:ascii="Consolas" w:eastAsia="Times New Roman" w:hAnsi="Consolas" w:cs="Times New Roman"/>
          <w:color w:val="D4D4D4"/>
          <w:sz w:val="21"/>
          <w:szCs w:val="21"/>
          <w:lang w:val="en-US"/>
        </w:rPr>
        <w:t>).</w:t>
      </w:r>
      <w:r w:rsidRPr="000A09B2">
        <w:rPr>
          <w:rFonts w:ascii="Consolas" w:eastAsia="Times New Roman" w:hAnsi="Consolas" w:cs="Times New Roman"/>
          <w:color w:val="DCDCAA"/>
          <w:sz w:val="21"/>
          <w:szCs w:val="21"/>
          <w:lang w:val="en-US"/>
        </w:rPr>
        <w:t>html</w:t>
      </w:r>
      <w:r w:rsidRPr="000A09B2">
        <w:rPr>
          <w:rFonts w:ascii="Consolas" w:eastAsia="Times New Roman" w:hAnsi="Consolas" w:cs="Times New Roman"/>
          <w:color w:val="D4D4D4"/>
          <w:sz w:val="21"/>
          <w:szCs w:val="21"/>
          <w:lang w:val="en-US"/>
        </w:rPr>
        <w:t>(</w:t>
      </w:r>
      <w:r w:rsidRPr="000A09B2">
        <w:rPr>
          <w:rFonts w:ascii="Consolas" w:eastAsia="Times New Roman" w:hAnsi="Consolas" w:cs="Times New Roman"/>
          <w:color w:val="CE9178"/>
          <w:sz w:val="21"/>
          <w:szCs w:val="21"/>
          <w:lang w:val="en-US"/>
        </w:rPr>
        <w:t>'&lt;span class="text-danger"&gt;'</w:t>
      </w:r>
      <w:r w:rsidRPr="000A09B2">
        <w:rPr>
          <w:rFonts w:ascii="Consolas" w:eastAsia="Times New Roman" w:hAnsi="Consolas" w:cs="Times New Roman"/>
          <w:color w:val="D4D4D4"/>
          <w:sz w:val="21"/>
          <w:szCs w:val="21"/>
          <w:lang w:val="en-US"/>
        </w:rPr>
        <w:t>+</w:t>
      </w:r>
      <w:r w:rsidRPr="000A09B2">
        <w:rPr>
          <w:rFonts w:ascii="Consolas" w:eastAsia="Times New Roman" w:hAnsi="Consolas" w:cs="Times New Roman"/>
          <w:color w:val="9CDCFE"/>
          <w:sz w:val="21"/>
          <w:szCs w:val="21"/>
          <w:lang w:val="en-US"/>
        </w:rPr>
        <w:t>resp</w:t>
      </w:r>
      <w:r w:rsidRPr="000A09B2">
        <w:rPr>
          <w:rFonts w:ascii="Consolas" w:eastAsia="Times New Roman" w:hAnsi="Consolas" w:cs="Times New Roman"/>
          <w:color w:val="D4D4D4"/>
          <w:sz w:val="21"/>
          <w:szCs w:val="21"/>
          <w:lang w:val="en-US"/>
        </w:rPr>
        <w:t>.</w:t>
      </w:r>
      <w:r w:rsidRPr="000A09B2">
        <w:rPr>
          <w:rFonts w:ascii="Consolas" w:eastAsia="Times New Roman" w:hAnsi="Consolas" w:cs="Times New Roman"/>
          <w:color w:val="9CDCFE"/>
          <w:sz w:val="21"/>
          <w:szCs w:val="21"/>
          <w:lang w:val="en-US"/>
        </w:rPr>
        <w:t>message</w:t>
      </w:r>
      <w:r w:rsidRPr="000A09B2">
        <w:rPr>
          <w:rFonts w:ascii="Consolas" w:eastAsia="Times New Roman" w:hAnsi="Consolas" w:cs="Times New Roman"/>
          <w:color w:val="D4D4D4"/>
          <w:sz w:val="21"/>
          <w:szCs w:val="21"/>
          <w:lang w:val="en-US"/>
        </w:rPr>
        <w:t>+</w:t>
      </w:r>
      <w:r w:rsidRPr="000A09B2">
        <w:rPr>
          <w:rFonts w:ascii="Consolas" w:eastAsia="Times New Roman" w:hAnsi="Consolas" w:cs="Times New Roman"/>
          <w:color w:val="CE9178"/>
          <w:sz w:val="21"/>
          <w:szCs w:val="21"/>
          <w:lang w:val="en-US"/>
        </w:rPr>
        <w:t>'&lt;/span&gt;'</w:t>
      </w:r>
      <w:r w:rsidRPr="000A09B2">
        <w:rPr>
          <w:rFonts w:ascii="Consolas" w:eastAsia="Times New Roman" w:hAnsi="Consolas" w:cs="Times New Roman"/>
          <w:color w:val="D4D4D4"/>
          <w:sz w:val="21"/>
          <w:szCs w:val="21"/>
          <w:lang w:val="en-US"/>
        </w:rPr>
        <w:t>);</w:t>
      </w:r>
    </w:p>
    <w:p w14:paraId="373B7AAA" w14:textId="77777777" w:rsidR="000A09B2" w:rsidRPr="000A09B2" w:rsidRDefault="000A09B2" w:rsidP="000A09B2">
      <w:pPr>
        <w:shd w:val="clear" w:color="auto" w:fill="1E1E1E"/>
        <w:spacing w:after="0" w:line="285" w:lineRule="atLeast"/>
        <w:rPr>
          <w:rFonts w:ascii="Consolas" w:eastAsia="Times New Roman" w:hAnsi="Consolas" w:cs="Times New Roman"/>
          <w:color w:val="D4D4D4"/>
          <w:sz w:val="21"/>
          <w:szCs w:val="21"/>
          <w:lang w:val="en-US"/>
        </w:rPr>
      </w:pPr>
      <w:r w:rsidRPr="000A09B2">
        <w:rPr>
          <w:rFonts w:ascii="Consolas" w:eastAsia="Times New Roman" w:hAnsi="Consolas" w:cs="Times New Roman"/>
          <w:color w:val="D4D4D4"/>
          <w:sz w:val="21"/>
          <w:szCs w:val="21"/>
          <w:lang w:val="en-US"/>
        </w:rPr>
        <w:t>                }</w:t>
      </w:r>
    </w:p>
    <w:p w14:paraId="7FDD8B38" w14:textId="77777777" w:rsidR="000A09B2" w:rsidRPr="000A09B2" w:rsidRDefault="000A09B2" w:rsidP="000A09B2">
      <w:pPr>
        <w:shd w:val="clear" w:color="auto" w:fill="1E1E1E"/>
        <w:spacing w:after="0" w:line="285" w:lineRule="atLeast"/>
        <w:rPr>
          <w:rFonts w:ascii="Consolas" w:eastAsia="Times New Roman" w:hAnsi="Consolas" w:cs="Times New Roman"/>
          <w:color w:val="D4D4D4"/>
          <w:sz w:val="21"/>
          <w:szCs w:val="21"/>
          <w:lang w:val="en-US"/>
        </w:rPr>
      </w:pPr>
      <w:r w:rsidRPr="000A09B2">
        <w:rPr>
          <w:rFonts w:ascii="Consolas" w:eastAsia="Times New Roman" w:hAnsi="Consolas" w:cs="Times New Roman"/>
          <w:color w:val="D4D4D4"/>
          <w:sz w:val="21"/>
          <w:szCs w:val="21"/>
          <w:lang w:val="en-US"/>
        </w:rPr>
        <w:t>            }</w:t>
      </w:r>
    </w:p>
    <w:p w14:paraId="7132DDC6" w14:textId="77777777" w:rsidR="000A09B2" w:rsidRPr="000A09B2" w:rsidRDefault="000A09B2" w:rsidP="000A09B2">
      <w:pPr>
        <w:shd w:val="clear" w:color="auto" w:fill="1E1E1E"/>
        <w:spacing w:after="0" w:line="285" w:lineRule="atLeast"/>
        <w:rPr>
          <w:rFonts w:ascii="Consolas" w:eastAsia="Times New Roman" w:hAnsi="Consolas" w:cs="Times New Roman"/>
          <w:color w:val="D4D4D4"/>
          <w:sz w:val="21"/>
          <w:szCs w:val="21"/>
          <w:lang w:val="en-US"/>
        </w:rPr>
      </w:pPr>
      <w:r w:rsidRPr="000A09B2">
        <w:rPr>
          <w:rFonts w:ascii="Consolas" w:eastAsia="Times New Roman" w:hAnsi="Consolas" w:cs="Times New Roman"/>
          <w:color w:val="D4D4D4"/>
          <w:sz w:val="21"/>
          <w:szCs w:val="21"/>
          <w:lang w:val="en-US"/>
        </w:rPr>
        <w:t>        });</w:t>
      </w:r>
    </w:p>
    <w:p w14:paraId="4772EDA4" w14:textId="77777777" w:rsidR="000A09B2" w:rsidRPr="000A09B2" w:rsidRDefault="000A09B2" w:rsidP="000A09B2">
      <w:pPr>
        <w:shd w:val="clear" w:color="auto" w:fill="1E1E1E"/>
        <w:spacing w:after="0" w:line="285" w:lineRule="atLeast"/>
        <w:rPr>
          <w:rFonts w:ascii="Consolas" w:eastAsia="Times New Roman" w:hAnsi="Consolas" w:cs="Times New Roman"/>
          <w:color w:val="D4D4D4"/>
          <w:sz w:val="21"/>
          <w:szCs w:val="21"/>
          <w:lang w:val="en-US"/>
        </w:rPr>
      </w:pPr>
    </w:p>
    <w:p w14:paraId="1F137809" w14:textId="77777777" w:rsidR="000A09B2" w:rsidRPr="000A09B2" w:rsidRDefault="000A09B2" w:rsidP="000A09B2">
      <w:pPr>
        <w:shd w:val="clear" w:color="auto" w:fill="1E1E1E"/>
        <w:spacing w:after="0" w:line="285" w:lineRule="atLeast"/>
        <w:rPr>
          <w:rFonts w:ascii="Consolas" w:eastAsia="Times New Roman" w:hAnsi="Consolas" w:cs="Times New Roman"/>
          <w:color w:val="D4D4D4"/>
          <w:sz w:val="21"/>
          <w:szCs w:val="21"/>
          <w:lang w:val="en-US"/>
        </w:rPr>
      </w:pPr>
      <w:r w:rsidRPr="000A09B2">
        <w:rPr>
          <w:rFonts w:ascii="Consolas" w:eastAsia="Times New Roman" w:hAnsi="Consolas" w:cs="Times New Roman"/>
          <w:color w:val="D4D4D4"/>
          <w:sz w:val="21"/>
          <w:szCs w:val="21"/>
          <w:lang w:val="en-US"/>
        </w:rPr>
        <w:t>    });</w:t>
      </w:r>
    </w:p>
    <w:p w14:paraId="48F0A160" w14:textId="77777777" w:rsidR="000A09B2" w:rsidRPr="000A09B2" w:rsidRDefault="000A09B2" w:rsidP="000A09B2">
      <w:pPr>
        <w:shd w:val="clear" w:color="auto" w:fill="1E1E1E"/>
        <w:spacing w:after="0" w:line="285" w:lineRule="atLeast"/>
        <w:rPr>
          <w:rFonts w:ascii="Consolas" w:eastAsia="Times New Roman" w:hAnsi="Consolas" w:cs="Times New Roman"/>
          <w:color w:val="D4D4D4"/>
          <w:sz w:val="21"/>
          <w:szCs w:val="21"/>
          <w:lang w:val="en-US"/>
        </w:rPr>
      </w:pPr>
    </w:p>
    <w:p w14:paraId="6123F78B" w14:textId="77777777" w:rsidR="00A15A37" w:rsidRPr="000A54A5" w:rsidRDefault="00A15A37" w:rsidP="00377197">
      <w:pPr>
        <w:rPr>
          <w:rFonts w:ascii="Times New Roman" w:hAnsi="Times New Roman" w:cs="Times New Roman"/>
          <w:b/>
          <w:sz w:val="24"/>
          <w:szCs w:val="24"/>
          <w:lang w:val="en-US"/>
        </w:rPr>
      </w:pPr>
    </w:p>
    <w:p w14:paraId="3B86CEAA" w14:textId="77777777" w:rsidR="00377197" w:rsidRPr="000A54A5" w:rsidRDefault="00377197" w:rsidP="00377197">
      <w:pPr>
        <w:rPr>
          <w:rFonts w:ascii="Times New Roman" w:hAnsi="Times New Roman" w:cs="Times New Roman"/>
          <w:b/>
          <w:sz w:val="24"/>
          <w:szCs w:val="24"/>
          <w:lang w:val="en-US"/>
        </w:rPr>
      </w:pPr>
      <w:r w:rsidRPr="000A54A5">
        <w:rPr>
          <w:rFonts w:ascii="Times New Roman" w:hAnsi="Times New Roman" w:cs="Times New Roman"/>
          <w:b/>
          <w:sz w:val="24"/>
          <w:szCs w:val="24"/>
          <w:lang w:val="en-US"/>
        </w:rPr>
        <w:t>Add-To-Cart module</w:t>
      </w:r>
    </w:p>
    <w:p w14:paraId="3DB32926" w14:textId="57173876" w:rsidR="00377197" w:rsidRDefault="00322120" w:rsidP="00377197">
      <w:pPr>
        <w:rPr>
          <w:rFonts w:ascii="Times New Roman" w:hAnsi="Times New Roman" w:cs="Times New Roman"/>
          <w:sz w:val="24"/>
          <w:szCs w:val="24"/>
          <w:lang w:val="en-US"/>
        </w:rPr>
      </w:pPr>
      <w:r>
        <w:rPr>
          <w:rFonts w:ascii="Times New Roman" w:hAnsi="Times New Roman" w:cs="Times New Roman"/>
          <w:sz w:val="24"/>
          <w:szCs w:val="24"/>
          <w:lang w:val="en-US"/>
        </w:rPr>
        <w:t>This modu</w:t>
      </w:r>
      <w:r w:rsidR="00377197" w:rsidRPr="000A54A5">
        <w:rPr>
          <w:rFonts w:ascii="Times New Roman" w:hAnsi="Times New Roman" w:cs="Times New Roman"/>
          <w:sz w:val="24"/>
          <w:szCs w:val="24"/>
          <w:lang w:val="en-US"/>
        </w:rPr>
        <w:t>l</w:t>
      </w:r>
      <w:r w:rsidR="005609DE">
        <w:rPr>
          <w:rFonts w:ascii="Times New Roman" w:hAnsi="Times New Roman" w:cs="Times New Roman"/>
          <w:sz w:val="24"/>
          <w:szCs w:val="24"/>
          <w:lang w:val="en-US"/>
        </w:rPr>
        <w:t>e all</w:t>
      </w:r>
      <w:r w:rsidR="00377197" w:rsidRPr="000A54A5">
        <w:rPr>
          <w:rFonts w:ascii="Times New Roman" w:hAnsi="Times New Roman" w:cs="Times New Roman"/>
          <w:sz w:val="24"/>
          <w:szCs w:val="24"/>
          <w:lang w:val="en-US"/>
        </w:rPr>
        <w:t>ows the users to add items into their cart for hire</w:t>
      </w:r>
      <w:r w:rsidR="008A43E6">
        <w:rPr>
          <w:rFonts w:ascii="Times New Roman" w:hAnsi="Times New Roman" w:cs="Times New Roman"/>
          <w:sz w:val="24"/>
          <w:szCs w:val="24"/>
          <w:lang w:val="en-US"/>
        </w:rPr>
        <w:t xml:space="preserve"> below is a snippet for add product t</w:t>
      </w:r>
      <w:r w:rsidR="00A15A37">
        <w:rPr>
          <w:rFonts w:ascii="Times New Roman" w:hAnsi="Times New Roman" w:cs="Times New Roman"/>
          <w:sz w:val="24"/>
          <w:szCs w:val="24"/>
          <w:lang w:val="en-US"/>
        </w:rPr>
        <w:t>o cart function</w:t>
      </w:r>
      <w:r w:rsidR="008A43E6">
        <w:rPr>
          <w:rFonts w:ascii="Times New Roman" w:hAnsi="Times New Roman" w:cs="Times New Roman"/>
          <w:sz w:val="24"/>
          <w:szCs w:val="24"/>
          <w:lang w:val="en-US"/>
        </w:rPr>
        <w:t>.</w:t>
      </w:r>
      <w:r w:rsidR="00FF00D5">
        <w:rPr>
          <w:rFonts w:ascii="Times New Roman" w:hAnsi="Times New Roman" w:cs="Times New Roman"/>
          <w:sz w:val="24"/>
          <w:szCs w:val="24"/>
          <w:lang w:val="en-US"/>
        </w:rPr>
        <w:t xml:space="preserve"> This snippet is found on the customer or farmer side of the project.</w:t>
      </w:r>
    </w:p>
    <w:p w14:paraId="3FCE98B3" w14:textId="77777777" w:rsidR="00322120" w:rsidRPr="00322120" w:rsidRDefault="00322120" w:rsidP="00322120">
      <w:pPr>
        <w:shd w:val="clear" w:color="auto" w:fill="1E1E1E"/>
        <w:spacing w:after="0" w:line="285" w:lineRule="atLeast"/>
        <w:rPr>
          <w:rFonts w:ascii="Consolas" w:eastAsia="Times New Roman" w:hAnsi="Consolas" w:cs="Times New Roman"/>
          <w:color w:val="D4D4D4"/>
          <w:sz w:val="21"/>
          <w:szCs w:val="21"/>
          <w:lang w:val="en-US"/>
        </w:rPr>
      </w:pPr>
      <w:r w:rsidRPr="00322120">
        <w:rPr>
          <w:rFonts w:ascii="Consolas" w:eastAsia="Times New Roman" w:hAnsi="Consolas" w:cs="Times New Roman"/>
          <w:color w:val="DCDCAA"/>
          <w:sz w:val="21"/>
          <w:szCs w:val="21"/>
          <w:lang w:val="en-US"/>
        </w:rPr>
        <w:t>$</w:t>
      </w:r>
      <w:r w:rsidRPr="00322120">
        <w:rPr>
          <w:rFonts w:ascii="Consolas" w:eastAsia="Times New Roman" w:hAnsi="Consolas" w:cs="Times New Roman"/>
          <w:color w:val="D4D4D4"/>
          <w:sz w:val="21"/>
          <w:szCs w:val="21"/>
          <w:lang w:val="en-US"/>
        </w:rPr>
        <w:t>(</w:t>
      </w:r>
      <w:r w:rsidRPr="00322120">
        <w:rPr>
          <w:rFonts w:ascii="Consolas" w:eastAsia="Times New Roman" w:hAnsi="Consolas" w:cs="Times New Roman"/>
          <w:color w:val="CE9178"/>
          <w:sz w:val="21"/>
          <w:szCs w:val="21"/>
          <w:lang w:val="en-US"/>
        </w:rPr>
        <w:t>"body"</w:t>
      </w:r>
      <w:r w:rsidRPr="00322120">
        <w:rPr>
          <w:rFonts w:ascii="Consolas" w:eastAsia="Times New Roman" w:hAnsi="Consolas" w:cs="Times New Roman"/>
          <w:color w:val="D4D4D4"/>
          <w:sz w:val="21"/>
          <w:szCs w:val="21"/>
          <w:lang w:val="en-US"/>
        </w:rPr>
        <w:t>).</w:t>
      </w:r>
      <w:r w:rsidRPr="00322120">
        <w:rPr>
          <w:rFonts w:ascii="Consolas" w:eastAsia="Times New Roman" w:hAnsi="Consolas" w:cs="Times New Roman"/>
          <w:color w:val="DCDCAA"/>
          <w:sz w:val="21"/>
          <w:szCs w:val="21"/>
          <w:lang w:val="en-US"/>
        </w:rPr>
        <w:t>delegate</w:t>
      </w:r>
      <w:r w:rsidRPr="00322120">
        <w:rPr>
          <w:rFonts w:ascii="Consolas" w:eastAsia="Times New Roman" w:hAnsi="Consolas" w:cs="Times New Roman"/>
          <w:color w:val="D4D4D4"/>
          <w:sz w:val="21"/>
          <w:szCs w:val="21"/>
          <w:lang w:val="en-US"/>
        </w:rPr>
        <w:t>(</w:t>
      </w:r>
      <w:r w:rsidRPr="00322120">
        <w:rPr>
          <w:rFonts w:ascii="Consolas" w:eastAsia="Times New Roman" w:hAnsi="Consolas" w:cs="Times New Roman"/>
          <w:color w:val="CE9178"/>
          <w:sz w:val="21"/>
          <w:szCs w:val="21"/>
          <w:lang w:val="en-US"/>
        </w:rPr>
        <w:t>"#product"</w:t>
      </w:r>
      <w:r w:rsidRPr="00322120">
        <w:rPr>
          <w:rFonts w:ascii="Consolas" w:eastAsia="Times New Roman" w:hAnsi="Consolas" w:cs="Times New Roman"/>
          <w:color w:val="D4D4D4"/>
          <w:sz w:val="21"/>
          <w:szCs w:val="21"/>
          <w:lang w:val="en-US"/>
        </w:rPr>
        <w:t>,</w:t>
      </w:r>
      <w:r w:rsidRPr="00322120">
        <w:rPr>
          <w:rFonts w:ascii="Consolas" w:eastAsia="Times New Roman" w:hAnsi="Consolas" w:cs="Times New Roman"/>
          <w:color w:val="CE9178"/>
          <w:sz w:val="21"/>
          <w:szCs w:val="21"/>
          <w:lang w:val="en-US"/>
        </w:rPr>
        <w:t>"click"</w:t>
      </w:r>
      <w:r w:rsidRPr="00322120">
        <w:rPr>
          <w:rFonts w:ascii="Consolas" w:eastAsia="Times New Roman" w:hAnsi="Consolas" w:cs="Times New Roman"/>
          <w:color w:val="D4D4D4"/>
          <w:sz w:val="21"/>
          <w:szCs w:val="21"/>
          <w:lang w:val="en-US"/>
        </w:rPr>
        <w:t>,</w:t>
      </w:r>
      <w:r w:rsidRPr="00322120">
        <w:rPr>
          <w:rFonts w:ascii="Consolas" w:eastAsia="Times New Roman" w:hAnsi="Consolas" w:cs="Times New Roman"/>
          <w:color w:val="569CD6"/>
          <w:sz w:val="21"/>
          <w:szCs w:val="21"/>
          <w:lang w:val="en-US"/>
        </w:rPr>
        <w:t>function</w:t>
      </w:r>
      <w:r w:rsidRPr="00322120">
        <w:rPr>
          <w:rFonts w:ascii="Consolas" w:eastAsia="Times New Roman" w:hAnsi="Consolas" w:cs="Times New Roman"/>
          <w:color w:val="D4D4D4"/>
          <w:sz w:val="21"/>
          <w:szCs w:val="21"/>
          <w:lang w:val="en-US"/>
        </w:rPr>
        <w:t>(</w:t>
      </w:r>
      <w:r w:rsidRPr="00322120">
        <w:rPr>
          <w:rFonts w:ascii="Consolas" w:eastAsia="Times New Roman" w:hAnsi="Consolas" w:cs="Times New Roman"/>
          <w:color w:val="9CDCFE"/>
          <w:sz w:val="21"/>
          <w:szCs w:val="21"/>
          <w:lang w:val="en-US"/>
        </w:rPr>
        <w:t>event</w:t>
      </w:r>
      <w:r w:rsidRPr="00322120">
        <w:rPr>
          <w:rFonts w:ascii="Consolas" w:eastAsia="Times New Roman" w:hAnsi="Consolas" w:cs="Times New Roman"/>
          <w:color w:val="D4D4D4"/>
          <w:sz w:val="21"/>
          <w:szCs w:val="21"/>
          <w:lang w:val="en-US"/>
        </w:rPr>
        <w:t>){</w:t>
      </w:r>
    </w:p>
    <w:p w14:paraId="73C4D1FB" w14:textId="77777777" w:rsidR="00322120" w:rsidRPr="00322120" w:rsidRDefault="00322120" w:rsidP="00322120">
      <w:pPr>
        <w:shd w:val="clear" w:color="auto" w:fill="1E1E1E"/>
        <w:spacing w:after="0" w:line="285" w:lineRule="atLeast"/>
        <w:rPr>
          <w:rFonts w:ascii="Consolas" w:eastAsia="Times New Roman" w:hAnsi="Consolas" w:cs="Times New Roman"/>
          <w:color w:val="D4D4D4"/>
          <w:sz w:val="21"/>
          <w:szCs w:val="21"/>
          <w:lang w:val="en-US"/>
        </w:rPr>
      </w:pPr>
      <w:r w:rsidRPr="00322120">
        <w:rPr>
          <w:rFonts w:ascii="Consolas" w:eastAsia="Times New Roman" w:hAnsi="Consolas" w:cs="Times New Roman"/>
          <w:color w:val="D4D4D4"/>
          <w:sz w:val="21"/>
          <w:szCs w:val="21"/>
          <w:lang w:val="en-US"/>
        </w:rPr>
        <w:t xml:space="preserve">        </w:t>
      </w:r>
      <w:r w:rsidRPr="00322120">
        <w:rPr>
          <w:rFonts w:ascii="Consolas" w:eastAsia="Times New Roman" w:hAnsi="Consolas" w:cs="Times New Roman"/>
          <w:color w:val="569CD6"/>
          <w:sz w:val="21"/>
          <w:szCs w:val="21"/>
          <w:lang w:val="en-US"/>
        </w:rPr>
        <w:t>var</w:t>
      </w:r>
      <w:r w:rsidRPr="00322120">
        <w:rPr>
          <w:rFonts w:ascii="Consolas" w:eastAsia="Times New Roman" w:hAnsi="Consolas" w:cs="Times New Roman"/>
          <w:color w:val="D4D4D4"/>
          <w:sz w:val="21"/>
          <w:szCs w:val="21"/>
          <w:lang w:val="en-US"/>
        </w:rPr>
        <w:t xml:space="preserve"> </w:t>
      </w:r>
      <w:r w:rsidRPr="00322120">
        <w:rPr>
          <w:rFonts w:ascii="Consolas" w:eastAsia="Times New Roman" w:hAnsi="Consolas" w:cs="Times New Roman"/>
          <w:color w:val="9CDCFE"/>
          <w:sz w:val="21"/>
          <w:szCs w:val="21"/>
          <w:lang w:val="en-US"/>
        </w:rPr>
        <w:t>pid</w:t>
      </w:r>
      <w:r w:rsidRPr="00322120">
        <w:rPr>
          <w:rFonts w:ascii="Consolas" w:eastAsia="Times New Roman" w:hAnsi="Consolas" w:cs="Times New Roman"/>
          <w:color w:val="D4D4D4"/>
          <w:sz w:val="21"/>
          <w:szCs w:val="21"/>
          <w:lang w:val="en-US"/>
        </w:rPr>
        <w:t xml:space="preserve"> = </w:t>
      </w:r>
      <w:r w:rsidRPr="00322120">
        <w:rPr>
          <w:rFonts w:ascii="Consolas" w:eastAsia="Times New Roman" w:hAnsi="Consolas" w:cs="Times New Roman"/>
          <w:color w:val="DCDCAA"/>
          <w:sz w:val="21"/>
          <w:szCs w:val="21"/>
          <w:lang w:val="en-US"/>
        </w:rPr>
        <w:t>$</w:t>
      </w:r>
      <w:r w:rsidRPr="00322120">
        <w:rPr>
          <w:rFonts w:ascii="Consolas" w:eastAsia="Times New Roman" w:hAnsi="Consolas" w:cs="Times New Roman"/>
          <w:color w:val="D4D4D4"/>
          <w:sz w:val="21"/>
          <w:szCs w:val="21"/>
          <w:lang w:val="en-US"/>
        </w:rPr>
        <w:t>(</w:t>
      </w:r>
      <w:r w:rsidRPr="00322120">
        <w:rPr>
          <w:rFonts w:ascii="Consolas" w:eastAsia="Times New Roman" w:hAnsi="Consolas" w:cs="Times New Roman"/>
          <w:color w:val="569CD6"/>
          <w:sz w:val="21"/>
          <w:szCs w:val="21"/>
          <w:lang w:val="en-US"/>
        </w:rPr>
        <w:t>this</w:t>
      </w:r>
      <w:r w:rsidRPr="00322120">
        <w:rPr>
          <w:rFonts w:ascii="Consolas" w:eastAsia="Times New Roman" w:hAnsi="Consolas" w:cs="Times New Roman"/>
          <w:color w:val="D4D4D4"/>
          <w:sz w:val="21"/>
          <w:szCs w:val="21"/>
          <w:lang w:val="en-US"/>
        </w:rPr>
        <w:t>).</w:t>
      </w:r>
      <w:r w:rsidRPr="00322120">
        <w:rPr>
          <w:rFonts w:ascii="Consolas" w:eastAsia="Times New Roman" w:hAnsi="Consolas" w:cs="Times New Roman"/>
          <w:color w:val="DCDCAA"/>
          <w:sz w:val="21"/>
          <w:szCs w:val="21"/>
          <w:lang w:val="en-US"/>
        </w:rPr>
        <w:t>attr</w:t>
      </w:r>
      <w:r w:rsidRPr="00322120">
        <w:rPr>
          <w:rFonts w:ascii="Consolas" w:eastAsia="Times New Roman" w:hAnsi="Consolas" w:cs="Times New Roman"/>
          <w:color w:val="D4D4D4"/>
          <w:sz w:val="21"/>
          <w:szCs w:val="21"/>
          <w:lang w:val="en-US"/>
        </w:rPr>
        <w:t>(</w:t>
      </w:r>
      <w:r w:rsidRPr="00322120">
        <w:rPr>
          <w:rFonts w:ascii="Consolas" w:eastAsia="Times New Roman" w:hAnsi="Consolas" w:cs="Times New Roman"/>
          <w:color w:val="CE9178"/>
          <w:sz w:val="21"/>
          <w:szCs w:val="21"/>
          <w:lang w:val="en-US"/>
        </w:rPr>
        <w:t>"pid"</w:t>
      </w:r>
      <w:r w:rsidRPr="00322120">
        <w:rPr>
          <w:rFonts w:ascii="Consolas" w:eastAsia="Times New Roman" w:hAnsi="Consolas" w:cs="Times New Roman"/>
          <w:color w:val="D4D4D4"/>
          <w:sz w:val="21"/>
          <w:szCs w:val="21"/>
          <w:lang w:val="en-US"/>
        </w:rPr>
        <w:t>);</w:t>
      </w:r>
    </w:p>
    <w:p w14:paraId="60B88AE9" w14:textId="77777777" w:rsidR="00322120" w:rsidRPr="00322120" w:rsidRDefault="00322120" w:rsidP="00322120">
      <w:pPr>
        <w:shd w:val="clear" w:color="auto" w:fill="1E1E1E"/>
        <w:spacing w:after="0" w:line="285" w:lineRule="atLeast"/>
        <w:rPr>
          <w:rFonts w:ascii="Consolas" w:eastAsia="Times New Roman" w:hAnsi="Consolas" w:cs="Times New Roman"/>
          <w:color w:val="D4D4D4"/>
          <w:sz w:val="21"/>
          <w:szCs w:val="21"/>
          <w:lang w:val="en-US"/>
        </w:rPr>
      </w:pPr>
      <w:r w:rsidRPr="00322120">
        <w:rPr>
          <w:rFonts w:ascii="Consolas" w:eastAsia="Times New Roman" w:hAnsi="Consolas" w:cs="Times New Roman"/>
          <w:color w:val="D4D4D4"/>
          <w:sz w:val="21"/>
          <w:szCs w:val="21"/>
          <w:lang w:val="en-US"/>
        </w:rPr>
        <w:t xml:space="preserve">        </w:t>
      </w:r>
      <w:r w:rsidRPr="00322120">
        <w:rPr>
          <w:rFonts w:ascii="Consolas" w:eastAsia="Times New Roman" w:hAnsi="Consolas" w:cs="Times New Roman"/>
          <w:color w:val="9CDCFE"/>
          <w:sz w:val="21"/>
          <w:szCs w:val="21"/>
          <w:lang w:val="en-US"/>
        </w:rPr>
        <w:t>event</w:t>
      </w:r>
      <w:r w:rsidRPr="00322120">
        <w:rPr>
          <w:rFonts w:ascii="Consolas" w:eastAsia="Times New Roman" w:hAnsi="Consolas" w:cs="Times New Roman"/>
          <w:color w:val="D4D4D4"/>
          <w:sz w:val="21"/>
          <w:szCs w:val="21"/>
          <w:lang w:val="en-US"/>
        </w:rPr>
        <w:t>.</w:t>
      </w:r>
      <w:r w:rsidRPr="00322120">
        <w:rPr>
          <w:rFonts w:ascii="Consolas" w:eastAsia="Times New Roman" w:hAnsi="Consolas" w:cs="Times New Roman"/>
          <w:color w:val="DCDCAA"/>
          <w:sz w:val="21"/>
          <w:szCs w:val="21"/>
          <w:lang w:val="en-US"/>
        </w:rPr>
        <w:t>preventDefault</w:t>
      </w:r>
      <w:r w:rsidRPr="00322120">
        <w:rPr>
          <w:rFonts w:ascii="Consolas" w:eastAsia="Times New Roman" w:hAnsi="Consolas" w:cs="Times New Roman"/>
          <w:color w:val="D4D4D4"/>
          <w:sz w:val="21"/>
          <w:szCs w:val="21"/>
          <w:lang w:val="en-US"/>
        </w:rPr>
        <w:t>();</w:t>
      </w:r>
    </w:p>
    <w:p w14:paraId="22B5E8E2" w14:textId="77777777" w:rsidR="00322120" w:rsidRPr="00322120" w:rsidRDefault="00322120" w:rsidP="00322120">
      <w:pPr>
        <w:shd w:val="clear" w:color="auto" w:fill="1E1E1E"/>
        <w:spacing w:after="0" w:line="285" w:lineRule="atLeast"/>
        <w:rPr>
          <w:rFonts w:ascii="Consolas" w:eastAsia="Times New Roman" w:hAnsi="Consolas" w:cs="Times New Roman"/>
          <w:color w:val="D4D4D4"/>
          <w:sz w:val="21"/>
          <w:szCs w:val="21"/>
          <w:lang w:val="en-US"/>
        </w:rPr>
      </w:pPr>
      <w:r w:rsidRPr="00322120">
        <w:rPr>
          <w:rFonts w:ascii="Consolas" w:eastAsia="Times New Roman" w:hAnsi="Consolas" w:cs="Times New Roman"/>
          <w:color w:val="D4D4D4"/>
          <w:sz w:val="21"/>
          <w:szCs w:val="21"/>
          <w:lang w:val="en-US"/>
        </w:rPr>
        <w:t xml:space="preserve">        </w:t>
      </w:r>
      <w:r w:rsidRPr="00322120">
        <w:rPr>
          <w:rFonts w:ascii="Consolas" w:eastAsia="Times New Roman" w:hAnsi="Consolas" w:cs="Times New Roman"/>
          <w:color w:val="DCDCAA"/>
          <w:sz w:val="21"/>
          <w:szCs w:val="21"/>
          <w:lang w:val="en-US"/>
        </w:rPr>
        <w:t>$</w:t>
      </w:r>
      <w:r w:rsidRPr="00322120">
        <w:rPr>
          <w:rFonts w:ascii="Consolas" w:eastAsia="Times New Roman" w:hAnsi="Consolas" w:cs="Times New Roman"/>
          <w:color w:val="D4D4D4"/>
          <w:sz w:val="21"/>
          <w:szCs w:val="21"/>
          <w:lang w:val="en-US"/>
        </w:rPr>
        <w:t>(</w:t>
      </w:r>
      <w:r w:rsidRPr="00322120">
        <w:rPr>
          <w:rFonts w:ascii="Consolas" w:eastAsia="Times New Roman" w:hAnsi="Consolas" w:cs="Times New Roman"/>
          <w:color w:val="CE9178"/>
          <w:sz w:val="21"/>
          <w:szCs w:val="21"/>
          <w:lang w:val="en-US"/>
        </w:rPr>
        <w:t>".overlay"</w:t>
      </w:r>
      <w:r w:rsidRPr="00322120">
        <w:rPr>
          <w:rFonts w:ascii="Consolas" w:eastAsia="Times New Roman" w:hAnsi="Consolas" w:cs="Times New Roman"/>
          <w:color w:val="D4D4D4"/>
          <w:sz w:val="21"/>
          <w:szCs w:val="21"/>
          <w:lang w:val="en-US"/>
        </w:rPr>
        <w:t>).</w:t>
      </w:r>
      <w:r w:rsidRPr="00322120">
        <w:rPr>
          <w:rFonts w:ascii="Consolas" w:eastAsia="Times New Roman" w:hAnsi="Consolas" w:cs="Times New Roman"/>
          <w:color w:val="DCDCAA"/>
          <w:sz w:val="21"/>
          <w:szCs w:val="21"/>
          <w:lang w:val="en-US"/>
        </w:rPr>
        <w:t>show</w:t>
      </w:r>
      <w:r w:rsidRPr="00322120">
        <w:rPr>
          <w:rFonts w:ascii="Consolas" w:eastAsia="Times New Roman" w:hAnsi="Consolas" w:cs="Times New Roman"/>
          <w:color w:val="D4D4D4"/>
          <w:sz w:val="21"/>
          <w:szCs w:val="21"/>
          <w:lang w:val="en-US"/>
        </w:rPr>
        <w:t>();</w:t>
      </w:r>
    </w:p>
    <w:p w14:paraId="37B3F095" w14:textId="77777777" w:rsidR="00322120" w:rsidRPr="00322120" w:rsidRDefault="00322120" w:rsidP="00322120">
      <w:pPr>
        <w:shd w:val="clear" w:color="auto" w:fill="1E1E1E"/>
        <w:spacing w:after="0" w:line="285" w:lineRule="atLeast"/>
        <w:rPr>
          <w:rFonts w:ascii="Consolas" w:eastAsia="Times New Roman" w:hAnsi="Consolas" w:cs="Times New Roman"/>
          <w:color w:val="D4D4D4"/>
          <w:sz w:val="21"/>
          <w:szCs w:val="21"/>
          <w:lang w:val="en-US"/>
        </w:rPr>
      </w:pPr>
      <w:r w:rsidRPr="00322120">
        <w:rPr>
          <w:rFonts w:ascii="Consolas" w:eastAsia="Times New Roman" w:hAnsi="Consolas" w:cs="Times New Roman"/>
          <w:color w:val="D4D4D4"/>
          <w:sz w:val="21"/>
          <w:szCs w:val="21"/>
          <w:lang w:val="en-US"/>
        </w:rPr>
        <w:t xml:space="preserve">        </w:t>
      </w:r>
      <w:r w:rsidRPr="00322120">
        <w:rPr>
          <w:rFonts w:ascii="Consolas" w:eastAsia="Times New Roman" w:hAnsi="Consolas" w:cs="Times New Roman"/>
          <w:color w:val="9CDCFE"/>
          <w:sz w:val="21"/>
          <w:szCs w:val="21"/>
          <w:lang w:val="en-US"/>
        </w:rPr>
        <w:t>$</w:t>
      </w:r>
      <w:r w:rsidRPr="00322120">
        <w:rPr>
          <w:rFonts w:ascii="Consolas" w:eastAsia="Times New Roman" w:hAnsi="Consolas" w:cs="Times New Roman"/>
          <w:color w:val="D4D4D4"/>
          <w:sz w:val="21"/>
          <w:szCs w:val="21"/>
          <w:lang w:val="en-US"/>
        </w:rPr>
        <w:t>.</w:t>
      </w:r>
      <w:r w:rsidRPr="00322120">
        <w:rPr>
          <w:rFonts w:ascii="Consolas" w:eastAsia="Times New Roman" w:hAnsi="Consolas" w:cs="Times New Roman"/>
          <w:color w:val="DCDCAA"/>
          <w:sz w:val="21"/>
          <w:szCs w:val="21"/>
          <w:lang w:val="en-US"/>
        </w:rPr>
        <w:t>ajax</w:t>
      </w:r>
      <w:r w:rsidRPr="00322120">
        <w:rPr>
          <w:rFonts w:ascii="Consolas" w:eastAsia="Times New Roman" w:hAnsi="Consolas" w:cs="Times New Roman"/>
          <w:color w:val="D4D4D4"/>
          <w:sz w:val="21"/>
          <w:szCs w:val="21"/>
          <w:lang w:val="en-US"/>
        </w:rPr>
        <w:t>({</w:t>
      </w:r>
    </w:p>
    <w:p w14:paraId="0D214CBD" w14:textId="77777777" w:rsidR="00322120" w:rsidRPr="00322120" w:rsidRDefault="00322120" w:rsidP="00322120">
      <w:pPr>
        <w:shd w:val="clear" w:color="auto" w:fill="1E1E1E"/>
        <w:spacing w:after="0" w:line="285" w:lineRule="atLeast"/>
        <w:rPr>
          <w:rFonts w:ascii="Consolas" w:eastAsia="Times New Roman" w:hAnsi="Consolas" w:cs="Times New Roman"/>
          <w:color w:val="D4D4D4"/>
          <w:sz w:val="21"/>
          <w:szCs w:val="21"/>
          <w:lang w:val="en-US"/>
        </w:rPr>
      </w:pPr>
      <w:r w:rsidRPr="00322120">
        <w:rPr>
          <w:rFonts w:ascii="Consolas" w:eastAsia="Times New Roman" w:hAnsi="Consolas" w:cs="Times New Roman"/>
          <w:color w:val="D4D4D4"/>
          <w:sz w:val="21"/>
          <w:szCs w:val="21"/>
          <w:lang w:val="en-US"/>
        </w:rPr>
        <w:t xml:space="preserve">            </w:t>
      </w:r>
      <w:r w:rsidRPr="00322120">
        <w:rPr>
          <w:rFonts w:ascii="Consolas" w:eastAsia="Times New Roman" w:hAnsi="Consolas" w:cs="Times New Roman"/>
          <w:color w:val="9CDCFE"/>
          <w:sz w:val="21"/>
          <w:szCs w:val="21"/>
          <w:lang w:val="en-US"/>
        </w:rPr>
        <w:t>url :</w:t>
      </w:r>
      <w:r w:rsidRPr="00322120">
        <w:rPr>
          <w:rFonts w:ascii="Consolas" w:eastAsia="Times New Roman" w:hAnsi="Consolas" w:cs="Times New Roman"/>
          <w:color w:val="D4D4D4"/>
          <w:sz w:val="21"/>
          <w:szCs w:val="21"/>
          <w:lang w:val="en-US"/>
        </w:rPr>
        <w:t xml:space="preserve"> </w:t>
      </w:r>
      <w:r w:rsidRPr="00322120">
        <w:rPr>
          <w:rFonts w:ascii="Consolas" w:eastAsia="Times New Roman" w:hAnsi="Consolas" w:cs="Times New Roman"/>
          <w:color w:val="CE9178"/>
          <w:sz w:val="21"/>
          <w:szCs w:val="21"/>
          <w:lang w:val="en-US"/>
        </w:rPr>
        <w:t>"action.php"</w:t>
      </w:r>
      <w:r w:rsidRPr="00322120">
        <w:rPr>
          <w:rFonts w:ascii="Consolas" w:eastAsia="Times New Roman" w:hAnsi="Consolas" w:cs="Times New Roman"/>
          <w:color w:val="D4D4D4"/>
          <w:sz w:val="21"/>
          <w:szCs w:val="21"/>
          <w:lang w:val="en-US"/>
        </w:rPr>
        <w:t>,</w:t>
      </w:r>
    </w:p>
    <w:p w14:paraId="5189A283" w14:textId="77777777" w:rsidR="00322120" w:rsidRPr="00322120" w:rsidRDefault="00322120" w:rsidP="00322120">
      <w:pPr>
        <w:shd w:val="clear" w:color="auto" w:fill="1E1E1E"/>
        <w:spacing w:after="0" w:line="285" w:lineRule="atLeast"/>
        <w:rPr>
          <w:rFonts w:ascii="Consolas" w:eastAsia="Times New Roman" w:hAnsi="Consolas" w:cs="Times New Roman"/>
          <w:color w:val="D4D4D4"/>
          <w:sz w:val="21"/>
          <w:szCs w:val="21"/>
          <w:lang w:val="en-US"/>
        </w:rPr>
      </w:pPr>
      <w:r w:rsidRPr="00322120">
        <w:rPr>
          <w:rFonts w:ascii="Consolas" w:eastAsia="Times New Roman" w:hAnsi="Consolas" w:cs="Times New Roman"/>
          <w:color w:val="D4D4D4"/>
          <w:sz w:val="21"/>
          <w:szCs w:val="21"/>
          <w:lang w:val="en-US"/>
        </w:rPr>
        <w:t xml:space="preserve">            </w:t>
      </w:r>
      <w:r w:rsidRPr="00322120">
        <w:rPr>
          <w:rFonts w:ascii="Consolas" w:eastAsia="Times New Roman" w:hAnsi="Consolas" w:cs="Times New Roman"/>
          <w:color w:val="9CDCFE"/>
          <w:sz w:val="21"/>
          <w:szCs w:val="21"/>
          <w:lang w:val="en-US"/>
        </w:rPr>
        <w:t>method :</w:t>
      </w:r>
      <w:r w:rsidRPr="00322120">
        <w:rPr>
          <w:rFonts w:ascii="Consolas" w:eastAsia="Times New Roman" w:hAnsi="Consolas" w:cs="Times New Roman"/>
          <w:color w:val="D4D4D4"/>
          <w:sz w:val="21"/>
          <w:szCs w:val="21"/>
          <w:lang w:val="en-US"/>
        </w:rPr>
        <w:t xml:space="preserve"> </w:t>
      </w:r>
      <w:r w:rsidRPr="00322120">
        <w:rPr>
          <w:rFonts w:ascii="Consolas" w:eastAsia="Times New Roman" w:hAnsi="Consolas" w:cs="Times New Roman"/>
          <w:color w:val="CE9178"/>
          <w:sz w:val="21"/>
          <w:szCs w:val="21"/>
          <w:lang w:val="en-US"/>
        </w:rPr>
        <w:t>"POST"</w:t>
      </w:r>
      <w:r w:rsidRPr="00322120">
        <w:rPr>
          <w:rFonts w:ascii="Consolas" w:eastAsia="Times New Roman" w:hAnsi="Consolas" w:cs="Times New Roman"/>
          <w:color w:val="D4D4D4"/>
          <w:sz w:val="21"/>
          <w:szCs w:val="21"/>
          <w:lang w:val="en-US"/>
        </w:rPr>
        <w:t>,</w:t>
      </w:r>
    </w:p>
    <w:p w14:paraId="282C49BE" w14:textId="77777777" w:rsidR="00322120" w:rsidRPr="00322120" w:rsidRDefault="00322120" w:rsidP="00322120">
      <w:pPr>
        <w:shd w:val="clear" w:color="auto" w:fill="1E1E1E"/>
        <w:spacing w:after="0" w:line="285" w:lineRule="atLeast"/>
        <w:rPr>
          <w:rFonts w:ascii="Consolas" w:eastAsia="Times New Roman" w:hAnsi="Consolas" w:cs="Times New Roman"/>
          <w:color w:val="D4D4D4"/>
          <w:sz w:val="21"/>
          <w:szCs w:val="21"/>
          <w:lang w:val="en-US"/>
        </w:rPr>
      </w:pPr>
      <w:r w:rsidRPr="00322120">
        <w:rPr>
          <w:rFonts w:ascii="Consolas" w:eastAsia="Times New Roman" w:hAnsi="Consolas" w:cs="Times New Roman"/>
          <w:color w:val="D4D4D4"/>
          <w:sz w:val="21"/>
          <w:szCs w:val="21"/>
          <w:lang w:val="en-US"/>
        </w:rPr>
        <w:t xml:space="preserve">            </w:t>
      </w:r>
      <w:r w:rsidRPr="00322120">
        <w:rPr>
          <w:rFonts w:ascii="Consolas" w:eastAsia="Times New Roman" w:hAnsi="Consolas" w:cs="Times New Roman"/>
          <w:color w:val="9CDCFE"/>
          <w:sz w:val="21"/>
          <w:szCs w:val="21"/>
          <w:lang w:val="en-US"/>
        </w:rPr>
        <w:t>data :</w:t>
      </w:r>
      <w:r w:rsidRPr="00322120">
        <w:rPr>
          <w:rFonts w:ascii="Consolas" w:eastAsia="Times New Roman" w:hAnsi="Consolas" w:cs="Times New Roman"/>
          <w:color w:val="D4D4D4"/>
          <w:sz w:val="21"/>
          <w:szCs w:val="21"/>
          <w:lang w:val="en-US"/>
        </w:rPr>
        <w:t xml:space="preserve"> {</w:t>
      </w:r>
      <w:r w:rsidRPr="00322120">
        <w:rPr>
          <w:rFonts w:ascii="Consolas" w:eastAsia="Times New Roman" w:hAnsi="Consolas" w:cs="Times New Roman"/>
          <w:color w:val="9CDCFE"/>
          <w:sz w:val="21"/>
          <w:szCs w:val="21"/>
          <w:lang w:val="en-US"/>
        </w:rPr>
        <w:t>addToCart:</w:t>
      </w:r>
      <w:r w:rsidRPr="00322120">
        <w:rPr>
          <w:rFonts w:ascii="Consolas" w:eastAsia="Times New Roman" w:hAnsi="Consolas" w:cs="Times New Roman"/>
          <w:color w:val="B5CEA8"/>
          <w:sz w:val="21"/>
          <w:szCs w:val="21"/>
          <w:lang w:val="en-US"/>
        </w:rPr>
        <w:t>1</w:t>
      </w:r>
      <w:r w:rsidRPr="00322120">
        <w:rPr>
          <w:rFonts w:ascii="Consolas" w:eastAsia="Times New Roman" w:hAnsi="Consolas" w:cs="Times New Roman"/>
          <w:color w:val="D4D4D4"/>
          <w:sz w:val="21"/>
          <w:szCs w:val="21"/>
          <w:lang w:val="en-US"/>
        </w:rPr>
        <w:t>,</w:t>
      </w:r>
      <w:r w:rsidRPr="00322120">
        <w:rPr>
          <w:rFonts w:ascii="Consolas" w:eastAsia="Times New Roman" w:hAnsi="Consolas" w:cs="Times New Roman"/>
          <w:color w:val="9CDCFE"/>
          <w:sz w:val="21"/>
          <w:szCs w:val="21"/>
          <w:lang w:val="en-US"/>
        </w:rPr>
        <w:t>proId:pid</w:t>
      </w:r>
      <w:r w:rsidRPr="00322120">
        <w:rPr>
          <w:rFonts w:ascii="Consolas" w:eastAsia="Times New Roman" w:hAnsi="Consolas" w:cs="Times New Roman"/>
          <w:color w:val="D4D4D4"/>
          <w:sz w:val="21"/>
          <w:szCs w:val="21"/>
          <w:lang w:val="en-US"/>
        </w:rPr>
        <w:t>},</w:t>
      </w:r>
    </w:p>
    <w:p w14:paraId="4615C2CF" w14:textId="77777777" w:rsidR="00322120" w:rsidRPr="00322120" w:rsidRDefault="00322120" w:rsidP="00322120">
      <w:pPr>
        <w:shd w:val="clear" w:color="auto" w:fill="1E1E1E"/>
        <w:spacing w:after="0" w:line="285" w:lineRule="atLeast"/>
        <w:rPr>
          <w:rFonts w:ascii="Consolas" w:eastAsia="Times New Roman" w:hAnsi="Consolas" w:cs="Times New Roman"/>
          <w:color w:val="D4D4D4"/>
          <w:sz w:val="21"/>
          <w:szCs w:val="21"/>
          <w:lang w:val="en-US"/>
        </w:rPr>
      </w:pPr>
      <w:r w:rsidRPr="00322120">
        <w:rPr>
          <w:rFonts w:ascii="Consolas" w:eastAsia="Times New Roman" w:hAnsi="Consolas" w:cs="Times New Roman"/>
          <w:color w:val="D4D4D4"/>
          <w:sz w:val="21"/>
          <w:szCs w:val="21"/>
          <w:lang w:val="en-US"/>
        </w:rPr>
        <w:t xml:space="preserve">            </w:t>
      </w:r>
      <w:r w:rsidRPr="00322120">
        <w:rPr>
          <w:rFonts w:ascii="Consolas" w:eastAsia="Times New Roman" w:hAnsi="Consolas" w:cs="Times New Roman"/>
          <w:color w:val="DCDCAA"/>
          <w:sz w:val="21"/>
          <w:szCs w:val="21"/>
          <w:lang w:val="en-US"/>
        </w:rPr>
        <w:t>success</w:t>
      </w:r>
      <w:r w:rsidRPr="00322120">
        <w:rPr>
          <w:rFonts w:ascii="Consolas" w:eastAsia="Times New Roman" w:hAnsi="Consolas" w:cs="Times New Roman"/>
          <w:color w:val="9CDCFE"/>
          <w:sz w:val="21"/>
          <w:szCs w:val="21"/>
          <w:lang w:val="en-US"/>
        </w:rPr>
        <w:t xml:space="preserve"> :</w:t>
      </w:r>
      <w:r w:rsidRPr="00322120">
        <w:rPr>
          <w:rFonts w:ascii="Consolas" w:eastAsia="Times New Roman" w:hAnsi="Consolas" w:cs="Times New Roman"/>
          <w:color w:val="D4D4D4"/>
          <w:sz w:val="21"/>
          <w:szCs w:val="21"/>
          <w:lang w:val="en-US"/>
        </w:rPr>
        <w:t xml:space="preserve"> </w:t>
      </w:r>
      <w:r w:rsidRPr="00322120">
        <w:rPr>
          <w:rFonts w:ascii="Consolas" w:eastAsia="Times New Roman" w:hAnsi="Consolas" w:cs="Times New Roman"/>
          <w:color w:val="569CD6"/>
          <w:sz w:val="21"/>
          <w:szCs w:val="21"/>
          <w:lang w:val="en-US"/>
        </w:rPr>
        <w:t>function</w:t>
      </w:r>
      <w:r w:rsidRPr="00322120">
        <w:rPr>
          <w:rFonts w:ascii="Consolas" w:eastAsia="Times New Roman" w:hAnsi="Consolas" w:cs="Times New Roman"/>
          <w:color w:val="D4D4D4"/>
          <w:sz w:val="21"/>
          <w:szCs w:val="21"/>
          <w:lang w:val="en-US"/>
        </w:rPr>
        <w:t>(</w:t>
      </w:r>
      <w:r w:rsidRPr="00322120">
        <w:rPr>
          <w:rFonts w:ascii="Consolas" w:eastAsia="Times New Roman" w:hAnsi="Consolas" w:cs="Times New Roman"/>
          <w:color w:val="9CDCFE"/>
          <w:sz w:val="21"/>
          <w:szCs w:val="21"/>
          <w:lang w:val="en-US"/>
        </w:rPr>
        <w:t>data</w:t>
      </w:r>
      <w:r w:rsidRPr="00322120">
        <w:rPr>
          <w:rFonts w:ascii="Consolas" w:eastAsia="Times New Roman" w:hAnsi="Consolas" w:cs="Times New Roman"/>
          <w:color w:val="D4D4D4"/>
          <w:sz w:val="21"/>
          <w:szCs w:val="21"/>
          <w:lang w:val="en-US"/>
        </w:rPr>
        <w:t>){</w:t>
      </w:r>
    </w:p>
    <w:p w14:paraId="4BDF4F4C" w14:textId="77777777" w:rsidR="00322120" w:rsidRPr="00322120" w:rsidRDefault="00322120" w:rsidP="00322120">
      <w:pPr>
        <w:shd w:val="clear" w:color="auto" w:fill="1E1E1E"/>
        <w:spacing w:after="0" w:line="285" w:lineRule="atLeast"/>
        <w:rPr>
          <w:rFonts w:ascii="Consolas" w:eastAsia="Times New Roman" w:hAnsi="Consolas" w:cs="Times New Roman"/>
          <w:color w:val="D4D4D4"/>
          <w:sz w:val="21"/>
          <w:szCs w:val="21"/>
          <w:lang w:val="en-US"/>
        </w:rPr>
      </w:pPr>
      <w:r w:rsidRPr="00322120">
        <w:rPr>
          <w:rFonts w:ascii="Consolas" w:eastAsia="Times New Roman" w:hAnsi="Consolas" w:cs="Times New Roman"/>
          <w:color w:val="D4D4D4"/>
          <w:sz w:val="21"/>
          <w:szCs w:val="21"/>
          <w:lang w:val="en-US"/>
        </w:rPr>
        <w:t xml:space="preserve">                </w:t>
      </w:r>
      <w:r w:rsidRPr="00322120">
        <w:rPr>
          <w:rFonts w:ascii="Consolas" w:eastAsia="Times New Roman" w:hAnsi="Consolas" w:cs="Times New Roman"/>
          <w:color w:val="DCDCAA"/>
          <w:sz w:val="21"/>
          <w:szCs w:val="21"/>
          <w:lang w:val="en-US"/>
        </w:rPr>
        <w:t>count_item</w:t>
      </w:r>
      <w:r w:rsidRPr="00322120">
        <w:rPr>
          <w:rFonts w:ascii="Consolas" w:eastAsia="Times New Roman" w:hAnsi="Consolas" w:cs="Times New Roman"/>
          <w:color w:val="D4D4D4"/>
          <w:sz w:val="21"/>
          <w:szCs w:val="21"/>
          <w:lang w:val="en-US"/>
        </w:rPr>
        <w:t>();</w:t>
      </w:r>
    </w:p>
    <w:p w14:paraId="50F1F71E" w14:textId="77777777" w:rsidR="00322120" w:rsidRPr="00322120" w:rsidRDefault="00322120" w:rsidP="00322120">
      <w:pPr>
        <w:shd w:val="clear" w:color="auto" w:fill="1E1E1E"/>
        <w:spacing w:after="0" w:line="285" w:lineRule="atLeast"/>
        <w:rPr>
          <w:rFonts w:ascii="Consolas" w:eastAsia="Times New Roman" w:hAnsi="Consolas" w:cs="Times New Roman"/>
          <w:color w:val="D4D4D4"/>
          <w:sz w:val="21"/>
          <w:szCs w:val="21"/>
          <w:lang w:val="en-US"/>
        </w:rPr>
      </w:pPr>
      <w:r w:rsidRPr="00322120">
        <w:rPr>
          <w:rFonts w:ascii="Consolas" w:eastAsia="Times New Roman" w:hAnsi="Consolas" w:cs="Times New Roman"/>
          <w:color w:val="D4D4D4"/>
          <w:sz w:val="21"/>
          <w:szCs w:val="21"/>
          <w:lang w:val="en-US"/>
        </w:rPr>
        <w:t xml:space="preserve">                </w:t>
      </w:r>
      <w:r w:rsidRPr="00322120">
        <w:rPr>
          <w:rFonts w:ascii="Consolas" w:eastAsia="Times New Roman" w:hAnsi="Consolas" w:cs="Times New Roman"/>
          <w:color w:val="DCDCAA"/>
          <w:sz w:val="21"/>
          <w:szCs w:val="21"/>
          <w:lang w:val="en-US"/>
        </w:rPr>
        <w:t>getCartItem</w:t>
      </w:r>
      <w:r w:rsidRPr="00322120">
        <w:rPr>
          <w:rFonts w:ascii="Consolas" w:eastAsia="Times New Roman" w:hAnsi="Consolas" w:cs="Times New Roman"/>
          <w:color w:val="D4D4D4"/>
          <w:sz w:val="21"/>
          <w:szCs w:val="21"/>
          <w:lang w:val="en-US"/>
        </w:rPr>
        <w:t>();</w:t>
      </w:r>
    </w:p>
    <w:p w14:paraId="6DA211F0" w14:textId="77777777" w:rsidR="00322120" w:rsidRPr="00322120" w:rsidRDefault="00322120" w:rsidP="00322120">
      <w:pPr>
        <w:shd w:val="clear" w:color="auto" w:fill="1E1E1E"/>
        <w:spacing w:after="0" w:line="285" w:lineRule="atLeast"/>
        <w:rPr>
          <w:rFonts w:ascii="Consolas" w:eastAsia="Times New Roman" w:hAnsi="Consolas" w:cs="Times New Roman"/>
          <w:color w:val="D4D4D4"/>
          <w:sz w:val="21"/>
          <w:szCs w:val="21"/>
          <w:lang w:val="en-US"/>
        </w:rPr>
      </w:pPr>
      <w:r w:rsidRPr="00322120">
        <w:rPr>
          <w:rFonts w:ascii="Consolas" w:eastAsia="Times New Roman" w:hAnsi="Consolas" w:cs="Times New Roman"/>
          <w:color w:val="D4D4D4"/>
          <w:sz w:val="21"/>
          <w:szCs w:val="21"/>
          <w:lang w:val="en-US"/>
        </w:rPr>
        <w:t xml:space="preserve">                </w:t>
      </w:r>
      <w:r w:rsidRPr="00322120">
        <w:rPr>
          <w:rFonts w:ascii="Consolas" w:eastAsia="Times New Roman" w:hAnsi="Consolas" w:cs="Times New Roman"/>
          <w:color w:val="DCDCAA"/>
          <w:sz w:val="21"/>
          <w:szCs w:val="21"/>
          <w:lang w:val="en-US"/>
        </w:rPr>
        <w:t>$</w:t>
      </w:r>
      <w:r w:rsidRPr="00322120">
        <w:rPr>
          <w:rFonts w:ascii="Consolas" w:eastAsia="Times New Roman" w:hAnsi="Consolas" w:cs="Times New Roman"/>
          <w:color w:val="D4D4D4"/>
          <w:sz w:val="21"/>
          <w:szCs w:val="21"/>
          <w:lang w:val="en-US"/>
        </w:rPr>
        <w:t>(</w:t>
      </w:r>
      <w:r w:rsidRPr="00322120">
        <w:rPr>
          <w:rFonts w:ascii="Consolas" w:eastAsia="Times New Roman" w:hAnsi="Consolas" w:cs="Times New Roman"/>
          <w:color w:val="CE9178"/>
          <w:sz w:val="21"/>
          <w:szCs w:val="21"/>
          <w:lang w:val="en-US"/>
        </w:rPr>
        <w:t>'#product_msg'</w:t>
      </w:r>
      <w:r w:rsidRPr="00322120">
        <w:rPr>
          <w:rFonts w:ascii="Consolas" w:eastAsia="Times New Roman" w:hAnsi="Consolas" w:cs="Times New Roman"/>
          <w:color w:val="D4D4D4"/>
          <w:sz w:val="21"/>
          <w:szCs w:val="21"/>
          <w:lang w:val="en-US"/>
        </w:rPr>
        <w:t>).</w:t>
      </w:r>
      <w:r w:rsidRPr="00322120">
        <w:rPr>
          <w:rFonts w:ascii="Consolas" w:eastAsia="Times New Roman" w:hAnsi="Consolas" w:cs="Times New Roman"/>
          <w:color w:val="DCDCAA"/>
          <w:sz w:val="21"/>
          <w:szCs w:val="21"/>
          <w:lang w:val="en-US"/>
        </w:rPr>
        <w:t>html</w:t>
      </w:r>
      <w:r w:rsidRPr="00322120">
        <w:rPr>
          <w:rFonts w:ascii="Consolas" w:eastAsia="Times New Roman" w:hAnsi="Consolas" w:cs="Times New Roman"/>
          <w:color w:val="D4D4D4"/>
          <w:sz w:val="21"/>
          <w:szCs w:val="21"/>
          <w:lang w:val="en-US"/>
        </w:rPr>
        <w:t>(</w:t>
      </w:r>
      <w:r w:rsidRPr="00322120">
        <w:rPr>
          <w:rFonts w:ascii="Consolas" w:eastAsia="Times New Roman" w:hAnsi="Consolas" w:cs="Times New Roman"/>
          <w:color w:val="9CDCFE"/>
          <w:sz w:val="21"/>
          <w:szCs w:val="21"/>
          <w:lang w:val="en-US"/>
        </w:rPr>
        <w:t>data</w:t>
      </w:r>
      <w:r w:rsidRPr="00322120">
        <w:rPr>
          <w:rFonts w:ascii="Consolas" w:eastAsia="Times New Roman" w:hAnsi="Consolas" w:cs="Times New Roman"/>
          <w:color w:val="D4D4D4"/>
          <w:sz w:val="21"/>
          <w:szCs w:val="21"/>
          <w:lang w:val="en-US"/>
        </w:rPr>
        <w:t>);</w:t>
      </w:r>
    </w:p>
    <w:p w14:paraId="7D970E6F" w14:textId="77777777" w:rsidR="00322120" w:rsidRPr="00322120" w:rsidRDefault="00322120" w:rsidP="00322120">
      <w:pPr>
        <w:shd w:val="clear" w:color="auto" w:fill="1E1E1E"/>
        <w:spacing w:after="0" w:line="285" w:lineRule="atLeast"/>
        <w:rPr>
          <w:rFonts w:ascii="Consolas" w:eastAsia="Times New Roman" w:hAnsi="Consolas" w:cs="Times New Roman"/>
          <w:color w:val="D4D4D4"/>
          <w:sz w:val="21"/>
          <w:szCs w:val="21"/>
          <w:lang w:val="en-US"/>
        </w:rPr>
      </w:pPr>
      <w:r w:rsidRPr="00322120">
        <w:rPr>
          <w:rFonts w:ascii="Consolas" w:eastAsia="Times New Roman" w:hAnsi="Consolas" w:cs="Times New Roman"/>
          <w:color w:val="D4D4D4"/>
          <w:sz w:val="21"/>
          <w:szCs w:val="21"/>
          <w:lang w:val="en-US"/>
        </w:rPr>
        <w:t xml:space="preserve">                </w:t>
      </w:r>
      <w:r w:rsidRPr="00322120">
        <w:rPr>
          <w:rFonts w:ascii="Consolas" w:eastAsia="Times New Roman" w:hAnsi="Consolas" w:cs="Times New Roman"/>
          <w:color w:val="DCDCAA"/>
          <w:sz w:val="21"/>
          <w:szCs w:val="21"/>
          <w:lang w:val="en-US"/>
        </w:rPr>
        <w:t>$</w:t>
      </w:r>
      <w:r w:rsidRPr="00322120">
        <w:rPr>
          <w:rFonts w:ascii="Consolas" w:eastAsia="Times New Roman" w:hAnsi="Consolas" w:cs="Times New Roman"/>
          <w:color w:val="D4D4D4"/>
          <w:sz w:val="21"/>
          <w:szCs w:val="21"/>
          <w:lang w:val="en-US"/>
        </w:rPr>
        <w:t>(</w:t>
      </w:r>
      <w:r w:rsidRPr="00322120">
        <w:rPr>
          <w:rFonts w:ascii="Consolas" w:eastAsia="Times New Roman" w:hAnsi="Consolas" w:cs="Times New Roman"/>
          <w:color w:val="CE9178"/>
          <w:sz w:val="21"/>
          <w:szCs w:val="21"/>
          <w:lang w:val="en-US"/>
        </w:rPr>
        <w:t>'.overlay'</w:t>
      </w:r>
      <w:r w:rsidRPr="00322120">
        <w:rPr>
          <w:rFonts w:ascii="Consolas" w:eastAsia="Times New Roman" w:hAnsi="Consolas" w:cs="Times New Roman"/>
          <w:color w:val="D4D4D4"/>
          <w:sz w:val="21"/>
          <w:szCs w:val="21"/>
          <w:lang w:val="en-US"/>
        </w:rPr>
        <w:t>).</w:t>
      </w:r>
      <w:r w:rsidRPr="00322120">
        <w:rPr>
          <w:rFonts w:ascii="Consolas" w:eastAsia="Times New Roman" w:hAnsi="Consolas" w:cs="Times New Roman"/>
          <w:color w:val="DCDCAA"/>
          <w:sz w:val="21"/>
          <w:szCs w:val="21"/>
          <w:lang w:val="en-US"/>
        </w:rPr>
        <w:t>hide</w:t>
      </w:r>
      <w:r w:rsidRPr="00322120">
        <w:rPr>
          <w:rFonts w:ascii="Consolas" w:eastAsia="Times New Roman" w:hAnsi="Consolas" w:cs="Times New Roman"/>
          <w:color w:val="D4D4D4"/>
          <w:sz w:val="21"/>
          <w:szCs w:val="21"/>
          <w:lang w:val="en-US"/>
        </w:rPr>
        <w:t>();</w:t>
      </w:r>
    </w:p>
    <w:p w14:paraId="2711A80B" w14:textId="77777777" w:rsidR="00322120" w:rsidRPr="00322120" w:rsidRDefault="00322120" w:rsidP="00322120">
      <w:pPr>
        <w:shd w:val="clear" w:color="auto" w:fill="1E1E1E"/>
        <w:spacing w:after="0" w:line="285" w:lineRule="atLeast"/>
        <w:rPr>
          <w:rFonts w:ascii="Consolas" w:eastAsia="Times New Roman" w:hAnsi="Consolas" w:cs="Times New Roman"/>
          <w:color w:val="D4D4D4"/>
          <w:sz w:val="21"/>
          <w:szCs w:val="21"/>
          <w:lang w:val="en-US"/>
        </w:rPr>
      </w:pPr>
      <w:r w:rsidRPr="00322120">
        <w:rPr>
          <w:rFonts w:ascii="Consolas" w:eastAsia="Times New Roman" w:hAnsi="Consolas" w:cs="Times New Roman"/>
          <w:color w:val="D4D4D4"/>
          <w:sz w:val="21"/>
          <w:szCs w:val="21"/>
          <w:lang w:val="en-US"/>
        </w:rPr>
        <w:t>            }</w:t>
      </w:r>
    </w:p>
    <w:p w14:paraId="6B68813D" w14:textId="77777777" w:rsidR="00322120" w:rsidRPr="00322120" w:rsidRDefault="00322120" w:rsidP="00322120">
      <w:pPr>
        <w:shd w:val="clear" w:color="auto" w:fill="1E1E1E"/>
        <w:spacing w:after="0" w:line="285" w:lineRule="atLeast"/>
        <w:rPr>
          <w:rFonts w:ascii="Consolas" w:eastAsia="Times New Roman" w:hAnsi="Consolas" w:cs="Times New Roman"/>
          <w:color w:val="D4D4D4"/>
          <w:sz w:val="21"/>
          <w:szCs w:val="21"/>
          <w:lang w:val="en-US"/>
        </w:rPr>
      </w:pPr>
      <w:r w:rsidRPr="00322120">
        <w:rPr>
          <w:rFonts w:ascii="Consolas" w:eastAsia="Times New Roman" w:hAnsi="Consolas" w:cs="Times New Roman"/>
          <w:color w:val="D4D4D4"/>
          <w:sz w:val="21"/>
          <w:szCs w:val="21"/>
          <w:lang w:val="en-US"/>
        </w:rPr>
        <w:t>        })</w:t>
      </w:r>
    </w:p>
    <w:p w14:paraId="2332F9CC" w14:textId="77777777" w:rsidR="00322120" w:rsidRPr="00322120" w:rsidRDefault="00322120" w:rsidP="00322120">
      <w:pPr>
        <w:shd w:val="clear" w:color="auto" w:fill="1E1E1E"/>
        <w:spacing w:after="0" w:line="285" w:lineRule="atLeast"/>
        <w:rPr>
          <w:rFonts w:ascii="Consolas" w:eastAsia="Times New Roman" w:hAnsi="Consolas" w:cs="Times New Roman"/>
          <w:color w:val="D4D4D4"/>
          <w:sz w:val="21"/>
          <w:szCs w:val="21"/>
          <w:lang w:val="en-US"/>
        </w:rPr>
      </w:pPr>
      <w:r w:rsidRPr="00322120">
        <w:rPr>
          <w:rFonts w:ascii="Consolas" w:eastAsia="Times New Roman" w:hAnsi="Consolas" w:cs="Times New Roman"/>
          <w:color w:val="D4D4D4"/>
          <w:sz w:val="21"/>
          <w:szCs w:val="21"/>
          <w:lang w:val="en-US"/>
        </w:rPr>
        <w:t>    })</w:t>
      </w:r>
    </w:p>
    <w:p w14:paraId="562C9DDB" w14:textId="77777777" w:rsidR="006B0902" w:rsidRDefault="006B0902" w:rsidP="00377197">
      <w:pPr>
        <w:rPr>
          <w:rFonts w:ascii="Times New Roman" w:hAnsi="Times New Roman" w:cs="Times New Roman"/>
          <w:b/>
          <w:sz w:val="24"/>
          <w:szCs w:val="24"/>
          <w:lang w:val="en-US"/>
        </w:rPr>
      </w:pPr>
    </w:p>
    <w:p w14:paraId="7B6401F3" w14:textId="77777777" w:rsidR="00377197" w:rsidRPr="000A54A5" w:rsidRDefault="00377197" w:rsidP="00377197">
      <w:pPr>
        <w:rPr>
          <w:rFonts w:ascii="Times New Roman" w:hAnsi="Times New Roman" w:cs="Times New Roman"/>
          <w:b/>
          <w:sz w:val="24"/>
          <w:szCs w:val="24"/>
          <w:lang w:val="en-US"/>
        </w:rPr>
      </w:pPr>
      <w:r w:rsidRPr="000A54A5">
        <w:rPr>
          <w:rFonts w:ascii="Times New Roman" w:hAnsi="Times New Roman" w:cs="Times New Roman"/>
          <w:b/>
          <w:sz w:val="24"/>
          <w:szCs w:val="24"/>
          <w:lang w:val="en-US"/>
        </w:rPr>
        <w:t>View customer’s order details</w:t>
      </w:r>
    </w:p>
    <w:p w14:paraId="46ABBB0B" w14:textId="0C845967" w:rsidR="00377197" w:rsidRPr="000A54A5" w:rsidRDefault="00377197" w:rsidP="00377197">
      <w:pPr>
        <w:rPr>
          <w:rFonts w:ascii="Times New Roman" w:hAnsi="Times New Roman" w:cs="Times New Roman"/>
          <w:sz w:val="24"/>
          <w:szCs w:val="24"/>
          <w:lang w:val="en-US"/>
        </w:rPr>
      </w:pPr>
      <w:r w:rsidRPr="000A54A5">
        <w:rPr>
          <w:rFonts w:ascii="Times New Roman" w:hAnsi="Times New Roman" w:cs="Times New Roman"/>
          <w:sz w:val="24"/>
          <w:szCs w:val="24"/>
          <w:lang w:val="en-US"/>
        </w:rPr>
        <w:t>Allows the admin to view the orders the farmers have made</w:t>
      </w:r>
      <w:r w:rsidR="005C50AA">
        <w:rPr>
          <w:rFonts w:ascii="Times New Roman" w:hAnsi="Times New Roman" w:cs="Times New Roman"/>
          <w:sz w:val="24"/>
          <w:szCs w:val="24"/>
          <w:lang w:val="en-US"/>
        </w:rPr>
        <w:t>, view php snippet below</w:t>
      </w:r>
      <w:r w:rsidR="00FE3A85">
        <w:rPr>
          <w:rFonts w:ascii="Times New Roman" w:hAnsi="Times New Roman" w:cs="Times New Roman"/>
          <w:sz w:val="24"/>
          <w:szCs w:val="24"/>
          <w:lang w:val="en-US"/>
        </w:rPr>
        <w:t>.</w:t>
      </w:r>
    </w:p>
    <w:p w14:paraId="77872A47" w14:textId="77777777" w:rsidR="006B0902" w:rsidRPr="006B0902" w:rsidRDefault="006B0902" w:rsidP="006B0902">
      <w:pPr>
        <w:shd w:val="clear" w:color="auto" w:fill="1E1E1E"/>
        <w:spacing w:after="0" w:line="285" w:lineRule="atLeast"/>
        <w:rPr>
          <w:rFonts w:ascii="Consolas" w:eastAsia="Times New Roman" w:hAnsi="Consolas" w:cs="Times New Roman"/>
          <w:color w:val="D4D4D4"/>
          <w:sz w:val="21"/>
          <w:szCs w:val="21"/>
          <w:lang w:val="en-US"/>
        </w:rPr>
      </w:pPr>
      <w:r w:rsidRPr="006B0902">
        <w:rPr>
          <w:rFonts w:ascii="Consolas" w:eastAsia="Times New Roman" w:hAnsi="Consolas" w:cs="Times New Roman"/>
          <w:color w:val="569CD6"/>
          <w:sz w:val="21"/>
          <w:szCs w:val="21"/>
          <w:lang w:val="en-US"/>
        </w:rPr>
        <w:t>&lt;?php</w:t>
      </w:r>
    </w:p>
    <w:p w14:paraId="176DEDDE" w14:textId="77777777" w:rsidR="006B0902" w:rsidRPr="006B0902" w:rsidRDefault="006B0902" w:rsidP="006B0902">
      <w:pPr>
        <w:shd w:val="clear" w:color="auto" w:fill="1E1E1E"/>
        <w:spacing w:after="0" w:line="285" w:lineRule="atLeast"/>
        <w:rPr>
          <w:rFonts w:ascii="Consolas" w:eastAsia="Times New Roman" w:hAnsi="Consolas" w:cs="Times New Roman"/>
          <w:color w:val="D4D4D4"/>
          <w:sz w:val="21"/>
          <w:szCs w:val="21"/>
          <w:lang w:val="en-US"/>
        </w:rPr>
      </w:pP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C586C0"/>
          <w:sz w:val="21"/>
          <w:szCs w:val="21"/>
          <w:lang w:val="en-US"/>
        </w:rPr>
        <w:t>include_once</w:t>
      </w:r>
      <w:r w:rsidRPr="006B0902">
        <w:rPr>
          <w:rFonts w:ascii="Consolas" w:eastAsia="Times New Roman" w:hAnsi="Consolas" w:cs="Times New Roman"/>
          <w:color w:val="D4D4D4"/>
          <w:sz w:val="21"/>
          <w:szCs w:val="21"/>
          <w:lang w:val="en-US"/>
        </w:rPr>
        <w:t>(</w:t>
      </w:r>
      <w:r w:rsidRPr="006B0902">
        <w:rPr>
          <w:rFonts w:ascii="Consolas" w:eastAsia="Times New Roman" w:hAnsi="Consolas" w:cs="Times New Roman"/>
          <w:color w:val="CE9178"/>
          <w:sz w:val="21"/>
          <w:szCs w:val="21"/>
          <w:lang w:val="en-US"/>
        </w:rPr>
        <w:t>"db.php"</w:t>
      </w:r>
      <w:r w:rsidRPr="006B0902">
        <w:rPr>
          <w:rFonts w:ascii="Consolas" w:eastAsia="Times New Roman" w:hAnsi="Consolas" w:cs="Times New Roman"/>
          <w:color w:val="D4D4D4"/>
          <w:sz w:val="21"/>
          <w:szCs w:val="21"/>
          <w:lang w:val="en-US"/>
        </w:rPr>
        <w:t>);</w:t>
      </w:r>
    </w:p>
    <w:p w14:paraId="6F4B0BBA" w14:textId="77777777" w:rsidR="006B0902" w:rsidRPr="006B0902" w:rsidRDefault="006B0902" w:rsidP="006B0902">
      <w:pPr>
        <w:shd w:val="clear" w:color="auto" w:fill="1E1E1E"/>
        <w:spacing w:after="0" w:line="285" w:lineRule="atLeast"/>
        <w:rPr>
          <w:rFonts w:ascii="Consolas" w:eastAsia="Times New Roman" w:hAnsi="Consolas" w:cs="Times New Roman"/>
          <w:color w:val="D4D4D4"/>
          <w:sz w:val="21"/>
          <w:szCs w:val="21"/>
          <w:lang w:val="en-US"/>
        </w:rPr>
      </w:pP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9CDCFE"/>
          <w:sz w:val="21"/>
          <w:szCs w:val="21"/>
          <w:lang w:val="en-US"/>
        </w:rPr>
        <w:t>$user_id</w:t>
      </w:r>
      <w:r w:rsidRPr="006B0902">
        <w:rPr>
          <w:rFonts w:ascii="Consolas" w:eastAsia="Times New Roman" w:hAnsi="Consolas" w:cs="Times New Roman"/>
          <w:color w:val="D4D4D4"/>
          <w:sz w:val="21"/>
          <w:szCs w:val="21"/>
          <w:lang w:val="en-US"/>
        </w:rPr>
        <w:t xml:space="preserve"> = </w:t>
      </w:r>
      <w:r w:rsidRPr="006B0902">
        <w:rPr>
          <w:rFonts w:ascii="Consolas" w:eastAsia="Times New Roman" w:hAnsi="Consolas" w:cs="Times New Roman"/>
          <w:color w:val="9CDCFE"/>
          <w:sz w:val="21"/>
          <w:szCs w:val="21"/>
          <w:lang w:val="en-US"/>
        </w:rPr>
        <w:t>$_SESSION</w:t>
      </w:r>
      <w:r w:rsidRPr="006B0902">
        <w:rPr>
          <w:rFonts w:ascii="Consolas" w:eastAsia="Times New Roman" w:hAnsi="Consolas" w:cs="Times New Roman"/>
          <w:color w:val="D4D4D4"/>
          <w:sz w:val="21"/>
          <w:szCs w:val="21"/>
          <w:lang w:val="en-US"/>
        </w:rPr>
        <w:t>[</w:t>
      </w:r>
      <w:r w:rsidRPr="006B0902">
        <w:rPr>
          <w:rFonts w:ascii="Consolas" w:eastAsia="Times New Roman" w:hAnsi="Consolas" w:cs="Times New Roman"/>
          <w:color w:val="CE9178"/>
          <w:sz w:val="21"/>
          <w:szCs w:val="21"/>
          <w:lang w:val="en-US"/>
        </w:rPr>
        <w:t>"uid"</w:t>
      </w:r>
      <w:r w:rsidRPr="006B0902">
        <w:rPr>
          <w:rFonts w:ascii="Consolas" w:eastAsia="Times New Roman" w:hAnsi="Consolas" w:cs="Times New Roman"/>
          <w:color w:val="D4D4D4"/>
          <w:sz w:val="21"/>
          <w:szCs w:val="21"/>
          <w:lang w:val="en-US"/>
        </w:rPr>
        <w:t>];</w:t>
      </w:r>
    </w:p>
    <w:p w14:paraId="2D0DD39C" w14:textId="77777777" w:rsidR="006B0902" w:rsidRPr="006B0902" w:rsidRDefault="006B0902" w:rsidP="006B0902">
      <w:pPr>
        <w:shd w:val="clear" w:color="auto" w:fill="1E1E1E"/>
        <w:spacing w:after="0" w:line="285" w:lineRule="atLeast"/>
        <w:rPr>
          <w:rFonts w:ascii="Consolas" w:eastAsia="Times New Roman" w:hAnsi="Consolas" w:cs="Times New Roman"/>
          <w:color w:val="D4D4D4"/>
          <w:sz w:val="21"/>
          <w:szCs w:val="21"/>
          <w:lang w:val="en-US"/>
        </w:rPr>
      </w:pP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9CDCFE"/>
          <w:sz w:val="21"/>
          <w:szCs w:val="21"/>
          <w:lang w:val="en-US"/>
        </w:rPr>
        <w:t>$orders_list</w:t>
      </w:r>
      <w:r w:rsidRPr="006B0902">
        <w:rPr>
          <w:rFonts w:ascii="Consolas" w:eastAsia="Times New Roman" w:hAnsi="Consolas" w:cs="Times New Roman"/>
          <w:color w:val="D4D4D4"/>
          <w:sz w:val="21"/>
          <w:szCs w:val="21"/>
          <w:lang w:val="en-US"/>
        </w:rPr>
        <w:t xml:space="preserve"> = </w:t>
      </w:r>
      <w:r w:rsidRPr="006B0902">
        <w:rPr>
          <w:rFonts w:ascii="Consolas" w:eastAsia="Times New Roman" w:hAnsi="Consolas" w:cs="Times New Roman"/>
          <w:color w:val="CE9178"/>
          <w:sz w:val="21"/>
          <w:szCs w:val="21"/>
          <w:lang w:val="en-US"/>
        </w:rPr>
        <w:t>"</w:t>
      </w:r>
      <w:r w:rsidRPr="006B0902">
        <w:rPr>
          <w:rFonts w:ascii="Consolas" w:eastAsia="Times New Roman" w:hAnsi="Consolas" w:cs="Times New Roman"/>
          <w:color w:val="569CD6"/>
          <w:sz w:val="21"/>
          <w:szCs w:val="21"/>
          <w:lang w:val="en-US"/>
        </w:rPr>
        <w:t>SELECT</w:t>
      </w:r>
      <w:r w:rsidRPr="006B0902">
        <w:rPr>
          <w:rFonts w:ascii="Consolas" w:eastAsia="Times New Roman" w:hAnsi="Consolas" w:cs="Times New Roman"/>
          <w:color w:val="CE9178"/>
          <w:sz w:val="21"/>
          <w:szCs w:val="21"/>
          <w:lang w:val="en-US"/>
        </w:rPr>
        <w:t xml:space="preserve"> o.order_id,o.user_id,o.product_id,o.qty,o.trx_id,o.p_status,p.product_title,p.product_price,p.product_image </w:t>
      </w:r>
      <w:r w:rsidRPr="006B0902">
        <w:rPr>
          <w:rFonts w:ascii="Consolas" w:eastAsia="Times New Roman" w:hAnsi="Consolas" w:cs="Times New Roman"/>
          <w:color w:val="569CD6"/>
          <w:sz w:val="21"/>
          <w:szCs w:val="21"/>
          <w:lang w:val="en-US"/>
        </w:rPr>
        <w:t>FROM</w:t>
      </w:r>
      <w:r w:rsidRPr="006B0902">
        <w:rPr>
          <w:rFonts w:ascii="Consolas" w:eastAsia="Times New Roman" w:hAnsi="Consolas" w:cs="Times New Roman"/>
          <w:color w:val="CE9178"/>
          <w:sz w:val="21"/>
          <w:szCs w:val="21"/>
          <w:lang w:val="en-US"/>
        </w:rPr>
        <w:t xml:space="preserve"> orders o, products p </w:t>
      </w:r>
      <w:r w:rsidRPr="006B0902">
        <w:rPr>
          <w:rFonts w:ascii="Consolas" w:eastAsia="Times New Roman" w:hAnsi="Consolas" w:cs="Times New Roman"/>
          <w:color w:val="569CD6"/>
          <w:sz w:val="21"/>
          <w:szCs w:val="21"/>
          <w:lang w:val="en-US"/>
        </w:rPr>
        <w:t>WHERE</w:t>
      </w:r>
      <w:r w:rsidRPr="006B0902">
        <w:rPr>
          <w:rFonts w:ascii="Consolas" w:eastAsia="Times New Roman" w:hAnsi="Consolas" w:cs="Times New Roman"/>
          <w:color w:val="CE9178"/>
          <w:sz w:val="21"/>
          <w:szCs w:val="21"/>
          <w:lang w:val="en-US"/>
        </w:rPr>
        <w:t xml:space="preserve"> o.user_id</w:t>
      </w:r>
      <w:r w:rsidRPr="006B0902">
        <w:rPr>
          <w:rFonts w:ascii="Consolas" w:eastAsia="Times New Roman" w:hAnsi="Consolas" w:cs="Times New Roman"/>
          <w:color w:val="D4D4D4"/>
          <w:sz w:val="21"/>
          <w:szCs w:val="21"/>
          <w:lang w:val="en-US"/>
        </w:rPr>
        <w:t>=</w:t>
      </w:r>
      <w:r w:rsidRPr="006B0902">
        <w:rPr>
          <w:rFonts w:ascii="Consolas" w:eastAsia="Times New Roman" w:hAnsi="Consolas" w:cs="Times New Roman"/>
          <w:color w:val="CE9178"/>
          <w:sz w:val="21"/>
          <w:szCs w:val="21"/>
          <w:lang w:val="en-US"/>
        </w:rPr>
        <w:t>'</w:t>
      </w:r>
      <w:r w:rsidRPr="006B0902">
        <w:rPr>
          <w:rFonts w:ascii="Consolas" w:eastAsia="Times New Roman" w:hAnsi="Consolas" w:cs="Times New Roman"/>
          <w:color w:val="9CDCFE"/>
          <w:sz w:val="21"/>
          <w:szCs w:val="21"/>
          <w:lang w:val="en-US"/>
        </w:rPr>
        <w:t>$user_id</w:t>
      </w:r>
      <w:r w:rsidRPr="006B0902">
        <w:rPr>
          <w:rFonts w:ascii="Consolas" w:eastAsia="Times New Roman" w:hAnsi="Consolas" w:cs="Times New Roman"/>
          <w:color w:val="CE9178"/>
          <w:sz w:val="21"/>
          <w:szCs w:val="21"/>
          <w:lang w:val="en-US"/>
        </w:rPr>
        <w:t xml:space="preserve">' </w:t>
      </w:r>
      <w:r w:rsidRPr="006B0902">
        <w:rPr>
          <w:rFonts w:ascii="Consolas" w:eastAsia="Times New Roman" w:hAnsi="Consolas" w:cs="Times New Roman"/>
          <w:color w:val="569CD6"/>
          <w:sz w:val="21"/>
          <w:szCs w:val="21"/>
          <w:lang w:val="en-US"/>
        </w:rPr>
        <w:t>AND</w:t>
      </w:r>
      <w:r w:rsidRPr="006B0902">
        <w:rPr>
          <w:rFonts w:ascii="Consolas" w:eastAsia="Times New Roman" w:hAnsi="Consolas" w:cs="Times New Roman"/>
          <w:color w:val="CE9178"/>
          <w:sz w:val="21"/>
          <w:szCs w:val="21"/>
          <w:lang w:val="en-US"/>
        </w:rPr>
        <w:t xml:space="preserve"> o.product_id</w:t>
      </w:r>
      <w:r w:rsidRPr="006B0902">
        <w:rPr>
          <w:rFonts w:ascii="Consolas" w:eastAsia="Times New Roman" w:hAnsi="Consolas" w:cs="Times New Roman"/>
          <w:color w:val="D4D4D4"/>
          <w:sz w:val="21"/>
          <w:szCs w:val="21"/>
          <w:lang w:val="en-US"/>
        </w:rPr>
        <w:t>=</w:t>
      </w:r>
      <w:r w:rsidRPr="006B0902">
        <w:rPr>
          <w:rFonts w:ascii="Consolas" w:eastAsia="Times New Roman" w:hAnsi="Consolas" w:cs="Times New Roman"/>
          <w:color w:val="CE9178"/>
          <w:sz w:val="21"/>
          <w:szCs w:val="21"/>
          <w:lang w:val="en-US"/>
        </w:rPr>
        <w:t>p.product_id"</w:t>
      </w:r>
      <w:r w:rsidRPr="006B0902">
        <w:rPr>
          <w:rFonts w:ascii="Consolas" w:eastAsia="Times New Roman" w:hAnsi="Consolas" w:cs="Times New Roman"/>
          <w:color w:val="D4D4D4"/>
          <w:sz w:val="21"/>
          <w:szCs w:val="21"/>
          <w:lang w:val="en-US"/>
        </w:rPr>
        <w:t>;</w:t>
      </w:r>
    </w:p>
    <w:p w14:paraId="067BD706" w14:textId="77777777" w:rsidR="006B0902" w:rsidRPr="006B0902" w:rsidRDefault="006B0902" w:rsidP="006B0902">
      <w:pPr>
        <w:shd w:val="clear" w:color="auto" w:fill="1E1E1E"/>
        <w:spacing w:after="0" w:line="285" w:lineRule="atLeast"/>
        <w:rPr>
          <w:rFonts w:ascii="Consolas" w:eastAsia="Times New Roman" w:hAnsi="Consolas" w:cs="Times New Roman"/>
          <w:color w:val="D4D4D4"/>
          <w:sz w:val="21"/>
          <w:szCs w:val="21"/>
          <w:lang w:val="en-US"/>
        </w:rPr>
      </w:pP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9CDCFE"/>
          <w:sz w:val="21"/>
          <w:szCs w:val="21"/>
          <w:lang w:val="en-US"/>
        </w:rPr>
        <w:t>$query</w:t>
      </w:r>
      <w:r w:rsidRPr="006B0902">
        <w:rPr>
          <w:rFonts w:ascii="Consolas" w:eastAsia="Times New Roman" w:hAnsi="Consolas" w:cs="Times New Roman"/>
          <w:color w:val="D4D4D4"/>
          <w:sz w:val="21"/>
          <w:szCs w:val="21"/>
          <w:lang w:val="en-US"/>
        </w:rPr>
        <w:t xml:space="preserve"> = </w:t>
      </w:r>
      <w:r w:rsidRPr="006B0902">
        <w:rPr>
          <w:rFonts w:ascii="Consolas" w:eastAsia="Times New Roman" w:hAnsi="Consolas" w:cs="Times New Roman"/>
          <w:color w:val="DCDCAA"/>
          <w:sz w:val="21"/>
          <w:szCs w:val="21"/>
          <w:lang w:val="en-US"/>
        </w:rPr>
        <w:t>mysqli_query</w:t>
      </w:r>
      <w:r w:rsidRPr="006B0902">
        <w:rPr>
          <w:rFonts w:ascii="Consolas" w:eastAsia="Times New Roman" w:hAnsi="Consolas" w:cs="Times New Roman"/>
          <w:color w:val="D4D4D4"/>
          <w:sz w:val="21"/>
          <w:szCs w:val="21"/>
          <w:lang w:val="en-US"/>
        </w:rPr>
        <w:t>(</w:t>
      </w:r>
      <w:r w:rsidRPr="006B0902">
        <w:rPr>
          <w:rFonts w:ascii="Consolas" w:eastAsia="Times New Roman" w:hAnsi="Consolas" w:cs="Times New Roman"/>
          <w:color w:val="9CDCFE"/>
          <w:sz w:val="21"/>
          <w:szCs w:val="21"/>
          <w:lang w:val="en-US"/>
        </w:rPr>
        <w:t>$con</w:t>
      </w:r>
      <w:r w:rsidRPr="006B0902">
        <w:rPr>
          <w:rFonts w:ascii="Consolas" w:eastAsia="Times New Roman" w:hAnsi="Consolas" w:cs="Times New Roman"/>
          <w:color w:val="D4D4D4"/>
          <w:sz w:val="21"/>
          <w:szCs w:val="21"/>
          <w:lang w:val="en-US"/>
        </w:rPr>
        <w:t>,</w:t>
      </w:r>
      <w:r w:rsidRPr="006B0902">
        <w:rPr>
          <w:rFonts w:ascii="Consolas" w:eastAsia="Times New Roman" w:hAnsi="Consolas" w:cs="Times New Roman"/>
          <w:color w:val="9CDCFE"/>
          <w:sz w:val="21"/>
          <w:szCs w:val="21"/>
          <w:lang w:val="en-US"/>
        </w:rPr>
        <w:t>$orders_list</w:t>
      </w:r>
      <w:r w:rsidRPr="006B0902">
        <w:rPr>
          <w:rFonts w:ascii="Consolas" w:eastAsia="Times New Roman" w:hAnsi="Consolas" w:cs="Times New Roman"/>
          <w:color w:val="D4D4D4"/>
          <w:sz w:val="21"/>
          <w:szCs w:val="21"/>
          <w:lang w:val="en-US"/>
        </w:rPr>
        <w:t>);</w:t>
      </w:r>
    </w:p>
    <w:p w14:paraId="57F4C25E" w14:textId="77777777" w:rsidR="006B0902" w:rsidRPr="006B0902" w:rsidRDefault="006B0902" w:rsidP="006B0902">
      <w:pPr>
        <w:shd w:val="clear" w:color="auto" w:fill="1E1E1E"/>
        <w:spacing w:after="0" w:line="285" w:lineRule="atLeast"/>
        <w:rPr>
          <w:rFonts w:ascii="Consolas" w:eastAsia="Times New Roman" w:hAnsi="Consolas" w:cs="Times New Roman"/>
          <w:color w:val="D4D4D4"/>
          <w:sz w:val="21"/>
          <w:szCs w:val="21"/>
          <w:lang w:val="en-US"/>
        </w:rPr>
      </w:pPr>
      <w:r w:rsidRPr="006B0902">
        <w:rPr>
          <w:rFonts w:ascii="Consolas" w:eastAsia="Times New Roman" w:hAnsi="Consolas" w:cs="Times New Roman"/>
          <w:color w:val="D4D4D4"/>
          <w:sz w:val="21"/>
          <w:szCs w:val="21"/>
          <w:lang w:val="en-US"/>
        </w:rPr>
        <w:lastRenderedPageBreak/>
        <w:t xml:space="preserve">                            </w:t>
      </w:r>
      <w:r w:rsidRPr="006B0902">
        <w:rPr>
          <w:rFonts w:ascii="Consolas" w:eastAsia="Times New Roman" w:hAnsi="Consolas" w:cs="Times New Roman"/>
          <w:color w:val="C586C0"/>
          <w:sz w:val="21"/>
          <w:szCs w:val="21"/>
          <w:lang w:val="en-US"/>
        </w:rPr>
        <w:t>if</w:t>
      </w: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DCDCAA"/>
          <w:sz w:val="21"/>
          <w:szCs w:val="21"/>
          <w:lang w:val="en-US"/>
        </w:rPr>
        <w:t>mysqli_num_rows</w:t>
      </w:r>
      <w:r w:rsidRPr="006B0902">
        <w:rPr>
          <w:rFonts w:ascii="Consolas" w:eastAsia="Times New Roman" w:hAnsi="Consolas" w:cs="Times New Roman"/>
          <w:color w:val="D4D4D4"/>
          <w:sz w:val="21"/>
          <w:szCs w:val="21"/>
          <w:lang w:val="en-US"/>
        </w:rPr>
        <w:t>(</w:t>
      </w:r>
      <w:r w:rsidRPr="006B0902">
        <w:rPr>
          <w:rFonts w:ascii="Consolas" w:eastAsia="Times New Roman" w:hAnsi="Consolas" w:cs="Times New Roman"/>
          <w:color w:val="9CDCFE"/>
          <w:sz w:val="21"/>
          <w:szCs w:val="21"/>
          <w:lang w:val="en-US"/>
        </w:rPr>
        <w:t>$query</w:t>
      </w:r>
      <w:r w:rsidRPr="006B0902">
        <w:rPr>
          <w:rFonts w:ascii="Consolas" w:eastAsia="Times New Roman" w:hAnsi="Consolas" w:cs="Times New Roman"/>
          <w:color w:val="D4D4D4"/>
          <w:sz w:val="21"/>
          <w:szCs w:val="21"/>
          <w:lang w:val="en-US"/>
        </w:rPr>
        <w:t xml:space="preserve">) &gt; </w:t>
      </w:r>
      <w:r w:rsidRPr="006B0902">
        <w:rPr>
          <w:rFonts w:ascii="Consolas" w:eastAsia="Times New Roman" w:hAnsi="Consolas" w:cs="Times New Roman"/>
          <w:color w:val="B5CEA8"/>
          <w:sz w:val="21"/>
          <w:szCs w:val="21"/>
          <w:lang w:val="en-US"/>
        </w:rPr>
        <w:t>0</w:t>
      </w:r>
      <w:r w:rsidRPr="006B0902">
        <w:rPr>
          <w:rFonts w:ascii="Consolas" w:eastAsia="Times New Roman" w:hAnsi="Consolas" w:cs="Times New Roman"/>
          <w:color w:val="D4D4D4"/>
          <w:sz w:val="21"/>
          <w:szCs w:val="21"/>
          <w:lang w:val="en-US"/>
        </w:rPr>
        <w:t>) {</w:t>
      </w:r>
    </w:p>
    <w:p w14:paraId="63D16B09" w14:textId="77777777" w:rsidR="006B0902" w:rsidRPr="006B0902" w:rsidRDefault="006B0902" w:rsidP="006B0902">
      <w:pPr>
        <w:shd w:val="clear" w:color="auto" w:fill="1E1E1E"/>
        <w:spacing w:after="0" w:line="285" w:lineRule="atLeast"/>
        <w:rPr>
          <w:rFonts w:ascii="Consolas" w:eastAsia="Times New Roman" w:hAnsi="Consolas" w:cs="Times New Roman"/>
          <w:color w:val="D4D4D4"/>
          <w:sz w:val="21"/>
          <w:szCs w:val="21"/>
          <w:lang w:val="en-US"/>
        </w:rPr>
      </w:pP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C586C0"/>
          <w:sz w:val="21"/>
          <w:szCs w:val="21"/>
          <w:lang w:val="en-US"/>
        </w:rPr>
        <w:t>while</w:t>
      </w: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9CDCFE"/>
          <w:sz w:val="21"/>
          <w:szCs w:val="21"/>
          <w:lang w:val="en-US"/>
        </w:rPr>
        <w:t>$row</w:t>
      </w:r>
      <w:r w:rsidRPr="006B0902">
        <w:rPr>
          <w:rFonts w:ascii="Consolas" w:eastAsia="Times New Roman" w:hAnsi="Consolas" w:cs="Times New Roman"/>
          <w:color w:val="D4D4D4"/>
          <w:sz w:val="21"/>
          <w:szCs w:val="21"/>
          <w:lang w:val="en-US"/>
        </w:rPr>
        <w:t>=</w:t>
      </w:r>
      <w:r w:rsidRPr="006B0902">
        <w:rPr>
          <w:rFonts w:ascii="Consolas" w:eastAsia="Times New Roman" w:hAnsi="Consolas" w:cs="Times New Roman"/>
          <w:color w:val="DCDCAA"/>
          <w:sz w:val="21"/>
          <w:szCs w:val="21"/>
          <w:lang w:val="en-US"/>
        </w:rPr>
        <w:t>mysqli_fetch_array</w:t>
      </w:r>
      <w:r w:rsidRPr="006B0902">
        <w:rPr>
          <w:rFonts w:ascii="Consolas" w:eastAsia="Times New Roman" w:hAnsi="Consolas" w:cs="Times New Roman"/>
          <w:color w:val="D4D4D4"/>
          <w:sz w:val="21"/>
          <w:szCs w:val="21"/>
          <w:lang w:val="en-US"/>
        </w:rPr>
        <w:t>(</w:t>
      </w:r>
      <w:r w:rsidRPr="006B0902">
        <w:rPr>
          <w:rFonts w:ascii="Consolas" w:eastAsia="Times New Roman" w:hAnsi="Consolas" w:cs="Times New Roman"/>
          <w:color w:val="9CDCFE"/>
          <w:sz w:val="21"/>
          <w:szCs w:val="21"/>
          <w:lang w:val="en-US"/>
        </w:rPr>
        <w:t>$query</w:t>
      </w:r>
      <w:r w:rsidRPr="006B0902">
        <w:rPr>
          <w:rFonts w:ascii="Consolas" w:eastAsia="Times New Roman" w:hAnsi="Consolas" w:cs="Times New Roman"/>
          <w:color w:val="D4D4D4"/>
          <w:sz w:val="21"/>
          <w:szCs w:val="21"/>
          <w:lang w:val="en-US"/>
        </w:rPr>
        <w:t>)) {</w:t>
      </w:r>
    </w:p>
    <w:p w14:paraId="74041EC5" w14:textId="77777777" w:rsidR="006B0902" w:rsidRPr="006B0902" w:rsidRDefault="006B0902" w:rsidP="006B0902">
      <w:pPr>
        <w:shd w:val="clear" w:color="auto" w:fill="1E1E1E"/>
        <w:spacing w:after="0" w:line="285" w:lineRule="atLeast"/>
        <w:rPr>
          <w:rFonts w:ascii="Consolas" w:eastAsia="Times New Roman" w:hAnsi="Consolas" w:cs="Times New Roman"/>
          <w:color w:val="D4D4D4"/>
          <w:sz w:val="21"/>
          <w:szCs w:val="21"/>
          <w:lang w:val="en-US"/>
        </w:rPr>
      </w:pP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569CD6"/>
          <w:sz w:val="21"/>
          <w:szCs w:val="21"/>
          <w:lang w:val="en-US"/>
        </w:rPr>
        <w:t>?&gt;</w:t>
      </w:r>
    </w:p>
    <w:p w14:paraId="5D1D57FC" w14:textId="77777777" w:rsidR="006B0902" w:rsidRPr="006B0902" w:rsidRDefault="006B0902" w:rsidP="006B0902">
      <w:pPr>
        <w:shd w:val="clear" w:color="auto" w:fill="1E1E1E"/>
        <w:spacing w:after="0" w:line="285" w:lineRule="atLeast"/>
        <w:rPr>
          <w:rFonts w:ascii="Consolas" w:eastAsia="Times New Roman" w:hAnsi="Consolas" w:cs="Times New Roman"/>
          <w:color w:val="D4D4D4"/>
          <w:sz w:val="21"/>
          <w:szCs w:val="21"/>
          <w:lang w:val="en-US"/>
        </w:rPr>
      </w:pP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808080"/>
          <w:sz w:val="21"/>
          <w:szCs w:val="21"/>
          <w:lang w:val="en-US"/>
        </w:rPr>
        <w:t>&lt;</w:t>
      </w:r>
      <w:r w:rsidRPr="006B0902">
        <w:rPr>
          <w:rFonts w:ascii="Consolas" w:eastAsia="Times New Roman" w:hAnsi="Consolas" w:cs="Times New Roman"/>
          <w:color w:val="569CD6"/>
          <w:sz w:val="21"/>
          <w:szCs w:val="21"/>
          <w:lang w:val="en-US"/>
        </w:rPr>
        <w:t>div</w:t>
      </w: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9CDCFE"/>
          <w:sz w:val="21"/>
          <w:szCs w:val="21"/>
          <w:lang w:val="en-US"/>
        </w:rPr>
        <w:t>class</w:t>
      </w:r>
      <w:r w:rsidRPr="006B0902">
        <w:rPr>
          <w:rFonts w:ascii="Consolas" w:eastAsia="Times New Roman" w:hAnsi="Consolas" w:cs="Times New Roman"/>
          <w:color w:val="D4D4D4"/>
          <w:sz w:val="21"/>
          <w:szCs w:val="21"/>
          <w:lang w:val="en-US"/>
        </w:rPr>
        <w:t>=</w:t>
      </w:r>
      <w:r w:rsidRPr="006B0902">
        <w:rPr>
          <w:rFonts w:ascii="Consolas" w:eastAsia="Times New Roman" w:hAnsi="Consolas" w:cs="Times New Roman"/>
          <w:color w:val="CE9178"/>
          <w:sz w:val="21"/>
          <w:szCs w:val="21"/>
          <w:lang w:val="en-US"/>
        </w:rPr>
        <w:t>"row"</w:t>
      </w:r>
      <w:r w:rsidRPr="006B0902">
        <w:rPr>
          <w:rFonts w:ascii="Consolas" w:eastAsia="Times New Roman" w:hAnsi="Consolas" w:cs="Times New Roman"/>
          <w:color w:val="808080"/>
          <w:sz w:val="21"/>
          <w:szCs w:val="21"/>
          <w:lang w:val="en-US"/>
        </w:rPr>
        <w:t>&gt;</w:t>
      </w:r>
    </w:p>
    <w:p w14:paraId="49C55874" w14:textId="77777777" w:rsidR="006B0902" w:rsidRPr="006B0902" w:rsidRDefault="006B0902" w:rsidP="006B0902">
      <w:pPr>
        <w:shd w:val="clear" w:color="auto" w:fill="1E1E1E"/>
        <w:spacing w:after="0" w:line="285" w:lineRule="atLeast"/>
        <w:rPr>
          <w:rFonts w:ascii="Consolas" w:eastAsia="Times New Roman" w:hAnsi="Consolas" w:cs="Times New Roman"/>
          <w:color w:val="D4D4D4"/>
          <w:sz w:val="21"/>
          <w:szCs w:val="21"/>
          <w:lang w:val="en-US"/>
        </w:rPr>
      </w:pP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808080"/>
          <w:sz w:val="21"/>
          <w:szCs w:val="21"/>
          <w:lang w:val="en-US"/>
        </w:rPr>
        <w:t>&lt;</w:t>
      </w:r>
      <w:r w:rsidRPr="006B0902">
        <w:rPr>
          <w:rFonts w:ascii="Consolas" w:eastAsia="Times New Roman" w:hAnsi="Consolas" w:cs="Times New Roman"/>
          <w:color w:val="569CD6"/>
          <w:sz w:val="21"/>
          <w:szCs w:val="21"/>
          <w:lang w:val="en-US"/>
        </w:rPr>
        <w:t>div</w:t>
      </w: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9CDCFE"/>
          <w:sz w:val="21"/>
          <w:szCs w:val="21"/>
          <w:lang w:val="en-US"/>
        </w:rPr>
        <w:t>class</w:t>
      </w:r>
      <w:r w:rsidRPr="006B0902">
        <w:rPr>
          <w:rFonts w:ascii="Consolas" w:eastAsia="Times New Roman" w:hAnsi="Consolas" w:cs="Times New Roman"/>
          <w:color w:val="D4D4D4"/>
          <w:sz w:val="21"/>
          <w:szCs w:val="21"/>
          <w:lang w:val="en-US"/>
        </w:rPr>
        <w:t>=</w:t>
      </w:r>
      <w:r w:rsidRPr="006B0902">
        <w:rPr>
          <w:rFonts w:ascii="Consolas" w:eastAsia="Times New Roman" w:hAnsi="Consolas" w:cs="Times New Roman"/>
          <w:color w:val="CE9178"/>
          <w:sz w:val="21"/>
          <w:szCs w:val="21"/>
          <w:lang w:val="en-US"/>
        </w:rPr>
        <w:t>"col-md-6"</w:t>
      </w:r>
      <w:r w:rsidRPr="006B0902">
        <w:rPr>
          <w:rFonts w:ascii="Consolas" w:eastAsia="Times New Roman" w:hAnsi="Consolas" w:cs="Times New Roman"/>
          <w:color w:val="808080"/>
          <w:sz w:val="21"/>
          <w:szCs w:val="21"/>
          <w:lang w:val="en-US"/>
        </w:rPr>
        <w:t>&gt;</w:t>
      </w:r>
    </w:p>
    <w:p w14:paraId="32DF4849" w14:textId="77777777" w:rsidR="006B0902" w:rsidRPr="006B0902" w:rsidRDefault="006B0902" w:rsidP="006B0902">
      <w:pPr>
        <w:shd w:val="clear" w:color="auto" w:fill="1E1E1E"/>
        <w:spacing w:after="0" w:line="285" w:lineRule="atLeast"/>
        <w:rPr>
          <w:rFonts w:ascii="Consolas" w:eastAsia="Times New Roman" w:hAnsi="Consolas" w:cs="Times New Roman"/>
          <w:color w:val="D4D4D4"/>
          <w:sz w:val="21"/>
          <w:szCs w:val="21"/>
          <w:lang w:val="en-US"/>
        </w:rPr>
      </w:pP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808080"/>
          <w:sz w:val="21"/>
          <w:szCs w:val="21"/>
          <w:lang w:val="en-US"/>
        </w:rPr>
        <w:t>&lt;</w:t>
      </w:r>
      <w:r w:rsidRPr="006B0902">
        <w:rPr>
          <w:rFonts w:ascii="Consolas" w:eastAsia="Times New Roman" w:hAnsi="Consolas" w:cs="Times New Roman"/>
          <w:color w:val="569CD6"/>
          <w:sz w:val="21"/>
          <w:szCs w:val="21"/>
          <w:lang w:val="en-US"/>
        </w:rPr>
        <w:t>img</w:t>
      </w: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9CDCFE"/>
          <w:sz w:val="21"/>
          <w:szCs w:val="21"/>
          <w:lang w:val="en-US"/>
        </w:rPr>
        <w:t>style</w:t>
      </w:r>
      <w:r w:rsidRPr="006B0902">
        <w:rPr>
          <w:rFonts w:ascii="Consolas" w:eastAsia="Times New Roman" w:hAnsi="Consolas" w:cs="Times New Roman"/>
          <w:color w:val="D4D4D4"/>
          <w:sz w:val="21"/>
          <w:szCs w:val="21"/>
          <w:lang w:val="en-US"/>
        </w:rPr>
        <w:t>=</w:t>
      </w:r>
      <w:r w:rsidRPr="006B0902">
        <w:rPr>
          <w:rFonts w:ascii="Consolas" w:eastAsia="Times New Roman" w:hAnsi="Consolas" w:cs="Times New Roman"/>
          <w:color w:val="CE9178"/>
          <w:sz w:val="21"/>
          <w:szCs w:val="21"/>
          <w:lang w:val="en-US"/>
        </w:rPr>
        <w:t>"float:right;"</w:t>
      </w: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9CDCFE"/>
          <w:sz w:val="21"/>
          <w:szCs w:val="21"/>
          <w:lang w:val="en-US"/>
        </w:rPr>
        <w:t>src</w:t>
      </w:r>
      <w:r w:rsidRPr="006B0902">
        <w:rPr>
          <w:rFonts w:ascii="Consolas" w:eastAsia="Times New Roman" w:hAnsi="Consolas" w:cs="Times New Roman"/>
          <w:color w:val="D4D4D4"/>
          <w:sz w:val="21"/>
          <w:szCs w:val="21"/>
          <w:lang w:val="en-US"/>
        </w:rPr>
        <w:t>=</w:t>
      </w:r>
      <w:r w:rsidRPr="006B0902">
        <w:rPr>
          <w:rFonts w:ascii="Consolas" w:eastAsia="Times New Roman" w:hAnsi="Consolas" w:cs="Times New Roman"/>
          <w:color w:val="CE9178"/>
          <w:sz w:val="21"/>
          <w:szCs w:val="21"/>
          <w:lang w:val="en-US"/>
        </w:rPr>
        <w:t>"product_images/</w:t>
      </w:r>
      <w:r w:rsidRPr="006B0902">
        <w:rPr>
          <w:rFonts w:ascii="Consolas" w:eastAsia="Times New Roman" w:hAnsi="Consolas" w:cs="Times New Roman"/>
          <w:color w:val="569CD6"/>
          <w:sz w:val="21"/>
          <w:szCs w:val="21"/>
          <w:lang w:val="en-US"/>
        </w:rPr>
        <w:t>&lt;?php</w:t>
      </w: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DCDCAA"/>
          <w:sz w:val="21"/>
          <w:szCs w:val="21"/>
          <w:lang w:val="en-US"/>
        </w:rPr>
        <w:t>echo</w:t>
      </w: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9CDCFE"/>
          <w:sz w:val="21"/>
          <w:szCs w:val="21"/>
          <w:lang w:val="en-US"/>
        </w:rPr>
        <w:t>$row</w:t>
      </w:r>
      <w:r w:rsidRPr="006B0902">
        <w:rPr>
          <w:rFonts w:ascii="Consolas" w:eastAsia="Times New Roman" w:hAnsi="Consolas" w:cs="Times New Roman"/>
          <w:color w:val="D4D4D4"/>
          <w:sz w:val="21"/>
          <w:szCs w:val="21"/>
          <w:lang w:val="en-US"/>
        </w:rPr>
        <w:t>[</w:t>
      </w:r>
      <w:r w:rsidRPr="006B0902">
        <w:rPr>
          <w:rFonts w:ascii="Consolas" w:eastAsia="Times New Roman" w:hAnsi="Consolas" w:cs="Times New Roman"/>
          <w:color w:val="CE9178"/>
          <w:sz w:val="21"/>
          <w:szCs w:val="21"/>
          <w:lang w:val="en-US"/>
        </w:rPr>
        <w:t>'product_image'</w:t>
      </w: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569CD6"/>
          <w:sz w:val="21"/>
          <w:szCs w:val="21"/>
          <w:lang w:val="en-US"/>
        </w:rPr>
        <w:t>?&gt;</w:t>
      </w:r>
      <w:r w:rsidRPr="006B0902">
        <w:rPr>
          <w:rFonts w:ascii="Consolas" w:eastAsia="Times New Roman" w:hAnsi="Consolas" w:cs="Times New Roman"/>
          <w:color w:val="CE9178"/>
          <w:sz w:val="21"/>
          <w:szCs w:val="21"/>
          <w:lang w:val="en-US"/>
        </w:rPr>
        <w:t>"</w:t>
      </w: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9CDCFE"/>
          <w:sz w:val="21"/>
          <w:szCs w:val="21"/>
          <w:lang w:val="en-US"/>
        </w:rPr>
        <w:t>class</w:t>
      </w:r>
      <w:r w:rsidRPr="006B0902">
        <w:rPr>
          <w:rFonts w:ascii="Consolas" w:eastAsia="Times New Roman" w:hAnsi="Consolas" w:cs="Times New Roman"/>
          <w:color w:val="D4D4D4"/>
          <w:sz w:val="21"/>
          <w:szCs w:val="21"/>
          <w:lang w:val="en-US"/>
        </w:rPr>
        <w:t>=</w:t>
      </w:r>
      <w:r w:rsidRPr="006B0902">
        <w:rPr>
          <w:rFonts w:ascii="Consolas" w:eastAsia="Times New Roman" w:hAnsi="Consolas" w:cs="Times New Roman"/>
          <w:color w:val="CE9178"/>
          <w:sz w:val="21"/>
          <w:szCs w:val="21"/>
          <w:lang w:val="en-US"/>
        </w:rPr>
        <w:t>"img-responsive img-thumbnail"</w:t>
      </w:r>
      <w:r w:rsidRPr="006B0902">
        <w:rPr>
          <w:rFonts w:ascii="Consolas" w:eastAsia="Times New Roman" w:hAnsi="Consolas" w:cs="Times New Roman"/>
          <w:color w:val="808080"/>
          <w:sz w:val="21"/>
          <w:szCs w:val="21"/>
          <w:lang w:val="en-US"/>
        </w:rPr>
        <w:t>/&gt;</w:t>
      </w:r>
    </w:p>
    <w:p w14:paraId="3AE4F2CF" w14:textId="77777777" w:rsidR="006B0902" w:rsidRPr="006B0902" w:rsidRDefault="006B0902" w:rsidP="006B0902">
      <w:pPr>
        <w:shd w:val="clear" w:color="auto" w:fill="1E1E1E"/>
        <w:spacing w:after="0" w:line="285" w:lineRule="atLeast"/>
        <w:rPr>
          <w:rFonts w:ascii="Consolas" w:eastAsia="Times New Roman" w:hAnsi="Consolas" w:cs="Times New Roman"/>
          <w:color w:val="D4D4D4"/>
          <w:sz w:val="21"/>
          <w:szCs w:val="21"/>
          <w:lang w:val="en-US"/>
        </w:rPr>
      </w:pP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808080"/>
          <w:sz w:val="21"/>
          <w:szCs w:val="21"/>
          <w:lang w:val="en-US"/>
        </w:rPr>
        <w:t>&lt;/</w:t>
      </w:r>
      <w:r w:rsidRPr="006B0902">
        <w:rPr>
          <w:rFonts w:ascii="Consolas" w:eastAsia="Times New Roman" w:hAnsi="Consolas" w:cs="Times New Roman"/>
          <w:color w:val="569CD6"/>
          <w:sz w:val="21"/>
          <w:szCs w:val="21"/>
          <w:lang w:val="en-US"/>
        </w:rPr>
        <w:t>div</w:t>
      </w:r>
      <w:r w:rsidRPr="006B0902">
        <w:rPr>
          <w:rFonts w:ascii="Consolas" w:eastAsia="Times New Roman" w:hAnsi="Consolas" w:cs="Times New Roman"/>
          <w:color w:val="808080"/>
          <w:sz w:val="21"/>
          <w:szCs w:val="21"/>
          <w:lang w:val="en-US"/>
        </w:rPr>
        <w:t>&gt;</w:t>
      </w:r>
    </w:p>
    <w:p w14:paraId="7C43C450" w14:textId="77777777" w:rsidR="006B0902" w:rsidRPr="006B0902" w:rsidRDefault="006B0902" w:rsidP="006B0902">
      <w:pPr>
        <w:shd w:val="clear" w:color="auto" w:fill="1E1E1E"/>
        <w:spacing w:after="0" w:line="285" w:lineRule="atLeast"/>
        <w:rPr>
          <w:rFonts w:ascii="Consolas" w:eastAsia="Times New Roman" w:hAnsi="Consolas" w:cs="Times New Roman"/>
          <w:color w:val="D4D4D4"/>
          <w:sz w:val="21"/>
          <w:szCs w:val="21"/>
          <w:lang w:val="en-US"/>
        </w:rPr>
      </w:pP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808080"/>
          <w:sz w:val="21"/>
          <w:szCs w:val="21"/>
          <w:lang w:val="en-US"/>
        </w:rPr>
        <w:t>&lt;</w:t>
      </w:r>
      <w:r w:rsidRPr="006B0902">
        <w:rPr>
          <w:rFonts w:ascii="Consolas" w:eastAsia="Times New Roman" w:hAnsi="Consolas" w:cs="Times New Roman"/>
          <w:color w:val="569CD6"/>
          <w:sz w:val="21"/>
          <w:szCs w:val="21"/>
          <w:lang w:val="en-US"/>
        </w:rPr>
        <w:t>div</w:t>
      </w: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9CDCFE"/>
          <w:sz w:val="21"/>
          <w:szCs w:val="21"/>
          <w:lang w:val="en-US"/>
        </w:rPr>
        <w:t>class</w:t>
      </w:r>
      <w:r w:rsidRPr="006B0902">
        <w:rPr>
          <w:rFonts w:ascii="Consolas" w:eastAsia="Times New Roman" w:hAnsi="Consolas" w:cs="Times New Roman"/>
          <w:color w:val="D4D4D4"/>
          <w:sz w:val="21"/>
          <w:szCs w:val="21"/>
          <w:lang w:val="en-US"/>
        </w:rPr>
        <w:t>=</w:t>
      </w:r>
      <w:r w:rsidRPr="006B0902">
        <w:rPr>
          <w:rFonts w:ascii="Consolas" w:eastAsia="Times New Roman" w:hAnsi="Consolas" w:cs="Times New Roman"/>
          <w:color w:val="CE9178"/>
          <w:sz w:val="21"/>
          <w:szCs w:val="21"/>
          <w:lang w:val="en-US"/>
        </w:rPr>
        <w:t>"col-md-6"</w:t>
      </w:r>
      <w:r w:rsidRPr="006B0902">
        <w:rPr>
          <w:rFonts w:ascii="Consolas" w:eastAsia="Times New Roman" w:hAnsi="Consolas" w:cs="Times New Roman"/>
          <w:color w:val="808080"/>
          <w:sz w:val="21"/>
          <w:szCs w:val="21"/>
          <w:lang w:val="en-US"/>
        </w:rPr>
        <w:t>&gt;</w:t>
      </w:r>
    </w:p>
    <w:p w14:paraId="4ECF3E74" w14:textId="77777777" w:rsidR="006B0902" w:rsidRPr="006B0902" w:rsidRDefault="006B0902" w:rsidP="006B0902">
      <w:pPr>
        <w:shd w:val="clear" w:color="auto" w:fill="1E1E1E"/>
        <w:spacing w:after="0" w:line="285" w:lineRule="atLeast"/>
        <w:rPr>
          <w:rFonts w:ascii="Consolas" w:eastAsia="Times New Roman" w:hAnsi="Consolas" w:cs="Times New Roman"/>
          <w:color w:val="D4D4D4"/>
          <w:sz w:val="21"/>
          <w:szCs w:val="21"/>
          <w:lang w:val="en-US"/>
        </w:rPr>
      </w:pP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808080"/>
          <w:sz w:val="21"/>
          <w:szCs w:val="21"/>
          <w:lang w:val="en-US"/>
        </w:rPr>
        <w:t>&lt;</w:t>
      </w:r>
      <w:r w:rsidRPr="006B0902">
        <w:rPr>
          <w:rFonts w:ascii="Consolas" w:eastAsia="Times New Roman" w:hAnsi="Consolas" w:cs="Times New Roman"/>
          <w:color w:val="569CD6"/>
          <w:sz w:val="21"/>
          <w:szCs w:val="21"/>
          <w:lang w:val="en-US"/>
        </w:rPr>
        <w:t>table</w:t>
      </w:r>
      <w:r w:rsidRPr="006B0902">
        <w:rPr>
          <w:rFonts w:ascii="Consolas" w:eastAsia="Times New Roman" w:hAnsi="Consolas" w:cs="Times New Roman"/>
          <w:color w:val="808080"/>
          <w:sz w:val="21"/>
          <w:szCs w:val="21"/>
          <w:lang w:val="en-US"/>
        </w:rPr>
        <w:t>&gt;</w:t>
      </w:r>
    </w:p>
    <w:p w14:paraId="7F9BB8AF" w14:textId="77777777" w:rsidR="006B0902" w:rsidRPr="006B0902" w:rsidRDefault="006B0902" w:rsidP="006B0902">
      <w:pPr>
        <w:shd w:val="clear" w:color="auto" w:fill="1E1E1E"/>
        <w:spacing w:after="0" w:line="285" w:lineRule="atLeast"/>
        <w:rPr>
          <w:rFonts w:ascii="Consolas" w:eastAsia="Times New Roman" w:hAnsi="Consolas" w:cs="Times New Roman"/>
          <w:color w:val="D4D4D4"/>
          <w:sz w:val="21"/>
          <w:szCs w:val="21"/>
          <w:lang w:val="en-US"/>
        </w:rPr>
      </w:pP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808080"/>
          <w:sz w:val="21"/>
          <w:szCs w:val="21"/>
          <w:lang w:val="en-US"/>
        </w:rPr>
        <w:t>&lt;</w:t>
      </w:r>
      <w:r w:rsidRPr="006B0902">
        <w:rPr>
          <w:rFonts w:ascii="Consolas" w:eastAsia="Times New Roman" w:hAnsi="Consolas" w:cs="Times New Roman"/>
          <w:color w:val="569CD6"/>
          <w:sz w:val="21"/>
          <w:szCs w:val="21"/>
          <w:lang w:val="en-US"/>
        </w:rPr>
        <w:t>tr</w:t>
      </w:r>
      <w:r w:rsidRPr="006B0902">
        <w:rPr>
          <w:rFonts w:ascii="Consolas" w:eastAsia="Times New Roman" w:hAnsi="Consolas" w:cs="Times New Roman"/>
          <w:color w:val="808080"/>
          <w:sz w:val="21"/>
          <w:szCs w:val="21"/>
          <w:lang w:val="en-US"/>
        </w:rPr>
        <w:t>&gt;&lt;</w:t>
      </w:r>
      <w:r w:rsidRPr="006B0902">
        <w:rPr>
          <w:rFonts w:ascii="Consolas" w:eastAsia="Times New Roman" w:hAnsi="Consolas" w:cs="Times New Roman"/>
          <w:color w:val="569CD6"/>
          <w:sz w:val="21"/>
          <w:szCs w:val="21"/>
          <w:lang w:val="en-US"/>
        </w:rPr>
        <w:t>td</w:t>
      </w:r>
      <w:r w:rsidRPr="006B0902">
        <w:rPr>
          <w:rFonts w:ascii="Consolas" w:eastAsia="Times New Roman" w:hAnsi="Consolas" w:cs="Times New Roman"/>
          <w:color w:val="808080"/>
          <w:sz w:val="21"/>
          <w:szCs w:val="21"/>
          <w:lang w:val="en-US"/>
        </w:rPr>
        <w:t>&gt;</w:t>
      </w:r>
      <w:r w:rsidRPr="006B0902">
        <w:rPr>
          <w:rFonts w:ascii="Consolas" w:eastAsia="Times New Roman" w:hAnsi="Consolas" w:cs="Times New Roman"/>
          <w:color w:val="D4D4D4"/>
          <w:sz w:val="21"/>
          <w:szCs w:val="21"/>
          <w:lang w:val="en-US"/>
        </w:rPr>
        <w:t>Product Name</w:t>
      </w:r>
      <w:r w:rsidRPr="006B0902">
        <w:rPr>
          <w:rFonts w:ascii="Consolas" w:eastAsia="Times New Roman" w:hAnsi="Consolas" w:cs="Times New Roman"/>
          <w:color w:val="808080"/>
          <w:sz w:val="21"/>
          <w:szCs w:val="21"/>
          <w:lang w:val="en-US"/>
        </w:rPr>
        <w:t>&lt;/</w:t>
      </w:r>
      <w:r w:rsidRPr="006B0902">
        <w:rPr>
          <w:rFonts w:ascii="Consolas" w:eastAsia="Times New Roman" w:hAnsi="Consolas" w:cs="Times New Roman"/>
          <w:color w:val="569CD6"/>
          <w:sz w:val="21"/>
          <w:szCs w:val="21"/>
          <w:lang w:val="en-US"/>
        </w:rPr>
        <w:t>td</w:t>
      </w:r>
      <w:r w:rsidRPr="006B0902">
        <w:rPr>
          <w:rFonts w:ascii="Consolas" w:eastAsia="Times New Roman" w:hAnsi="Consolas" w:cs="Times New Roman"/>
          <w:color w:val="808080"/>
          <w:sz w:val="21"/>
          <w:szCs w:val="21"/>
          <w:lang w:val="en-US"/>
        </w:rPr>
        <w:t>&gt;&lt;</w:t>
      </w:r>
      <w:r w:rsidRPr="006B0902">
        <w:rPr>
          <w:rFonts w:ascii="Consolas" w:eastAsia="Times New Roman" w:hAnsi="Consolas" w:cs="Times New Roman"/>
          <w:color w:val="569CD6"/>
          <w:sz w:val="21"/>
          <w:szCs w:val="21"/>
          <w:lang w:val="en-US"/>
        </w:rPr>
        <w:t>td</w:t>
      </w:r>
      <w:r w:rsidRPr="006B0902">
        <w:rPr>
          <w:rFonts w:ascii="Consolas" w:eastAsia="Times New Roman" w:hAnsi="Consolas" w:cs="Times New Roman"/>
          <w:color w:val="808080"/>
          <w:sz w:val="21"/>
          <w:szCs w:val="21"/>
          <w:lang w:val="en-US"/>
        </w:rPr>
        <w:t>&gt;&lt;</w:t>
      </w:r>
      <w:r w:rsidRPr="006B0902">
        <w:rPr>
          <w:rFonts w:ascii="Consolas" w:eastAsia="Times New Roman" w:hAnsi="Consolas" w:cs="Times New Roman"/>
          <w:color w:val="569CD6"/>
          <w:sz w:val="21"/>
          <w:szCs w:val="21"/>
          <w:lang w:val="en-US"/>
        </w:rPr>
        <w:t>b</w:t>
      </w:r>
      <w:r w:rsidRPr="006B0902">
        <w:rPr>
          <w:rFonts w:ascii="Consolas" w:eastAsia="Times New Roman" w:hAnsi="Consolas" w:cs="Times New Roman"/>
          <w:color w:val="808080"/>
          <w:sz w:val="21"/>
          <w:szCs w:val="21"/>
          <w:lang w:val="en-US"/>
        </w:rPr>
        <w:t>&gt;</w:t>
      </w:r>
      <w:r w:rsidRPr="006B0902">
        <w:rPr>
          <w:rFonts w:ascii="Consolas" w:eastAsia="Times New Roman" w:hAnsi="Consolas" w:cs="Times New Roman"/>
          <w:color w:val="569CD6"/>
          <w:sz w:val="21"/>
          <w:szCs w:val="21"/>
          <w:lang w:val="en-US"/>
        </w:rPr>
        <w:t>&lt;?php</w:t>
      </w: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DCDCAA"/>
          <w:sz w:val="21"/>
          <w:szCs w:val="21"/>
          <w:lang w:val="en-US"/>
        </w:rPr>
        <w:t>echo</w:t>
      </w: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9CDCFE"/>
          <w:sz w:val="21"/>
          <w:szCs w:val="21"/>
          <w:lang w:val="en-US"/>
        </w:rPr>
        <w:t>$row</w:t>
      </w:r>
      <w:r w:rsidRPr="006B0902">
        <w:rPr>
          <w:rFonts w:ascii="Consolas" w:eastAsia="Times New Roman" w:hAnsi="Consolas" w:cs="Times New Roman"/>
          <w:color w:val="D4D4D4"/>
          <w:sz w:val="21"/>
          <w:szCs w:val="21"/>
          <w:lang w:val="en-US"/>
        </w:rPr>
        <w:t>[</w:t>
      </w:r>
      <w:r w:rsidRPr="006B0902">
        <w:rPr>
          <w:rFonts w:ascii="Consolas" w:eastAsia="Times New Roman" w:hAnsi="Consolas" w:cs="Times New Roman"/>
          <w:color w:val="CE9178"/>
          <w:sz w:val="21"/>
          <w:szCs w:val="21"/>
          <w:lang w:val="en-US"/>
        </w:rPr>
        <w:t>"product_title"</w:t>
      </w: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569CD6"/>
          <w:sz w:val="21"/>
          <w:szCs w:val="21"/>
          <w:lang w:val="en-US"/>
        </w:rPr>
        <w:t>?&gt;</w:t>
      </w:r>
      <w:r w:rsidRPr="006B0902">
        <w:rPr>
          <w:rFonts w:ascii="Consolas" w:eastAsia="Times New Roman" w:hAnsi="Consolas" w:cs="Times New Roman"/>
          <w:color w:val="808080"/>
          <w:sz w:val="21"/>
          <w:szCs w:val="21"/>
          <w:lang w:val="en-US"/>
        </w:rPr>
        <w:t>&lt;/</w:t>
      </w:r>
      <w:r w:rsidRPr="006B0902">
        <w:rPr>
          <w:rFonts w:ascii="Consolas" w:eastAsia="Times New Roman" w:hAnsi="Consolas" w:cs="Times New Roman"/>
          <w:color w:val="569CD6"/>
          <w:sz w:val="21"/>
          <w:szCs w:val="21"/>
          <w:lang w:val="en-US"/>
        </w:rPr>
        <w:t>b</w:t>
      </w:r>
      <w:r w:rsidRPr="006B0902">
        <w:rPr>
          <w:rFonts w:ascii="Consolas" w:eastAsia="Times New Roman" w:hAnsi="Consolas" w:cs="Times New Roman"/>
          <w:color w:val="808080"/>
          <w:sz w:val="21"/>
          <w:szCs w:val="21"/>
          <w:lang w:val="en-US"/>
        </w:rPr>
        <w:t>&gt;</w:t>
      </w: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808080"/>
          <w:sz w:val="21"/>
          <w:szCs w:val="21"/>
          <w:lang w:val="en-US"/>
        </w:rPr>
        <w:t>&lt;/</w:t>
      </w:r>
      <w:r w:rsidRPr="006B0902">
        <w:rPr>
          <w:rFonts w:ascii="Consolas" w:eastAsia="Times New Roman" w:hAnsi="Consolas" w:cs="Times New Roman"/>
          <w:color w:val="569CD6"/>
          <w:sz w:val="21"/>
          <w:szCs w:val="21"/>
          <w:lang w:val="en-US"/>
        </w:rPr>
        <w:t>td</w:t>
      </w:r>
      <w:r w:rsidRPr="006B0902">
        <w:rPr>
          <w:rFonts w:ascii="Consolas" w:eastAsia="Times New Roman" w:hAnsi="Consolas" w:cs="Times New Roman"/>
          <w:color w:val="808080"/>
          <w:sz w:val="21"/>
          <w:szCs w:val="21"/>
          <w:lang w:val="en-US"/>
        </w:rPr>
        <w:t>&gt;&lt;/</w:t>
      </w:r>
      <w:r w:rsidRPr="006B0902">
        <w:rPr>
          <w:rFonts w:ascii="Consolas" w:eastAsia="Times New Roman" w:hAnsi="Consolas" w:cs="Times New Roman"/>
          <w:color w:val="569CD6"/>
          <w:sz w:val="21"/>
          <w:szCs w:val="21"/>
          <w:lang w:val="en-US"/>
        </w:rPr>
        <w:t>tr</w:t>
      </w:r>
      <w:r w:rsidRPr="006B0902">
        <w:rPr>
          <w:rFonts w:ascii="Consolas" w:eastAsia="Times New Roman" w:hAnsi="Consolas" w:cs="Times New Roman"/>
          <w:color w:val="808080"/>
          <w:sz w:val="21"/>
          <w:szCs w:val="21"/>
          <w:lang w:val="en-US"/>
        </w:rPr>
        <w:t>&gt;</w:t>
      </w:r>
    </w:p>
    <w:p w14:paraId="14091BE5" w14:textId="77777777" w:rsidR="006B0902" w:rsidRPr="006B0902" w:rsidRDefault="006B0902" w:rsidP="006B0902">
      <w:pPr>
        <w:shd w:val="clear" w:color="auto" w:fill="1E1E1E"/>
        <w:spacing w:after="0" w:line="285" w:lineRule="atLeast"/>
        <w:rPr>
          <w:rFonts w:ascii="Consolas" w:eastAsia="Times New Roman" w:hAnsi="Consolas" w:cs="Times New Roman"/>
          <w:color w:val="D4D4D4"/>
          <w:sz w:val="21"/>
          <w:szCs w:val="21"/>
          <w:lang w:val="en-US"/>
        </w:rPr>
      </w:pP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808080"/>
          <w:sz w:val="21"/>
          <w:szCs w:val="21"/>
          <w:lang w:val="en-US"/>
        </w:rPr>
        <w:t>&lt;</w:t>
      </w:r>
      <w:r w:rsidRPr="006B0902">
        <w:rPr>
          <w:rFonts w:ascii="Consolas" w:eastAsia="Times New Roman" w:hAnsi="Consolas" w:cs="Times New Roman"/>
          <w:color w:val="569CD6"/>
          <w:sz w:val="21"/>
          <w:szCs w:val="21"/>
          <w:lang w:val="en-US"/>
        </w:rPr>
        <w:t>tr</w:t>
      </w:r>
      <w:r w:rsidRPr="006B0902">
        <w:rPr>
          <w:rFonts w:ascii="Consolas" w:eastAsia="Times New Roman" w:hAnsi="Consolas" w:cs="Times New Roman"/>
          <w:color w:val="808080"/>
          <w:sz w:val="21"/>
          <w:szCs w:val="21"/>
          <w:lang w:val="en-US"/>
        </w:rPr>
        <w:t>&gt;&lt;</w:t>
      </w:r>
      <w:r w:rsidRPr="006B0902">
        <w:rPr>
          <w:rFonts w:ascii="Consolas" w:eastAsia="Times New Roman" w:hAnsi="Consolas" w:cs="Times New Roman"/>
          <w:color w:val="569CD6"/>
          <w:sz w:val="21"/>
          <w:szCs w:val="21"/>
          <w:lang w:val="en-US"/>
        </w:rPr>
        <w:t>td</w:t>
      </w:r>
      <w:r w:rsidRPr="006B0902">
        <w:rPr>
          <w:rFonts w:ascii="Consolas" w:eastAsia="Times New Roman" w:hAnsi="Consolas" w:cs="Times New Roman"/>
          <w:color w:val="808080"/>
          <w:sz w:val="21"/>
          <w:szCs w:val="21"/>
          <w:lang w:val="en-US"/>
        </w:rPr>
        <w:t>&gt;</w:t>
      </w:r>
      <w:r w:rsidRPr="006B0902">
        <w:rPr>
          <w:rFonts w:ascii="Consolas" w:eastAsia="Times New Roman" w:hAnsi="Consolas" w:cs="Times New Roman"/>
          <w:color w:val="D4D4D4"/>
          <w:sz w:val="21"/>
          <w:szCs w:val="21"/>
          <w:lang w:val="en-US"/>
        </w:rPr>
        <w:t>Product Price</w:t>
      </w:r>
      <w:r w:rsidRPr="006B0902">
        <w:rPr>
          <w:rFonts w:ascii="Consolas" w:eastAsia="Times New Roman" w:hAnsi="Consolas" w:cs="Times New Roman"/>
          <w:color w:val="808080"/>
          <w:sz w:val="21"/>
          <w:szCs w:val="21"/>
          <w:lang w:val="en-US"/>
        </w:rPr>
        <w:t>&lt;/</w:t>
      </w:r>
      <w:r w:rsidRPr="006B0902">
        <w:rPr>
          <w:rFonts w:ascii="Consolas" w:eastAsia="Times New Roman" w:hAnsi="Consolas" w:cs="Times New Roman"/>
          <w:color w:val="569CD6"/>
          <w:sz w:val="21"/>
          <w:szCs w:val="21"/>
          <w:lang w:val="en-US"/>
        </w:rPr>
        <w:t>td</w:t>
      </w:r>
      <w:r w:rsidRPr="006B0902">
        <w:rPr>
          <w:rFonts w:ascii="Consolas" w:eastAsia="Times New Roman" w:hAnsi="Consolas" w:cs="Times New Roman"/>
          <w:color w:val="808080"/>
          <w:sz w:val="21"/>
          <w:szCs w:val="21"/>
          <w:lang w:val="en-US"/>
        </w:rPr>
        <w:t>&gt;&lt;</w:t>
      </w:r>
      <w:r w:rsidRPr="006B0902">
        <w:rPr>
          <w:rFonts w:ascii="Consolas" w:eastAsia="Times New Roman" w:hAnsi="Consolas" w:cs="Times New Roman"/>
          <w:color w:val="569CD6"/>
          <w:sz w:val="21"/>
          <w:szCs w:val="21"/>
          <w:lang w:val="en-US"/>
        </w:rPr>
        <w:t>td</w:t>
      </w:r>
      <w:r w:rsidRPr="006B0902">
        <w:rPr>
          <w:rFonts w:ascii="Consolas" w:eastAsia="Times New Roman" w:hAnsi="Consolas" w:cs="Times New Roman"/>
          <w:color w:val="808080"/>
          <w:sz w:val="21"/>
          <w:szCs w:val="21"/>
          <w:lang w:val="en-US"/>
        </w:rPr>
        <w:t>&gt;&lt;</w:t>
      </w:r>
      <w:r w:rsidRPr="006B0902">
        <w:rPr>
          <w:rFonts w:ascii="Consolas" w:eastAsia="Times New Roman" w:hAnsi="Consolas" w:cs="Times New Roman"/>
          <w:color w:val="569CD6"/>
          <w:sz w:val="21"/>
          <w:szCs w:val="21"/>
          <w:lang w:val="en-US"/>
        </w:rPr>
        <w:t>b</w:t>
      </w:r>
      <w:r w:rsidRPr="006B0902">
        <w:rPr>
          <w:rFonts w:ascii="Consolas" w:eastAsia="Times New Roman" w:hAnsi="Consolas" w:cs="Times New Roman"/>
          <w:color w:val="808080"/>
          <w:sz w:val="21"/>
          <w:szCs w:val="21"/>
          <w:lang w:val="en-US"/>
        </w:rPr>
        <w:t>&gt;</w:t>
      </w:r>
      <w:r w:rsidRPr="006B0902">
        <w:rPr>
          <w:rFonts w:ascii="Consolas" w:eastAsia="Times New Roman" w:hAnsi="Consolas" w:cs="Times New Roman"/>
          <w:color w:val="569CD6"/>
          <w:sz w:val="21"/>
          <w:szCs w:val="21"/>
          <w:lang w:val="en-US"/>
        </w:rPr>
        <w:t>&lt;?php</w:t>
      </w: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DCDCAA"/>
          <w:sz w:val="21"/>
          <w:szCs w:val="21"/>
          <w:lang w:val="en-US"/>
        </w:rPr>
        <w:t>echo</w:t>
      </w:r>
      <w:r w:rsidRPr="006B0902">
        <w:rPr>
          <w:rFonts w:ascii="Consolas" w:eastAsia="Times New Roman" w:hAnsi="Consolas" w:cs="Times New Roman"/>
          <w:color w:val="D4D4D4"/>
          <w:sz w:val="21"/>
          <w:szCs w:val="21"/>
          <w:lang w:val="en-US"/>
        </w:rPr>
        <w:t xml:space="preserve">  CURRENCY.</w:t>
      </w:r>
      <w:r w:rsidRPr="006B0902">
        <w:rPr>
          <w:rFonts w:ascii="Consolas" w:eastAsia="Times New Roman" w:hAnsi="Consolas" w:cs="Times New Roman"/>
          <w:color w:val="CE9178"/>
          <w:sz w:val="21"/>
          <w:szCs w:val="21"/>
          <w:lang w:val="en-US"/>
        </w:rPr>
        <w:t>" "</w:t>
      </w:r>
      <w:r w:rsidRPr="006B0902">
        <w:rPr>
          <w:rFonts w:ascii="Consolas" w:eastAsia="Times New Roman" w:hAnsi="Consolas" w:cs="Times New Roman"/>
          <w:color w:val="D4D4D4"/>
          <w:sz w:val="21"/>
          <w:szCs w:val="21"/>
          <w:lang w:val="en-US"/>
        </w:rPr>
        <w:t>.</w:t>
      </w:r>
      <w:r w:rsidRPr="006B0902">
        <w:rPr>
          <w:rFonts w:ascii="Consolas" w:eastAsia="Times New Roman" w:hAnsi="Consolas" w:cs="Times New Roman"/>
          <w:color w:val="9CDCFE"/>
          <w:sz w:val="21"/>
          <w:szCs w:val="21"/>
          <w:lang w:val="en-US"/>
        </w:rPr>
        <w:t>$row</w:t>
      </w:r>
      <w:r w:rsidRPr="006B0902">
        <w:rPr>
          <w:rFonts w:ascii="Consolas" w:eastAsia="Times New Roman" w:hAnsi="Consolas" w:cs="Times New Roman"/>
          <w:color w:val="D4D4D4"/>
          <w:sz w:val="21"/>
          <w:szCs w:val="21"/>
          <w:lang w:val="en-US"/>
        </w:rPr>
        <w:t>[</w:t>
      </w:r>
      <w:r w:rsidRPr="006B0902">
        <w:rPr>
          <w:rFonts w:ascii="Consolas" w:eastAsia="Times New Roman" w:hAnsi="Consolas" w:cs="Times New Roman"/>
          <w:color w:val="CE9178"/>
          <w:sz w:val="21"/>
          <w:szCs w:val="21"/>
          <w:lang w:val="en-US"/>
        </w:rPr>
        <w:t>"product_price"</w:t>
      </w: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569CD6"/>
          <w:sz w:val="21"/>
          <w:szCs w:val="21"/>
          <w:lang w:val="en-US"/>
        </w:rPr>
        <w:t>?&gt;</w:t>
      </w:r>
      <w:r w:rsidRPr="006B0902">
        <w:rPr>
          <w:rFonts w:ascii="Consolas" w:eastAsia="Times New Roman" w:hAnsi="Consolas" w:cs="Times New Roman"/>
          <w:color w:val="808080"/>
          <w:sz w:val="21"/>
          <w:szCs w:val="21"/>
          <w:lang w:val="en-US"/>
        </w:rPr>
        <w:t>&lt;/</w:t>
      </w:r>
      <w:r w:rsidRPr="006B0902">
        <w:rPr>
          <w:rFonts w:ascii="Consolas" w:eastAsia="Times New Roman" w:hAnsi="Consolas" w:cs="Times New Roman"/>
          <w:color w:val="569CD6"/>
          <w:sz w:val="21"/>
          <w:szCs w:val="21"/>
          <w:lang w:val="en-US"/>
        </w:rPr>
        <w:t>b</w:t>
      </w:r>
      <w:r w:rsidRPr="006B0902">
        <w:rPr>
          <w:rFonts w:ascii="Consolas" w:eastAsia="Times New Roman" w:hAnsi="Consolas" w:cs="Times New Roman"/>
          <w:color w:val="808080"/>
          <w:sz w:val="21"/>
          <w:szCs w:val="21"/>
          <w:lang w:val="en-US"/>
        </w:rPr>
        <w:t>&gt;&lt;/</w:t>
      </w:r>
      <w:r w:rsidRPr="006B0902">
        <w:rPr>
          <w:rFonts w:ascii="Consolas" w:eastAsia="Times New Roman" w:hAnsi="Consolas" w:cs="Times New Roman"/>
          <w:color w:val="569CD6"/>
          <w:sz w:val="21"/>
          <w:szCs w:val="21"/>
          <w:lang w:val="en-US"/>
        </w:rPr>
        <w:t>td</w:t>
      </w:r>
      <w:r w:rsidRPr="006B0902">
        <w:rPr>
          <w:rFonts w:ascii="Consolas" w:eastAsia="Times New Roman" w:hAnsi="Consolas" w:cs="Times New Roman"/>
          <w:color w:val="808080"/>
          <w:sz w:val="21"/>
          <w:szCs w:val="21"/>
          <w:lang w:val="en-US"/>
        </w:rPr>
        <w:t>&gt;&lt;/</w:t>
      </w:r>
      <w:r w:rsidRPr="006B0902">
        <w:rPr>
          <w:rFonts w:ascii="Consolas" w:eastAsia="Times New Roman" w:hAnsi="Consolas" w:cs="Times New Roman"/>
          <w:color w:val="569CD6"/>
          <w:sz w:val="21"/>
          <w:szCs w:val="21"/>
          <w:lang w:val="en-US"/>
        </w:rPr>
        <w:t>tr</w:t>
      </w:r>
      <w:r w:rsidRPr="006B0902">
        <w:rPr>
          <w:rFonts w:ascii="Consolas" w:eastAsia="Times New Roman" w:hAnsi="Consolas" w:cs="Times New Roman"/>
          <w:color w:val="808080"/>
          <w:sz w:val="21"/>
          <w:szCs w:val="21"/>
          <w:lang w:val="en-US"/>
        </w:rPr>
        <w:t>&gt;</w:t>
      </w:r>
    </w:p>
    <w:p w14:paraId="3C7FDFA8" w14:textId="77777777" w:rsidR="006B0902" w:rsidRPr="006B0902" w:rsidRDefault="006B0902" w:rsidP="006B0902">
      <w:pPr>
        <w:shd w:val="clear" w:color="auto" w:fill="1E1E1E"/>
        <w:spacing w:after="0" w:line="285" w:lineRule="atLeast"/>
        <w:rPr>
          <w:rFonts w:ascii="Consolas" w:eastAsia="Times New Roman" w:hAnsi="Consolas" w:cs="Times New Roman"/>
          <w:color w:val="D4D4D4"/>
          <w:sz w:val="21"/>
          <w:szCs w:val="21"/>
          <w:lang w:val="en-US"/>
        </w:rPr>
      </w:pP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808080"/>
          <w:sz w:val="21"/>
          <w:szCs w:val="21"/>
          <w:lang w:val="en-US"/>
        </w:rPr>
        <w:t>&lt;</w:t>
      </w:r>
      <w:r w:rsidRPr="006B0902">
        <w:rPr>
          <w:rFonts w:ascii="Consolas" w:eastAsia="Times New Roman" w:hAnsi="Consolas" w:cs="Times New Roman"/>
          <w:color w:val="569CD6"/>
          <w:sz w:val="21"/>
          <w:szCs w:val="21"/>
          <w:lang w:val="en-US"/>
        </w:rPr>
        <w:t>tr</w:t>
      </w:r>
      <w:r w:rsidRPr="006B0902">
        <w:rPr>
          <w:rFonts w:ascii="Consolas" w:eastAsia="Times New Roman" w:hAnsi="Consolas" w:cs="Times New Roman"/>
          <w:color w:val="808080"/>
          <w:sz w:val="21"/>
          <w:szCs w:val="21"/>
          <w:lang w:val="en-US"/>
        </w:rPr>
        <w:t>&gt;&lt;</w:t>
      </w:r>
      <w:r w:rsidRPr="006B0902">
        <w:rPr>
          <w:rFonts w:ascii="Consolas" w:eastAsia="Times New Roman" w:hAnsi="Consolas" w:cs="Times New Roman"/>
          <w:color w:val="569CD6"/>
          <w:sz w:val="21"/>
          <w:szCs w:val="21"/>
          <w:lang w:val="en-US"/>
        </w:rPr>
        <w:t>td</w:t>
      </w:r>
      <w:r w:rsidRPr="006B0902">
        <w:rPr>
          <w:rFonts w:ascii="Consolas" w:eastAsia="Times New Roman" w:hAnsi="Consolas" w:cs="Times New Roman"/>
          <w:color w:val="808080"/>
          <w:sz w:val="21"/>
          <w:szCs w:val="21"/>
          <w:lang w:val="en-US"/>
        </w:rPr>
        <w:t>&gt;</w:t>
      </w:r>
      <w:r w:rsidRPr="006B0902">
        <w:rPr>
          <w:rFonts w:ascii="Consolas" w:eastAsia="Times New Roman" w:hAnsi="Consolas" w:cs="Times New Roman"/>
          <w:color w:val="D4D4D4"/>
          <w:sz w:val="21"/>
          <w:szCs w:val="21"/>
          <w:lang w:val="en-US"/>
        </w:rPr>
        <w:t>Quantity</w:t>
      </w:r>
      <w:r w:rsidRPr="006B0902">
        <w:rPr>
          <w:rFonts w:ascii="Consolas" w:eastAsia="Times New Roman" w:hAnsi="Consolas" w:cs="Times New Roman"/>
          <w:color w:val="808080"/>
          <w:sz w:val="21"/>
          <w:szCs w:val="21"/>
          <w:lang w:val="en-US"/>
        </w:rPr>
        <w:t>&lt;/</w:t>
      </w:r>
      <w:r w:rsidRPr="006B0902">
        <w:rPr>
          <w:rFonts w:ascii="Consolas" w:eastAsia="Times New Roman" w:hAnsi="Consolas" w:cs="Times New Roman"/>
          <w:color w:val="569CD6"/>
          <w:sz w:val="21"/>
          <w:szCs w:val="21"/>
          <w:lang w:val="en-US"/>
        </w:rPr>
        <w:t>td</w:t>
      </w:r>
      <w:r w:rsidRPr="006B0902">
        <w:rPr>
          <w:rFonts w:ascii="Consolas" w:eastAsia="Times New Roman" w:hAnsi="Consolas" w:cs="Times New Roman"/>
          <w:color w:val="808080"/>
          <w:sz w:val="21"/>
          <w:szCs w:val="21"/>
          <w:lang w:val="en-US"/>
        </w:rPr>
        <w:t>&gt;&lt;</w:t>
      </w:r>
      <w:r w:rsidRPr="006B0902">
        <w:rPr>
          <w:rFonts w:ascii="Consolas" w:eastAsia="Times New Roman" w:hAnsi="Consolas" w:cs="Times New Roman"/>
          <w:color w:val="569CD6"/>
          <w:sz w:val="21"/>
          <w:szCs w:val="21"/>
          <w:lang w:val="en-US"/>
        </w:rPr>
        <w:t>td</w:t>
      </w:r>
      <w:r w:rsidRPr="006B0902">
        <w:rPr>
          <w:rFonts w:ascii="Consolas" w:eastAsia="Times New Roman" w:hAnsi="Consolas" w:cs="Times New Roman"/>
          <w:color w:val="808080"/>
          <w:sz w:val="21"/>
          <w:szCs w:val="21"/>
          <w:lang w:val="en-US"/>
        </w:rPr>
        <w:t>&gt;&lt;</w:t>
      </w:r>
      <w:r w:rsidRPr="006B0902">
        <w:rPr>
          <w:rFonts w:ascii="Consolas" w:eastAsia="Times New Roman" w:hAnsi="Consolas" w:cs="Times New Roman"/>
          <w:color w:val="569CD6"/>
          <w:sz w:val="21"/>
          <w:szCs w:val="21"/>
          <w:lang w:val="en-US"/>
        </w:rPr>
        <w:t>b</w:t>
      </w:r>
      <w:r w:rsidRPr="006B0902">
        <w:rPr>
          <w:rFonts w:ascii="Consolas" w:eastAsia="Times New Roman" w:hAnsi="Consolas" w:cs="Times New Roman"/>
          <w:color w:val="808080"/>
          <w:sz w:val="21"/>
          <w:szCs w:val="21"/>
          <w:lang w:val="en-US"/>
        </w:rPr>
        <w:t>&gt;</w:t>
      </w:r>
      <w:r w:rsidRPr="006B0902">
        <w:rPr>
          <w:rFonts w:ascii="Consolas" w:eastAsia="Times New Roman" w:hAnsi="Consolas" w:cs="Times New Roman"/>
          <w:color w:val="569CD6"/>
          <w:sz w:val="21"/>
          <w:szCs w:val="21"/>
          <w:lang w:val="en-US"/>
        </w:rPr>
        <w:t>&lt;?php</w:t>
      </w: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DCDCAA"/>
          <w:sz w:val="21"/>
          <w:szCs w:val="21"/>
          <w:lang w:val="en-US"/>
        </w:rPr>
        <w:t>echo</w:t>
      </w: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9CDCFE"/>
          <w:sz w:val="21"/>
          <w:szCs w:val="21"/>
          <w:lang w:val="en-US"/>
        </w:rPr>
        <w:t>$row</w:t>
      </w:r>
      <w:r w:rsidRPr="006B0902">
        <w:rPr>
          <w:rFonts w:ascii="Consolas" w:eastAsia="Times New Roman" w:hAnsi="Consolas" w:cs="Times New Roman"/>
          <w:color w:val="D4D4D4"/>
          <w:sz w:val="21"/>
          <w:szCs w:val="21"/>
          <w:lang w:val="en-US"/>
        </w:rPr>
        <w:t>[</w:t>
      </w:r>
      <w:r w:rsidRPr="006B0902">
        <w:rPr>
          <w:rFonts w:ascii="Consolas" w:eastAsia="Times New Roman" w:hAnsi="Consolas" w:cs="Times New Roman"/>
          <w:color w:val="CE9178"/>
          <w:sz w:val="21"/>
          <w:szCs w:val="21"/>
          <w:lang w:val="en-US"/>
        </w:rPr>
        <w:t>"qty"</w:t>
      </w: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569CD6"/>
          <w:sz w:val="21"/>
          <w:szCs w:val="21"/>
          <w:lang w:val="en-US"/>
        </w:rPr>
        <w:t>?&gt;</w:t>
      </w:r>
      <w:r w:rsidRPr="006B0902">
        <w:rPr>
          <w:rFonts w:ascii="Consolas" w:eastAsia="Times New Roman" w:hAnsi="Consolas" w:cs="Times New Roman"/>
          <w:color w:val="808080"/>
          <w:sz w:val="21"/>
          <w:szCs w:val="21"/>
          <w:lang w:val="en-US"/>
        </w:rPr>
        <w:t>&lt;/</w:t>
      </w:r>
      <w:r w:rsidRPr="006B0902">
        <w:rPr>
          <w:rFonts w:ascii="Consolas" w:eastAsia="Times New Roman" w:hAnsi="Consolas" w:cs="Times New Roman"/>
          <w:color w:val="569CD6"/>
          <w:sz w:val="21"/>
          <w:szCs w:val="21"/>
          <w:lang w:val="en-US"/>
        </w:rPr>
        <w:t>b</w:t>
      </w:r>
      <w:r w:rsidRPr="006B0902">
        <w:rPr>
          <w:rFonts w:ascii="Consolas" w:eastAsia="Times New Roman" w:hAnsi="Consolas" w:cs="Times New Roman"/>
          <w:color w:val="808080"/>
          <w:sz w:val="21"/>
          <w:szCs w:val="21"/>
          <w:lang w:val="en-US"/>
        </w:rPr>
        <w:t>&gt;&lt;/</w:t>
      </w:r>
      <w:r w:rsidRPr="006B0902">
        <w:rPr>
          <w:rFonts w:ascii="Consolas" w:eastAsia="Times New Roman" w:hAnsi="Consolas" w:cs="Times New Roman"/>
          <w:color w:val="569CD6"/>
          <w:sz w:val="21"/>
          <w:szCs w:val="21"/>
          <w:lang w:val="en-US"/>
        </w:rPr>
        <w:t>td</w:t>
      </w:r>
      <w:r w:rsidRPr="006B0902">
        <w:rPr>
          <w:rFonts w:ascii="Consolas" w:eastAsia="Times New Roman" w:hAnsi="Consolas" w:cs="Times New Roman"/>
          <w:color w:val="808080"/>
          <w:sz w:val="21"/>
          <w:szCs w:val="21"/>
          <w:lang w:val="en-US"/>
        </w:rPr>
        <w:t>&gt;&lt;/</w:t>
      </w:r>
      <w:r w:rsidRPr="006B0902">
        <w:rPr>
          <w:rFonts w:ascii="Consolas" w:eastAsia="Times New Roman" w:hAnsi="Consolas" w:cs="Times New Roman"/>
          <w:color w:val="569CD6"/>
          <w:sz w:val="21"/>
          <w:szCs w:val="21"/>
          <w:lang w:val="en-US"/>
        </w:rPr>
        <w:t>tr</w:t>
      </w:r>
      <w:r w:rsidRPr="006B0902">
        <w:rPr>
          <w:rFonts w:ascii="Consolas" w:eastAsia="Times New Roman" w:hAnsi="Consolas" w:cs="Times New Roman"/>
          <w:color w:val="808080"/>
          <w:sz w:val="21"/>
          <w:szCs w:val="21"/>
          <w:lang w:val="en-US"/>
        </w:rPr>
        <w:t>&gt;</w:t>
      </w:r>
    </w:p>
    <w:p w14:paraId="10B4041B" w14:textId="77777777" w:rsidR="006B0902" w:rsidRPr="006B0902" w:rsidRDefault="006B0902" w:rsidP="006B0902">
      <w:pPr>
        <w:shd w:val="clear" w:color="auto" w:fill="1E1E1E"/>
        <w:spacing w:after="0" w:line="285" w:lineRule="atLeast"/>
        <w:rPr>
          <w:rFonts w:ascii="Consolas" w:eastAsia="Times New Roman" w:hAnsi="Consolas" w:cs="Times New Roman"/>
          <w:color w:val="D4D4D4"/>
          <w:sz w:val="21"/>
          <w:szCs w:val="21"/>
          <w:lang w:val="en-US"/>
        </w:rPr>
      </w:pP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808080"/>
          <w:sz w:val="21"/>
          <w:szCs w:val="21"/>
          <w:lang w:val="en-US"/>
        </w:rPr>
        <w:t>&lt;</w:t>
      </w:r>
      <w:r w:rsidRPr="006B0902">
        <w:rPr>
          <w:rFonts w:ascii="Consolas" w:eastAsia="Times New Roman" w:hAnsi="Consolas" w:cs="Times New Roman"/>
          <w:color w:val="569CD6"/>
          <w:sz w:val="21"/>
          <w:szCs w:val="21"/>
          <w:lang w:val="en-US"/>
        </w:rPr>
        <w:t>tr</w:t>
      </w:r>
      <w:r w:rsidRPr="006B0902">
        <w:rPr>
          <w:rFonts w:ascii="Consolas" w:eastAsia="Times New Roman" w:hAnsi="Consolas" w:cs="Times New Roman"/>
          <w:color w:val="808080"/>
          <w:sz w:val="21"/>
          <w:szCs w:val="21"/>
          <w:lang w:val="en-US"/>
        </w:rPr>
        <w:t>&gt;&lt;</w:t>
      </w:r>
      <w:r w:rsidRPr="006B0902">
        <w:rPr>
          <w:rFonts w:ascii="Consolas" w:eastAsia="Times New Roman" w:hAnsi="Consolas" w:cs="Times New Roman"/>
          <w:color w:val="569CD6"/>
          <w:sz w:val="21"/>
          <w:szCs w:val="21"/>
          <w:lang w:val="en-US"/>
        </w:rPr>
        <w:t>td</w:t>
      </w:r>
      <w:r w:rsidRPr="006B0902">
        <w:rPr>
          <w:rFonts w:ascii="Consolas" w:eastAsia="Times New Roman" w:hAnsi="Consolas" w:cs="Times New Roman"/>
          <w:color w:val="808080"/>
          <w:sz w:val="21"/>
          <w:szCs w:val="21"/>
          <w:lang w:val="en-US"/>
        </w:rPr>
        <w:t>&gt;</w:t>
      </w:r>
      <w:r w:rsidRPr="006B0902">
        <w:rPr>
          <w:rFonts w:ascii="Consolas" w:eastAsia="Times New Roman" w:hAnsi="Consolas" w:cs="Times New Roman"/>
          <w:color w:val="D4D4D4"/>
          <w:sz w:val="21"/>
          <w:szCs w:val="21"/>
          <w:lang w:val="en-US"/>
        </w:rPr>
        <w:t>Transaction Id</w:t>
      </w:r>
      <w:r w:rsidRPr="006B0902">
        <w:rPr>
          <w:rFonts w:ascii="Consolas" w:eastAsia="Times New Roman" w:hAnsi="Consolas" w:cs="Times New Roman"/>
          <w:color w:val="808080"/>
          <w:sz w:val="21"/>
          <w:szCs w:val="21"/>
          <w:lang w:val="en-US"/>
        </w:rPr>
        <w:t>&lt;/</w:t>
      </w:r>
      <w:r w:rsidRPr="006B0902">
        <w:rPr>
          <w:rFonts w:ascii="Consolas" w:eastAsia="Times New Roman" w:hAnsi="Consolas" w:cs="Times New Roman"/>
          <w:color w:val="569CD6"/>
          <w:sz w:val="21"/>
          <w:szCs w:val="21"/>
          <w:lang w:val="en-US"/>
        </w:rPr>
        <w:t>td</w:t>
      </w:r>
      <w:r w:rsidRPr="006B0902">
        <w:rPr>
          <w:rFonts w:ascii="Consolas" w:eastAsia="Times New Roman" w:hAnsi="Consolas" w:cs="Times New Roman"/>
          <w:color w:val="808080"/>
          <w:sz w:val="21"/>
          <w:szCs w:val="21"/>
          <w:lang w:val="en-US"/>
        </w:rPr>
        <w:t>&gt;&lt;</w:t>
      </w:r>
      <w:r w:rsidRPr="006B0902">
        <w:rPr>
          <w:rFonts w:ascii="Consolas" w:eastAsia="Times New Roman" w:hAnsi="Consolas" w:cs="Times New Roman"/>
          <w:color w:val="569CD6"/>
          <w:sz w:val="21"/>
          <w:szCs w:val="21"/>
          <w:lang w:val="en-US"/>
        </w:rPr>
        <w:t>td</w:t>
      </w:r>
      <w:r w:rsidRPr="006B0902">
        <w:rPr>
          <w:rFonts w:ascii="Consolas" w:eastAsia="Times New Roman" w:hAnsi="Consolas" w:cs="Times New Roman"/>
          <w:color w:val="808080"/>
          <w:sz w:val="21"/>
          <w:szCs w:val="21"/>
          <w:lang w:val="en-US"/>
        </w:rPr>
        <w:t>&gt;&lt;</w:t>
      </w:r>
      <w:r w:rsidRPr="006B0902">
        <w:rPr>
          <w:rFonts w:ascii="Consolas" w:eastAsia="Times New Roman" w:hAnsi="Consolas" w:cs="Times New Roman"/>
          <w:color w:val="569CD6"/>
          <w:sz w:val="21"/>
          <w:szCs w:val="21"/>
          <w:lang w:val="en-US"/>
        </w:rPr>
        <w:t>b</w:t>
      </w:r>
      <w:r w:rsidRPr="006B0902">
        <w:rPr>
          <w:rFonts w:ascii="Consolas" w:eastAsia="Times New Roman" w:hAnsi="Consolas" w:cs="Times New Roman"/>
          <w:color w:val="808080"/>
          <w:sz w:val="21"/>
          <w:szCs w:val="21"/>
          <w:lang w:val="en-US"/>
        </w:rPr>
        <w:t>&gt;</w:t>
      </w:r>
      <w:r w:rsidRPr="006B0902">
        <w:rPr>
          <w:rFonts w:ascii="Consolas" w:eastAsia="Times New Roman" w:hAnsi="Consolas" w:cs="Times New Roman"/>
          <w:color w:val="569CD6"/>
          <w:sz w:val="21"/>
          <w:szCs w:val="21"/>
          <w:lang w:val="en-US"/>
        </w:rPr>
        <w:t>&lt;?php</w:t>
      </w: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DCDCAA"/>
          <w:sz w:val="21"/>
          <w:szCs w:val="21"/>
          <w:lang w:val="en-US"/>
        </w:rPr>
        <w:t>echo</w:t>
      </w: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9CDCFE"/>
          <w:sz w:val="21"/>
          <w:szCs w:val="21"/>
          <w:lang w:val="en-US"/>
        </w:rPr>
        <w:t>$row</w:t>
      </w:r>
      <w:r w:rsidRPr="006B0902">
        <w:rPr>
          <w:rFonts w:ascii="Consolas" w:eastAsia="Times New Roman" w:hAnsi="Consolas" w:cs="Times New Roman"/>
          <w:color w:val="D4D4D4"/>
          <w:sz w:val="21"/>
          <w:szCs w:val="21"/>
          <w:lang w:val="en-US"/>
        </w:rPr>
        <w:t>[</w:t>
      </w:r>
      <w:r w:rsidRPr="006B0902">
        <w:rPr>
          <w:rFonts w:ascii="Consolas" w:eastAsia="Times New Roman" w:hAnsi="Consolas" w:cs="Times New Roman"/>
          <w:color w:val="CE9178"/>
          <w:sz w:val="21"/>
          <w:szCs w:val="21"/>
          <w:lang w:val="en-US"/>
        </w:rPr>
        <w:t>"trx_id"</w:t>
      </w: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569CD6"/>
          <w:sz w:val="21"/>
          <w:szCs w:val="21"/>
          <w:lang w:val="en-US"/>
        </w:rPr>
        <w:t>?&gt;</w:t>
      </w:r>
      <w:r w:rsidRPr="006B0902">
        <w:rPr>
          <w:rFonts w:ascii="Consolas" w:eastAsia="Times New Roman" w:hAnsi="Consolas" w:cs="Times New Roman"/>
          <w:color w:val="808080"/>
          <w:sz w:val="21"/>
          <w:szCs w:val="21"/>
          <w:lang w:val="en-US"/>
        </w:rPr>
        <w:t>&lt;/</w:t>
      </w:r>
      <w:r w:rsidRPr="006B0902">
        <w:rPr>
          <w:rFonts w:ascii="Consolas" w:eastAsia="Times New Roman" w:hAnsi="Consolas" w:cs="Times New Roman"/>
          <w:color w:val="569CD6"/>
          <w:sz w:val="21"/>
          <w:szCs w:val="21"/>
          <w:lang w:val="en-US"/>
        </w:rPr>
        <w:t>b</w:t>
      </w:r>
      <w:r w:rsidRPr="006B0902">
        <w:rPr>
          <w:rFonts w:ascii="Consolas" w:eastAsia="Times New Roman" w:hAnsi="Consolas" w:cs="Times New Roman"/>
          <w:color w:val="808080"/>
          <w:sz w:val="21"/>
          <w:szCs w:val="21"/>
          <w:lang w:val="en-US"/>
        </w:rPr>
        <w:t>&gt;&lt;/</w:t>
      </w:r>
      <w:r w:rsidRPr="006B0902">
        <w:rPr>
          <w:rFonts w:ascii="Consolas" w:eastAsia="Times New Roman" w:hAnsi="Consolas" w:cs="Times New Roman"/>
          <w:color w:val="569CD6"/>
          <w:sz w:val="21"/>
          <w:szCs w:val="21"/>
          <w:lang w:val="en-US"/>
        </w:rPr>
        <w:t>td</w:t>
      </w:r>
      <w:r w:rsidRPr="006B0902">
        <w:rPr>
          <w:rFonts w:ascii="Consolas" w:eastAsia="Times New Roman" w:hAnsi="Consolas" w:cs="Times New Roman"/>
          <w:color w:val="808080"/>
          <w:sz w:val="21"/>
          <w:szCs w:val="21"/>
          <w:lang w:val="en-US"/>
        </w:rPr>
        <w:t>&gt;&lt;/</w:t>
      </w:r>
      <w:r w:rsidRPr="006B0902">
        <w:rPr>
          <w:rFonts w:ascii="Consolas" w:eastAsia="Times New Roman" w:hAnsi="Consolas" w:cs="Times New Roman"/>
          <w:color w:val="569CD6"/>
          <w:sz w:val="21"/>
          <w:szCs w:val="21"/>
          <w:lang w:val="en-US"/>
        </w:rPr>
        <w:t>tr</w:t>
      </w:r>
      <w:r w:rsidRPr="006B0902">
        <w:rPr>
          <w:rFonts w:ascii="Consolas" w:eastAsia="Times New Roman" w:hAnsi="Consolas" w:cs="Times New Roman"/>
          <w:color w:val="808080"/>
          <w:sz w:val="21"/>
          <w:szCs w:val="21"/>
          <w:lang w:val="en-US"/>
        </w:rPr>
        <w:t>&gt;</w:t>
      </w:r>
    </w:p>
    <w:p w14:paraId="650E2BA4" w14:textId="77777777" w:rsidR="006B0902" w:rsidRPr="006B0902" w:rsidRDefault="006B0902" w:rsidP="006B0902">
      <w:pPr>
        <w:shd w:val="clear" w:color="auto" w:fill="1E1E1E"/>
        <w:spacing w:after="0" w:line="285" w:lineRule="atLeast"/>
        <w:rPr>
          <w:rFonts w:ascii="Consolas" w:eastAsia="Times New Roman" w:hAnsi="Consolas" w:cs="Times New Roman"/>
          <w:color w:val="D4D4D4"/>
          <w:sz w:val="21"/>
          <w:szCs w:val="21"/>
          <w:lang w:val="en-US"/>
        </w:rPr>
      </w:pP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808080"/>
          <w:sz w:val="21"/>
          <w:szCs w:val="21"/>
          <w:lang w:val="en-US"/>
        </w:rPr>
        <w:t>&lt;/</w:t>
      </w:r>
      <w:r w:rsidRPr="006B0902">
        <w:rPr>
          <w:rFonts w:ascii="Consolas" w:eastAsia="Times New Roman" w:hAnsi="Consolas" w:cs="Times New Roman"/>
          <w:color w:val="569CD6"/>
          <w:sz w:val="21"/>
          <w:szCs w:val="21"/>
          <w:lang w:val="en-US"/>
        </w:rPr>
        <w:t>table</w:t>
      </w:r>
      <w:r w:rsidRPr="006B0902">
        <w:rPr>
          <w:rFonts w:ascii="Consolas" w:eastAsia="Times New Roman" w:hAnsi="Consolas" w:cs="Times New Roman"/>
          <w:color w:val="808080"/>
          <w:sz w:val="21"/>
          <w:szCs w:val="21"/>
          <w:lang w:val="en-US"/>
        </w:rPr>
        <w:t>&gt;</w:t>
      </w:r>
    </w:p>
    <w:p w14:paraId="6BAD1661" w14:textId="77777777" w:rsidR="006B0902" w:rsidRPr="006B0902" w:rsidRDefault="006B0902" w:rsidP="006B0902">
      <w:pPr>
        <w:shd w:val="clear" w:color="auto" w:fill="1E1E1E"/>
        <w:spacing w:after="0" w:line="285" w:lineRule="atLeast"/>
        <w:rPr>
          <w:rFonts w:ascii="Consolas" w:eastAsia="Times New Roman" w:hAnsi="Consolas" w:cs="Times New Roman"/>
          <w:color w:val="D4D4D4"/>
          <w:sz w:val="21"/>
          <w:szCs w:val="21"/>
          <w:lang w:val="en-US"/>
        </w:rPr>
      </w:pP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808080"/>
          <w:sz w:val="21"/>
          <w:szCs w:val="21"/>
          <w:lang w:val="en-US"/>
        </w:rPr>
        <w:t>&lt;/</w:t>
      </w:r>
      <w:r w:rsidRPr="006B0902">
        <w:rPr>
          <w:rFonts w:ascii="Consolas" w:eastAsia="Times New Roman" w:hAnsi="Consolas" w:cs="Times New Roman"/>
          <w:color w:val="569CD6"/>
          <w:sz w:val="21"/>
          <w:szCs w:val="21"/>
          <w:lang w:val="en-US"/>
        </w:rPr>
        <w:t>div</w:t>
      </w:r>
      <w:r w:rsidRPr="006B0902">
        <w:rPr>
          <w:rFonts w:ascii="Consolas" w:eastAsia="Times New Roman" w:hAnsi="Consolas" w:cs="Times New Roman"/>
          <w:color w:val="808080"/>
          <w:sz w:val="21"/>
          <w:szCs w:val="21"/>
          <w:lang w:val="en-US"/>
        </w:rPr>
        <w:t>&gt;</w:t>
      </w:r>
    </w:p>
    <w:p w14:paraId="6A408557" w14:textId="77777777" w:rsidR="006B0902" w:rsidRPr="006B0902" w:rsidRDefault="006B0902" w:rsidP="006B0902">
      <w:pPr>
        <w:shd w:val="clear" w:color="auto" w:fill="1E1E1E"/>
        <w:spacing w:after="0" w:line="285" w:lineRule="atLeast"/>
        <w:rPr>
          <w:rFonts w:ascii="Consolas" w:eastAsia="Times New Roman" w:hAnsi="Consolas" w:cs="Times New Roman"/>
          <w:color w:val="D4D4D4"/>
          <w:sz w:val="21"/>
          <w:szCs w:val="21"/>
          <w:lang w:val="en-US"/>
        </w:rPr>
      </w:pP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808080"/>
          <w:sz w:val="21"/>
          <w:szCs w:val="21"/>
          <w:lang w:val="en-US"/>
        </w:rPr>
        <w:t>&lt;/</w:t>
      </w:r>
      <w:r w:rsidRPr="006B0902">
        <w:rPr>
          <w:rFonts w:ascii="Consolas" w:eastAsia="Times New Roman" w:hAnsi="Consolas" w:cs="Times New Roman"/>
          <w:color w:val="569CD6"/>
          <w:sz w:val="21"/>
          <w:szCs w:val="21"/>
          <w:lang w:val="en-US"/>
        </w:rPr>
        <w:t>div</w:t>
      </w:r>
      <w:r w:rsidRPr="006B0902">
        <w:rPr>
          <w:rFonts w:ascii="Consolas" w:eastAsia="Times New Roman" w:hAnsi="Consolas" w:cs="Times New Roman"/>
          <w:color w:val="808080"/>
          <w:sz w:val="21"/>
          <w:szCs w:val="21"/>
          <w:lang w:val="en-US"/>
        </w:rPr>
        <w:t>&gt;</w:t>
      </w:r>
    </w:p>
    <w:p w14:paraId="48484F6B" w14:textId="77777777" w:rsidR="006B0902" w:rsidRPr="006B0902" w:rsidRDefault="006B0902" w:rsidP="006B0902">
      <w:pPr>
        <w:shd w:val="clear" w:color="auto" w:fill="1E1E1E"/>
        <w:spacing w:after="0" w:line="285" w:lineRule="atLeast"/>
        <w:rPr>
          <w:rFonts w:ascii="Consolas" w:eastAsia="Times New Roman" w:hAnsi="Consolas" w:cs="Times New Roman"/>
          <w:color w:val="D4D4D4"/>
          <w:sz w:val="21"/>
          <w:szCs w:val="21"/>
          <w:lang w:val="en-US"/>
        </w:rPr>
      </w:pP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569CD6"/>
          <w:sz w:val="21"/>
          <w:szCs w:val="21"/>
          <w:lang w:val="en-US"/>
        </w:rPr>
        <w:t>&lt;?php</w:t>
      </w:r>
    </w:p>
    <w:p w14:paraId="191B9C88" w14:textId="77777777" w:rsidR="006B0902" w:rsidRPr="006B0902" w:rsidRDefault="006B0902" w:rsidP="006B0902">
      <w:pPr>
        <w:shd w:val="clear" w:color="auto" w:fill="1E1E1E"/>
        <w:spacing w:after="0" w:line="285" w:lineRule="atLeast"/>
        <w:rPr>
          <w:rFonts w:ascii="Consolas" w:eastAsia="Times New Roman" w:hAnsi="Consolas" w:cs="Times New Roman"/>
          <w:color w:val="D4D4D4"/>
          <w:sz w:val="21"/>
          <w:szCs w:val="21"/>
          <w:lang w:val="en-US"/>
        </w:rPr>
      </w:pPr>
      <w:r w:rsidRPr="006B0902">
        <w:rPr>
          <w:rFonts w:ascii="Consolas" w:eastAsia="Times New Roman" w:hAnsi="Consolas" w:cs="Times New Roman"/>
          <w:color w:val="D4D4D4"/>
          <w:sz w:val="21"/>
          <w:szCs w:val="21"/>
          <w:lang w:val="en-US"/>
        </w:rPr>
        <w:t>                                }</w:t>
      </w:r>
    </w:p>
    <w:p w14:paraId="5350CD05" w14:textId="77777777" w:rsidR="006B0902" w:rsidRPr="006B0902" w:rsidRDefault="006B0902" w:rsidP="006B0902">
      <w:pPr>
        <w:shd w:val="clear" w:color="auto" w:fill="1E1E1E"/>
        <w:spacing w:after="0" w:line="285" w:lineRule="atLeast"/>
        <w:rPr>
          <w:rFonts w:ascii="Consolas" w:eastAsia="Times New Roman" w:hAnsi="Consolas" w:cs="Times New Roman"/>
          <w:color w:val="D4D4D4"/>
          <w:sz w:val="21"/>
          <w:szCs w:val="21"/>
          <w:lang w:val="en-US"/>
        </w:rPr>
      </w:pPr>
      <w:r w:rsidRPr="006B0902">
        <w:rPr>
          <w:rFonts w:ascii="Consolas" w:eastAsia="Times New Roman" w:hAnsi="Consolas" w:cs="Times New Roman"/>
          <w:color w:val="D4D4D4"/>
          <w:sz w:val="21"/>
          <w:szCs w:val="21"/>
          <w:lang w:val="en-US"/>
        </w:rPr>
        <w:t>                            }</w:t>
      </w:r>
    </w:p>
    <w:p w14:paraId="5DD61AD2" w14:textId="77777777" w:rsidR="006B0902" w:rsidRPr="006B0902" w:rsidRDefault="006B0902" w:rsidP="006B0902">
      <w:pPr>
        <w:shd w:val="clear" w:color="auto" w:fill="1E1E1E"/>
        <w:spacing w:after="0" w:line="285" w:lineRule="atLeast"/>
        <w:rPr>
          <w:rFonts w:ascii="Consolas" w:eastAsia="Times New Roman" w:hAnsi="Consolas" w:cs="Times New Roman"/>
          <w:color w:val="D4D4D4"/>
          <w:sz w:val="21"/>
          <w:szCs w:val="21"/>
          <w:lang w:val="en-US"/>
        </w:rPr>
      </w:pPr>
      <w:r w:rsidRPr="006B0902">
        <w:rPr>
          <w:rFonts w:ascii="Consolas" w:eastAsia="Times New Roman" w:hAnsi="Consolas" w:cs="Times New Roman"/>
          <w:color w:val="D4D4D4"/>
          <w:sz w:val="21"/>
          <w:szCs w:val="21"/>
          <w:lang w:val="en-US"/>
        </w:rPr>
        <w:t xml:space="preserve">                        </w:t>
      </w:r>
      <w:r w:rsidRPr="006B0902">
        <w:rPr>
          <w:rFonts w:ascii="Consolas" w:eastAsia="Times New Roman" w:hAnsi="Consolas" w:cs="Times New Roman"/>
          <w:color w:val="569CD6"/>
          <w:sz w:val="21"/>
          <w:szCs w:val="21"/>
          <w:lang w:val="en-US"/>
        </w:rPr>
        <w:t>?&gt;</w:t>
      </w:r>
    </w:p>
    <w:p w14:paraId="339800E7" w14:textId="77777777" w:rsidR="00C8332A" w:rsidRDefault="00C8332A" w:rsidP="00377197">
      <w:pPr>
        <w:rPr>
          <w:rFonts w:ascii="Times New Roman" w:hAnsi="Times New Roman" w:cs="Times New Roman"/>
          <w:b/>
          <w:sz w:val="24"/>
          <w:szCs w:val="24"/>
          <w:lang w:val="en-US"/>
        </w:rPr>
      </w:pPr>
    </w:p>
    <w:p w14:paraId="453360E6" w14:textId="77777777" w:rsidR="00377197" w:rsidRPr="000A54A5" w:rsidRDefault="00377197" w:rsidP="00377197">
      <w:pPr>
        <w:rPr>
          <w:rFonts w:ascii="Times New Roman" w:hAnsi="Times New Roman" w:cs="Times New Roman"/>
          <w:b/>
          <w:sz w:val="24"/>
          <w:szCs w:val="24"/>
          <w:lang w:val="en-US"/>
        </w:rPr>
      </w:pPr>
      <w:r w:rsidRPr="000A54A5">
        <w:rPr>
          <w:rFonts w:ascii="Times New Roman" w:hAnsi="Times New Roman" w:cs="Times New Roman"/>
          <w:b/>
          <w:sz w:val="24"/>
          <w:szCs w:val="24"/>
          <w:lang w:val="en-US"/>
        </w:rPr>
        <w:t>Product management module</w:t>
      </w:r>
    </w:p>
    <w:p w14:paraId="41BEDD43" w14:textId="79217094" w:rsidR="00126260" w:rsidRDefault="00377197" w:rsidP="00377197">
      <w:pPr>
        <w:rPr>
          <w:rFonts w:ascii="Times New Roman" w:hAnsi="Times New Roman" w:cs="Times New Roman"/>
          <w:sz w:val="24"/>
          <w:szCs w:val="24"/>
          <w:lang w:val="en-US"/>
        </w:rPr>
      </w:pPr>
      <w:r w:rsidRPr="000A54A5">
        <w:rPr>
          <w:rFonts w:ascii="Times New Roman" w:hAnsi="Times New Roman" w:cs="Times New Roman"/>
          <w:sz w:val="24"/>
          <w:szCs w:val="24"/>
          <w:lang w:val="en-US"/>
        </w:rPr>
        <w:t>Allows the administrator to add, edit and delete a product from the system</w:t>
      </w:r>
      <w:r w:rsidR="00126260">
        <w:rPr>
          <w:rFonts w:ascii="Times New Roman" w:hAnsi="Times New Roman" w:cs="Times New Roman"/>
          <w:sz w:val="24"/>
          <w:szCs w:val="24"/>
          <w:lang w:val="en-US"/>
        </w:rPr>
        <w:t>. In this module the developer will show a snippet of add product which is found in the admin folder</w:t>
      </w:r>
    </w:p>
    <w:p w14:paraId="4DA1FE13" w14:textId="77777777" w:rsidR="00F23647" w:rsidRPr="0057236C" w:rsidRDefault="00F23647" w:rsidP="00F23647">
      <w:pPr>
        <w:shd w:val="clear" w:color="auto" w:fill="1E1E1E"/>
        <w:spacing w:after="0" w:line="285" w:lineRule="atLeast"/>
        <w:rPr>
          <w:rFonts w:ascii="Consolas" w:eastAsia="Times New Roman" w:hAnsi="Consolas" w:cs="Times New Roman"/>
          <w:color w:val="D4D4D4"/>
          <w:sz w:val="21"/>
          <w:szCs w:val="21"/>
          <w:lang w:val="en-US"/>
        </w:rPr>
      </w:pPr>
      <w:r w:rsidRPr="0057236C">
        <w:rPr>
          <w:rFonts w:ascii="Consolas" w:eastAsia="Times New Roman" w:hAnsi="Consolas" w:cs="Times New Roman"/>
          <w:color w:val="DCDCAA"/>
          <w:sz w:val="21"/>
          <w:szCs w:val="21"/>
          <w:lang w:val="en-US"/>
        </w:rPr>
        <w:t>$</w:t>
      </w:r>
      <w:r w:rsidRPr="0057236C">
        <w:rPr>
          <w:rFonts w:ascii="Consolas" w:eastAsia="Times New Roman" w:hAnsi="Consolas" w:cs="Times New Roman"/>
          <w:color w:val="D4D4D4"/>
          <w:sz w:val="21"/>
          <w:szCs w:val="21"/>
          <w:lang w:val="en-US"/>
        </w:rPr>
        <w:t>(</w:t>
      </w:r>
      <w:r w:rsidRPr="0057236C">
        <w:rPr>
          <w:rFonts w:ascii="Consolas" w:eastAsia="Times New Roman" w:hAnsi="Consolas" w:cs="Times New Roman"/>
          <w:color w:val="CE9178"/>
          <w:sz w:val="21"/>
          <w:szCs w:val="21"/>
          <w:lang w:val="en-US"/>
        </w:rPr>
        <w:t>".add-product"</w:t>
      </w:r>
      <w:r w:rsidRPr="0057236C">
        <w:rPr>
          <w:rFonts w:ascii="Consolas" w:eastAsia="Times New Roman" w:hAnsi="Consolas" w:cs="Times New Roman"/>
          <w:color w:val="D4D4D4"/>
          <w:sz w:val="21"/>
          <w:szCs w:val="21"/>
          <w:lang w:val="en-US"/>
        </w:rPr>
        <w:t>).</w:t>
      </w:r>
      <w:r w:rsidRPr="0057236C">
        <w:rPr>
          <w:rFonts w:ascii="Consolas" w:eastAsia="Times New Roman" w:hAnsi="Consolas" w:cs="Times New Roman"/>
          <w:color w:val="DCDCAA"/>
          <w:sz w:val="21"/>
          <w:szCs w:val="21"/>
          <w:lang w:val="en-US"/>
        </w:rPr>
        <w:t>on</w:t>
      </w:r>
      <w:r w:rsidRPr="0057236C">
        <w:rPr>
          <w:rFonts w:ascii="Consolas" w:eastAsia="Times New Roman" w:hAnsi="Consolas" w:cs="Times New Roman"/>
          <w:color w:val="D4D4D4"/>
          <w:sz w:val="21"/>
          <w:szCs w:val="21"/>
          <w:lang w:val="en-US"/>
        </w:rPr>
        <w:t>(</w:t>
      </w:r>
      <w:r w:rsidRPr="0057236C">
        <w:rPr>
          <w:rFonts w:ascii="Consolas" w:eastAsia="Times New Roman" w:hAnsi="Consolas" w:cs="Times New Roman"/>
          <w:color w:val="CE9178"/>
          <w:sz w:val="21"/>
          <w:szCs w:val="21"/>
          <w:lang w:val="en-US"/>
        </w:rPr>
        <w:t>"click"</w:t>
      </w:r>
      <w:r w:rsidRPr="0057236C">
        <w:rPr>
          <w:rFonts w:ascii="Consolas" w:eastAsia="Times New Roman" w:hAnsi="Consolas" w:cs="Times New Roman"/>
          <w:color w:val="D4D4D4"/>
          <w:sz w:val="21"/>
          <w:szCs w:val="21"/>
          <w:lang w:val="en-US"/>
        </w:rPr>
        <w:t xml:space="preserve">, </w:t>
      </w:r>
      <w:r w:rsidRPr="0057236C">
        <w:rPr>
          <w:rFonts w:ascii="Consolas" w:eastAsia="Times New Roman" w:hAnsi="Consolas" w:cs="Times New Roman"/>
          <w:color w:val="569CD6"/>
          <w:sz w:val="21"/>
          <w:szCs w:val="21"/>
          <w:lang w:val="en-US"/>
        </w:rPr>
        <w:t>function</w:t>
      </w:r>
      <w:r w:rsidRPr="0057236C">
        <w:rPr>
          <w:rFonts w:ascii="Consolas" w:eastAsia="Times New Roman" w:hAnsi="Consolas" w:cs="Times New Roman"/>
          <w:color w:val="D4D4D4"/>
          <w:sz w:val="21"/>
          <w:szCs w:val="21"/>
          <w:lang w:val="en-US"/>
        </w:rPr>
        <w:t>(){</w:t>
      </w:r>
    </w:p>
    <w:p w14:paraId="5A9CF13F" w14:textId="77777777" w:rsidR="00F23647" w:rsidRPr="0057236C" w:rsidRDefault="00F23647" w:rsidP="00F23647">
      <w:pPr>
        <w:shd w:val="clear" w:color="auto" w:fill="1E1E1E"/>
        <w:spacing w:after="0" w:line="285" w:lineRule="atLeast"/>
        <w:rPr>
          <w:rFonts w:ascii="Consolas" w:eastAsia="Times New Roman" w:hAnsi="Consolas" w:cs="Times New Roman"/>
          <w:color w:val="D4D4D4"/>
          <w:sz w:val="21"/>
          <w:szCs w:val="21"/>
          <w:lang w:val="en-US"/>
        </w:rPr>
      </w:pPr>
    </w:p>
    <w:p w14:paraId="51DFEFA1" w14:textId="77777777" w:rsidR="00F23647" w:rsidRPr="0057236C" w:rsidRDefault="00F23647" w:rsidP="00F23647">
      <w:pPr>
        <w:shd w:val="clear" w:color="auto" w:fill="1E1E1E"/>
        <w:spacing w:after="0" w:line="285" w:lineRule="atLeast"/>
        <w:rPr>
          <w:rFonts w:ascii="Consolas" w:eastAsia="Times New Roman" w:hAnsi="Consolas" w:cs="Times New Roman"/>
          <w:color w:val="D4D4D4"/>
          <w:sz w:val="21"/>
          <w:szCs w:val="21"/>
          <w:lang w:val="en-US"/>
        </w:rPr>
      </w:pPr>
      <w:r w:rsidRPr="0057236C">
        <w:rPr>
          <w:rFonts w:ascii="Consolas" w:eastAsia="Times New Roman" w:hAnsi="Consolas" w:cs="Times New Roman"/>
          <w:color w:val="D4D4D4"/>
          <w:sz w:val="21"/>
          <w:szCs w:val="21"/>
          <w:lang w:val="en-US"/>
        </w:rPr>
        <w:t xml:space="preserve">        </w:t>
      </w:r>
      <w:r w:rsidRPr="0057236C">
        <w:rPr>
          <w:rFonts w:ascii="Consolas" w:eastAsia="Times New Roman" w:hAnsi="Consolas" w:cs="Times New Roman"/>
          <w:color w:val="9CDCFE"/>
          <w:sz w:val="21"/>
          <w:szCs w:val="21"/>
          <w:lang w:val="en-US"/>
        </w:rPr>
        <w:t>$</w:t>
      </w:r>
      <w:r w:rsidRPr="0057236C">
        <w:rPr>
          <w:rFonts w:ascii="Consolas" w:eastAsia="Times New Roman" w:hAnsi="Consolas" w:cs="Times New Roman"/>
          <w:color w:val="D4D4D4"/>
          <w:sz w:val="21"/>
          <w:szCs w:val="21"/>
          <w:lang w:val="en-US"/>
        </w:rPr>
        <w:t>.</w:t>
      </w:r>
      <w:r w:rsidRPr="0057236C">
        <w:rPr>
          <w:rFonts w:ascii="Consolas" w:eastAsia="Times New Roman" w:hAnsi="Consolas" w:cs="Times New Roman"/>
          <w:color w:val="DCDCAA"/>
          <w:sz w:val="21"/>
          <w:szCs w:val="21"/>
          <w:lang w:val="en-US"/>
        </w:rPr>
        <w:t>ajax</w:t>
      </w:r>
      <w:r w:rsidRPr="0057236C">
        <w:rPr>
          <w:rFonts w:ascii="Consolas" w:eastAsia="Times New Roman" w:hAnsi="Consolas" w:cs="Times New Roman"/>
          <w:color w:val="D4D4D4"/>
          <w:sz w:val="21"/>
          <w:szCs w:val="21"/>
          <w:lang w:val="en-US"/>
        </w:rPr>
        <w:t>({</w:t>
      </w:r>
    </w:p>
    <w:p w14:paraId="16F8C2FD" w14:textId="77777777" w:rsidR="00F23647" w:rsidRPr="0057236C" w:rsidRDefault="00F23647" w:rsidP="00F23647">
      <w:pPr>
        <w:shd w:val="clear" w:color="auto" w:fill="1E1E1E"/>
        <w:spacing w:after="0" w:line="285" w:lineRule="atLeast"/>
        <w:rPr>
          <w:rFonts w:ascii="Consolas" w:eastAsia="Times New Roman" w:hAnsi="Consolas" w:cs="Times New Roman"/>
          <w:color w:val="D4D4D4"/>
          <w:sz w:val="21"/>
          <w:szCs w:val="21"/>
          <w:lang w:val="en-US"/>
        </w:rPr>
      </w:pPr>
    </w:p>
    <w:p w14:paraId="605D3308" w14:textId="77777777" w:rsidR="00F23647" w:rsidRPr="0057236C" w:rsidRDefault="00F23647" w:rsidP="00F23647">
      <w:pPr>
        <w:shd w:val="clear" w:color="auto" w:fill="1E1E1E"/>
        <w:spacing w:after="0" w:line="285" w:lineRule="atLeast"/>
        <w:rPr>
          <w:rFonts w:ascii="Consolas" w:eastAsia="Times New Roman" w:hAnsi="Consolas" w:cs="Times New Roman"/>
          <w:color w:val="D4D4D4"/>
          <w:sz w:val="21"/>
          <w:szCs w:val="21"/>
          <w:lang w:val="en-US"/>
        </w:rPr>
      </w:pPr>
      <w:r w:rsidRPr="0057236C">
        <w:rPr>
          <w:rFonts w:ascii="Consolas" w:eastAsia="Times New Roman" w:hAnsi="Consolas" w:cs="Times New Roman"/>
          <w:color w:val="D4D4D4"/>
          <w:sz w:val="21"/>
          <w:szCs w:val="21"/>
          <w:lang w:val="en-US"/>
        </w:rPr>
        <w:t xml:space="preserve">            </w:t>
      </w:r>
      <w:r w:rsidRPr="0057236C">
        <w:rPr>
          <w:rFonts w:ascii="Consolas" w:eastAsia="Times New Roman" w:hAnsi="Consolas" w:cs="Times New Roman"/>
          <w:color w:val="9CDCFE"/>
          <w:sz w:val="21"/>
          <w:szCs w:val="21"/>
          <w:lang w:val="en-US"/>
        </w:rPr>
        <w:t>url :</w:t>
      </w:r>
      <w:r w:rsidRPr="0057236C">
        <w:rPr>
          <w:rFonts w:ascii="Consolas" w:eastAsia="Times New Roman" w:hAnsi="Consolas" w:cs="Times New Roman"/>
          <w:color w:val="D4D4D4"/>
          <w:sz w:val="21"/>
          <w:szCs w:val="21"/>
          <w:lang w:val="en-US"/>
        </w:rPr>
        <w:t xml:space="preserve"> </w:t>
      </w:r>
      <w:r w:rsidRPr="0057236C">
        <w:rPr>
          <w:rFonts w:ascii="Consolas" w:eastAsia="Times New Roman" w:hAnsi="Consolas" w:cs="Times New Roman"/>
          <w:color w:val="CE9178"/>
          <w:sz w:val="21"/>
          <w:szCs w:val="21"/>
          <w:lang w:val="en-US"/>
        </w:rPr>
        <w:t>'../admin/classes/Products.php'</w:t>
      </w:r>
      <w:r w:rsidRPr="0057236C">
        <w:rPr>
          <w:rFonts w:ascii="Consolas" w:eastAsia="Times New Roman" w:hAnsi="Consolas" w:cs="Times New Roman"/>
          <w:color w:val="D4D4D4"/>
          <w:sz w:val="21"/>
          <w:szCs w:val="21"/>
          <w:lang w:val="en-US"/>
        </w:rPr>
        <w:t>,</w:t>
      </w:r>
    </w:p>
    <w:p w14:paraId="727BB2EA" w14:textId="77777777" w:rsidR="00F23647" w:rsidRPr="0057236C" w:rsidRDefault="00F23647" w:rsidP="00F23647">
      <w:pPr>
        <w:shd w:val="clear" w:color="auto" w:fill="1E1E1E"/>
        <w:spacing w:after="0" w:line="285" w:lineRule="atLeast"/>
        <w:rPr>
          <w:rFonts w:ascii="Consolas" w:eastAsia="Times New Roman" w:hAnsi="Consolas" w:cs="Times New Roman"/>
          <w:color w:val="D4D4D4"/>
          <w:sz w:val="21"/>
          <w:szCs w:val="21"/>
          <w:lang w:val="en-US"/>
        </w:rPr>
      </w:pPr>
      <w:r w:rsidRPr="0057236C">
        <w:rPr>
          <w:rFonts w:ascii="Consolas" w:eastAsia="Times New Roman" w:hAnsi="Consolas" w:cs="Times New Roman"/>
          <w:color w:val="D4D4D4"/>
          <w:sz w:val="21"/>
          <w:szCs w:val="21"/>
          <w:lang w:val="en-US"/>
        </w:rPr>
        <w:t xml:space="preserve">            </w:t>
      </w:r>
      <w:r w:rsidRPr="0057236C">
        <w:rPr>
          <w:rFonts w:ascii="Consolas" w:eastAsia="Times New Roman" w:hAnsi="Consolas" w:cs="Times New Roman"/>
          <w:color w:val="9CDCFE"/>
          <w:sz w:val="21"/>
          <w:szCs w:val="21"/>
          <w:lang w:val="en-US"/>
        </w:rPr>
        <w:t>method :</w:t>
      </w:r>
      <w:r w:rsidRPr="0057236C">
        <w:rPr>
          <w:rFonts w:ascii="Consolas" w:eastAsia="Times New Roman" w:hAnsi="Consolas" w:cs="Times New Roman"/>
          <w:color w:val="D4D4D4"/>
          <w:sz w:val="21"/>
          <w:szCs w:val="21"/>
          <w:lang w:val="en-US"/>
        </w:rPr>
        <w:t xml:space="preserve"> </w:t>
      </w:r>
      <w:r w:rsidRPr="0057236C">
        <w:rPr>
          <w:rFonts w:ascii="Consolas" w:eastAsia="Times New Roman" w:hAnsi="Consolas" w:cs="Times New Roman"/>
          <w:color w:val="CE9178"/>
          <w:sz w:val="21"/>
          <w:szCs w:val="21"/>
          <w:lang w:val="en-US"/>
        </w:rPr>
        <w:t>'POST'</w:t>
      </w:r>
      <w:r w:rsidRPr="0057236C">
        <w:rPr>
          <w:rFonts w:ascii="Consolas" w:eastAsia="Times New Roman" w:hAnsi="Consolas" w:cs="Times New Roman"/>
          <w:color w:val="D4D4D4"/>
          <w:sz w:val="21"/>
          <w:szCs w:val="21"/>
          <w:lang w:val="en-US"/>
        </w:rPr>
        <w:t>,</w:t>
      </w:r>
    </w:p>
    <w:p w14:paraId="0E8BA243" w14:textId="77777777" w:rsidR="00F23647" w:rsidRPr="0057236C" w:rsidRDefault="00F23647" w:rsidP="00F23647">
      <w:pPr>
        <w:shd w:val="clear" w:color="auto" w:fill="1E1E1E"/>
        <w:spacing w:after="0" w:line="285" w:lineRule="atLeast"/>
        <w:rPr>
          <w:rFonts w:ascii="Consolas" w:eastAsia="Times New Roman" w:hAnsi="Consolas" w:cs="Times New Roman"/>
          <w:color w:val="D4D4D4"/>
          <w:sz w:val="21"/>
          <w:szCs w:val="21"/>
          <w:lang w:val="en-US"/>
        </w:rPr>
      </w:pPr>
      <w:r w:rsidRPr="0057236C">
        <w:rPr>
          <w:rFonts w:ascii="Consolas" w:eastAsia="Times New Roman" w:hAnsi="Consolas" w:cs="Times New Roman"/>
          <w:color w:val="D4D4D4"/>
          <w:sz w:val="21"/>
          <w:szCs w:val="21"/>
          <w:lang w:val="en-US"/>
        </w:rPr>
        <w:t xml:space="preserve">            </w:t>
      </w:r>
      <w:r w:rsidRPr="0057236C">
        <w:rPr>
          <w:rFonts w:ascii="Consolas" w:eastAsia="Times New Roman" w:hAnsi="Consolas" w:cs="Times New Roman"/>
          <w:color w:val="9CDCFE"/>
          <w:sz w:val="21"/>
          <w:szCs w:val="21"/>
          <w:lang w:val="en-US"/>
        </w:rPr>
        <w:t>data :</w:t>
      </w:r>
      <w:r w:rsidRPr="0057236C">
        <w:rPr>
          <w:rFonts w:ascii="Consolas" w:eastAsia="Times New Roman" w:hAnsi="Consolas" w:cs="Times New Roman"/>
          <w:color w:val="D4D4D4"/>
          <w:sz w:val="21"/>
          <w:szCs w:val="21"/>
          <w:lang w:val="en-US"/>
        </w:rPr>
        <w:t xml:space="preserve"> </w:t>
      </w:r>
      <w:r w:rsidRPr="0057236C">
        <w:rPr>
          <w:rFonts w:ascii="Consolas" w:eastAsia="Times New Roman" w:hAnsi="Consolas" w:cs="Times New Roman"/>
          <w:color w:val="569CD6"/>
          <w:sz w:val="21"/>
          <w:szCs w:val="21"/>
          <w:lang w:val="en-US"/>
        </w:rPr>
        <w:t>new</w:t>
      </w:r>
      <w:r w:rsidRPr="0057236C">
        <w:rPr>
          <w:rFonts w:ascii="Consolas" w:eastAsia="Times New Roman" w:hAnsi="Consolas" w:cs="Times New Roman"/>
          <w:color w:val="D4D4D4"/>
          <w:sz w:val="21"/>
          <w:szCs w:val="21"/>
          <w:lang w:val="en-US"/>
        </w:rPr>
        <w:t xml:space="preserve"> </w:t>
      </w:r>
      <w:r w:rsidRPr="0057236C">
        <w:rPr>
          <w:rFonts w:ascii="Consolas" w:eastAsia="Times New Roman" w:hAnsi="Consolas" w:cs="Times New Roman"/>
          <w:color w:val="4EC9B0"/>
          <w:sz w:val="21"/>
          <w:szCs w:val="21"/>
          <w:lang w:val="en-US"/>
        </w:rPr>
        <w:t>FormData</w:t>
      </w:r>
      <w:r w:rsidRPr="0057236C">
        <w:rPr>
          <w:rFonts w:ascii="Consolas" w:eastAsia="Times New Roman" w:hAnsi="Consolas" w:cs="Times New Roman"/>
          <w:color w:val="D4D4D4"/>
          <w:sz w:val="21"/>
          <w:szCs w:val="21"/>
          <w:lang w:val="en-US"/>
        </w:rPr>
        <w:t>(</w:t>
      </w:r>
      <w:r w:rsidRPr="0057236C">
        <w:rPr>
          <w:rFonts w:ascii="Consolas" w:eastAsia="Times New Roman" w:hAnsi="Consolas" w:cs="Times New Roman"/>
          <w:color w:val="DCDCAA"/>
          <w:sz w:val="21"/>
          <w:szCs w:val="21"/>
          <w:lang w:val="en-US"/>
        </w:rPr>
        <w:t>$</w:t>
      </w:r>
      <w:r w:rsidRPr="0057236C">
        <w:rPr>
          <w:rFonts w:ascii="Consolas" w:eastAsia="Times New Roman" w:hAnsi="Consolas" w:cs="Times New Roman"/>
          <w:color w:val="D4D4D4"/>
          <w:sz w:val="21"/>
          <w:szCs w:val="21"/>
          <w:lang w:val="en-US"/>
        </w:rPr>
        <w:t>(</w:t>
      </w:r>
      <w:r w:rsidRPr="0057236C">
        <w:rPr>
          <w:rFonts w:ascii="Consolas" w:eastAsia="Times New Roman" w:hAnsi="Consolas" w:cs="Times New Roman"/>
          <w:color w:val="CE9178"/>
          <w:sz w:val="21"/>
          <w:szCs w:val="21"/>
          <w:lang w:val="en-US"/>
        </w:rPr>
        <w:t>"#add-product-form"</w:t>
      </w:r>
      <w:r w:rsidRPr="0057236C">
        <w:rPr>
          <w:rFonts w:ascii="Consolas" w:eastAsia="Times New Roman" w:hAnsi="Consolas" w:cs="Times New Roman"/>
          <w:color w:val="D4D4D4"/>
          <w:sz w:val="21"/>
          <w:szCs w:val="21"/>
          <w:lang w:val="en-US"/>
        </w:rPr>
        <w:t>)[</w:t>
      </w:r>
      <w:r w:rsidRPr="0057236C">
        <w:rPr>
          <w:rFonts w:ascii="Consolas" w:eastAsia="Times New Roman" w:hAnsi="Consolas" w:cs="Times New Roman"/>
          <w:color w:val="B5CEA8"/>
          <w:sz w:val="21"/>
          <w:szCs w:val="21"/>
          <w:lang w:val="en-US"/>
        </w:rPr>
        <w:t>0</w:t>
      </w:r>
      <w:r w:rsidRPr="0057236C">
        <w:rPr>
          <w:rFonts w:ascii="Consolas" w:eastAsia="Times New Roman" w:hAnsi="Consolas" w:cs="Times New Roman"/>
          <w:color w:val="D4D4D4"/>
          <w:sz w:val="21"/>
          <w:szCs w:val="21"/>
          <w:lang w:val="en-US"/>
        </w:rPr>
        <w:t>]),</w:t>
      </w:r>
    </w:p>
    <w:p w14:paraId="1DDCA382" w14:textId="77777777" w:rsidR="00F23647" w:rsidRPr="0057236C" w:rsidRDefault="00F23647" w:rsidP="00F23647">
      <w:pPr>
        <w:shd w:val="clear" w:color="auto" w:fill="1E1E1E"/>
        <w:spacing w:after="0" w:line="285" w:lineRule="atLeast"/>
        <w:rPr>
          <w:rFonts w:ascii="Consolas" w:eastAsia="Times New Roman" w:hAnsi="Consolas" w:cs="Times New Roman"/>
          <w:color w:val="D4D4D4"/>
          <w:sz w:val="21"/>
          <w:szCs w:val="21"/>
          <w:lang w:val="en-US"/>
        </w:rPr>
      </w:pPr>
      <w:r w:rsidRPr="0057236C">
        <w:rPr>
          <w:rFonts w:ascii="Consolas" w:eastAsia="Times New Roman" w:hAnsi="Consolas" w:cs="Times New Roman"/>
          <w:color w:val="D4D4D4"/>
          <w:sz w:val="21"/>
          <w:szCs w:val="21"/>
          <w:lang w:val="en-US"/>
        </w:rPr>
        <w:t xml:space="preserve">            </w:t>
      </w:r>
      <w:r w:rsidRPr="0057236C">
        <w:rPr>
          <w:rFonts w:ascii="Consolas" w:eastAsia="Times New Roman" w:hAnsi="Consolas" w:cs="Times New Roman"/>
          <w:color w:val="9CDCFE"/>
          <w:sz w:val="21"/>
          <w:szCs w:val="21"/>
          <w:lang w:val="en-US"/>
        </w:rPr>
        <w:t>contentType :</w:t>
      </w:r>
      <w:r w:rsidRPr="0057236C">
        <w:rPr>
          <w:rFonts w:ascii="Consolas" w:eastAsia="Times New Roman" w:hAnsi="Consolas" w:cs="Times New Roman"/>
          <w:color w:val="D4D4D4"/>
          <w:sz w:val="21"/>
          <w:szCs w:val="21"/>
          <w:lang w:val="en-US"/>
        </w:rPr>
        <w:t xml:space="preserve"> </w:t>
      </w:r>
      <w:r w:rsidRPr="0057236C">
        <w:rPr>
          <w:rFonts w:ascii="Consolas" w:eastAsia="Times New Roman" w:hAnsi="Consolas" w:cs="Times New Roman"/>
          <w:color w:val="569CD6"/>
          <w:sz w:val="21"/>
          <w:szCs w:val="21"/>
          <w:lang w:val="en-US"/>
        </w:rPr>
        <w:t>false</w:t>
      </w:r>
      <w:r w:rsidRPr="0057236C">
        <w:rPr>
          <w:rFonts w:ascii="Consolas" w:eastAsia="Times New Roman" w:hAnsi="Consolas" w:cs="Times New Roman"/>
          <w:color w:val="D4D4D4"/>
          <w:sz w:val="21"/>
          <w:szCs w:val="21"/>
          <w:lang w:val="en-US"/>
        </w:rPr>
        <w:t>,</w:t>
      </w:r>
    </w:p>
    <w:p w14:paraId="34796A6C" w14:textId="77777777" w:rsidR="00F23647" w:rsidRPr="0057236C" w:rsidRDefault="00F23647" w:rsidP="00F23647">
      <w:pPr>
        <w:shd w:val="clear" w:color="auto" w:fill="1E1E1E"/>
        <w:spacing w:after="0" w:line="285" w:lineRule="atLeast"/>
        <w:rPr>
          <w:rFonts w:ascii="Consolas" w:eastAsia="Times New Roman" w:hAnsi="Consolas" w:cs="Times New Roman"/>
          <w:color w:val="D4D4D4"/>
          <w:sz w:val="21"/>
          <w:szCs w:val="21"/>
          <w:lang w:val="en-US"/>
        </w:rPr>
      </w:pPr>
      <w:r w:rsidRPr="0057236C">
        <w:rPr>
          <w:rFonts w:ascii="Consolas" w:eastAsia="Times New Roman" w:hAnsi="Consolas" w:cs="Times New Roman"/>
          <w:color w:val="D4D4D4"/>
          <w:sz w:val="21"/>
          <w:szCs w:val="21"/>
          <w:lang w:val="en-US"/>
        </w:rPr>
        <w:t xml:space="preserve">            </w:t>
      </w:r>
      <w:r w:rsidRPr="0057236C">
        <w:rPr>
          <w:rFonts w:ascii="Consolas" w:eastAsia="Times New Roman" w:hAnsi="Consolas" w:cs="Times New Roman"/>
          <w:color w:val="9CDCFE"/>
          <w:sz w:val="21"/>
          <w:szCs w:val="21"/>
          <w:lang w:val="en-US"/>
        </w:rPr>
        <w:t>cache :</w:t>
      </w:r>
      <w:r w:rsidRPr="0057236C">
        <w:rPr>
          <w:rFonts w:ascii="Consolas" w:eastAsia="Times New Roman" w:hAnsi="Consolas" w:cs="Times New Roman"/>
          <w:color w:val="D4D4D4"/>
          <w:sz w:val="21"/>
          <w:szCs w:val="21"/>
          <w:lang w:val="en-US"/>
        </w:rPr>
        <w:t xml:space="preserve"> </w:t>
      </w:r>
      <w:r w:rsidRPr="0057236C">
        <w:rPr>
          <w:rFonts w:ascii="Consolas" w:eastAsia="Times New Roman" w:hAnsi="Consolas" w:cs="Times New Roman"/>
          <w:color w:val="569CD6"/>
          <w:sz w:val="21"/>
          <w:szCs w:val="21"/>
          <w:lang w:val="en-US"/>
        </w:rPr>
        <w:t>false</w:t>
      </w:r>
      <w:r w:rsidRPr="0057236C">
        <w:rPr>
          <w:rFonts w:ascii="Consolas" w:eastAsia="Times New Roman" w:hAnsi="Consolas" w:cs="Times New Roman"/>
          <w:color w:val="D4D4D4"/>
          <w:sz w:val="21"/>
          <w:szCs w:val="21"/>
          <w:lang w:val="en-US"/>
        </w:rPr>
        <w:t>,</w:t>
      </w:r>
    </w:p>
    <w:p w14:paraId="30F493EB" w14:textId="77777777" w:rsidR="00F23647" w:rsidRPr="0057236C" w:rsidRDefault="00F23647" w:rsidP="00F23647">
      <w:pPr>
        <w:shd w:val="clear" w:color="auto" w:fill="1E1E1E"/>
        <w:spacing w:after="0" w:line="285" w:lineRule="atLeast"/>
        <w:rPr>
          <w:rFonts w:ascii="Consolas" w:eastAsia="Times New Roman" w:hAnsi="Consolas" w:cs="Times New Roman"/>
          <w:color w:val="D4D4D4"/>
          <w:sz w:val="21"/>
          <w:szCs w:val="21"/>
          <w:lang w:val="en-US"/>
        </w:rPr>
      </w:pPr>
      <w:r w:rsidRPr="0057236C">
        <w:rPr>
          <w:rFonts w:ascii="Consolas" w:eastAsia="Times New Roman" w:hAnsi="Consolas" w:cs="Times New Roman"/>
          <w:color w:val="D4D4D4"/>
          <w:sz w:val="21"/>
          <w:szCs w:val="21"/>
          <w:lang w:val="en-US"/>
        </w:rPr>
        <w:t xml:space="preserve">            </w:t>
      </w:r>
      <w:r w:rsidRPr="0057236C">
        <w:rPr>
          <w:rFonts w:ascii="Consolas" w:eastAsia="Times New Roman" w:hAnsi="Consolas" w:cs="Times New Roman"/>
          <w:color w:val="9CDCFE"/>
          <w:sz w:val="21"/>
          <w:szCs w:val="21"/>
          <w:lang w:val="en-US"/>
        </w:rPr>
        <w:t>processData :</w:t>
      </w:r>
      <w:r w:rsidRPr="0057236C">
        <w:rPr>
          <w:rFonts w:ascii="Consolas" w:eastAsia="Times New Roman" w:hAnsi="Consolas" w:cs="Times New Roman"/>
          <w:color w:val="D4D4D4"/>
          <w:sz w:val="21"/>
          <w:szCs w:val="21"/>
          <w:lang w:val="en-US"/>
        </w:rPr>
        <w:t xml:space="preserve"> </w:t>
      </w:r>
      <w:r w:rsidRPr="0057236C">
        <w:rPr>
          <w:rFonts w:ascii="Consolas" w:eastAsia="Times New Roman" w:hAnsi="Consolas" w:cs="Times New Roman"/>
          <w:color w:val="569CD6"/>
          <w:sz w:val="21"/>
          <w:szCs w:val="21"/>
          <w:lang w:val="en-US"/>
        </w:rPr>
        <w:t>false</w:t>
      </w:r>
      <w:r w:rsidRPr="0057236C">
        <w:rPr>
          <w:rFonts w:ascii="Consolas" w:eastAsia="Times New Roman" w:hAnsi="Consolas" w:cs="Times New Roman"/>
          <w:color w:val="D4D4D4"/>
          <w:sz w:val="21"/>
          <w:szCs w:val="21"/>
          <w:lang w:val="en-US"/>
        </w:rPr>
        <w:t>,</w:t>
      </w:r>
    </w:p>
    <w:p w14:paraId="31DB5A51" w14:textId="77777777" w:rsidR="00F23647" w:rsidRPr="0057236C" w:rsidRDefault="00F23647" w:rsidP="00F23647">
      <w:pPr>
        <w:shd w:val="clear" w:color="auto" w:fill="1E1E1E"/>
        <w:spacing w:after="0" w:line="285" w:lineRule="atLeast"/>
        <w:rPr>
          <w:rFonts w:ascii="Consolas" w:eastAsia="Times New Roman" w:hAnsi="Consolas" w:cs="Times New Roman"/>
          <w:color w:val="D4D4D4"/>
          <w:sz w:val="21"/>
          <w:szCs w:val="21"/>
          <w:lang w:val="en-US"/>
        </w:rPr>
      </w:pPr>
      <w:r w:rsidRPr="0057236C">
        <w:rPr>
          <w:rFonts w:ascii="Consolas" w:eastAsia="Times New Roman" w:hAnsi="Consolas" w:cs="Times New Roman"/>
          <w:color w:val="D4D4D4"/>
          <w:sz w:val="21"/>
          <w:szCs w:val="21"/>
          <w:lang w:val="en-US"/>
        </w:rPr>
        <w:t xml:space="preserve">            </w:t>
      </w:r>
      <w:r w:rsidRPr="0057236C">
        <w:rPr>
          <w:rFonts w:ascii="Consolas" w:eastAsia="Times New Roman" w:hAnsi="Consolas" w:cs="Times New Roman"/>
          <w:color w:val="DCDCAA"/>
          <w:sz w:val="21"/>
          <w:szCs w:val="21"/>
          <w:lang w:val="en-US"/>
        </w:rPr>
        <w:t>success</w:t>
      </w:r>
      <w:r w:rsidRPr="0057236C">
        <w:rPr>
          <w:rFonts w:ascii="Consolas" w:eastAsia="Times New Roman" w:hAnsi="Consolas" w:cs="Times New Roman"/>
          <w:color w:val="9CDCFE"/>
          <w:sz w:val="21"/>
          <w:szCs w:val="21"/>
          <w:lang w:val="en-US"/>
        </w:rPr>
        <w:t xml:space="preserve"> :</w:t>
      </w:r>
      <w:r w:rsidRPr="0057236C">
        <w:rPr>
          <w:rFonts w:ascii="Consolas" w:eastAsia="Times New Roman" w:hAnsi="Consolas" w:cs="Times New Roman"/>
          <w:color w:val="D4D4D4"/>
          <w:sz w:val="21"/>
          <w:szCs w:val="21"/>
          <w:lang w:val="en-US"/>
        </w:rPr>
        <w:t xml:space="preserve"> </w:t>
      </w:r>
      <w:r w:rsidRPr="0057236C">
        <w:rPr>
          <w:rFonts w:ascii="Consolas" w:eastAsia="Times New Roman" w:hAnsi="Consolas" w:cs="Times New Roman"/>
          <w:color w:val="569CD6"/>
          <w:sz w:val="21"/>
          <w:szCs w:val="21"/>
          <w:lang w:val="en-US"/>
        </w:rPr>
        <w:t>function</w:t>
      </w:r>
      <w:r w:rsidRPr="0057236C">
        <w:rPr>
          <w:rFonts w:ascii="Consolas" w:eastAsia="Times New Roman" w:hAnsi="Consolas" w:cs="Times New Roman"/>
          <w:color w:val="D4D4D4"/>
          <w:sz w:val="21"/>
          <w:szCs w:val="21"/>
          <w:lang w:val="en-US"/>
        </w:rPr>
        <w:t>(</w:t>
      </w:r>
      <w:r w:rsidRPr="0057236C">
        <w:rPr>
          <w:rFonts w:ascii="Consolas" w:eastAsia="Times New Roman" w:hAnsi="Consolas" w:cs="Times New Roman"/>
          <w:color w:val="9CDCFE"/>
          <w:sz w:val="21"/>
          <w:szCs w:val="21"/>
          <w:lang w:val="en-US"/>
        </w:rPr>
        <w:t>response</w:t>
      </w:r>
      <w:r w:rsidRPr="0057236C">
        <w:rPr>
          <w:rFonts w:ascii="Consolas" w:eastAsia="Times New Roman" w:hAnsi="Consolas" w:cs="Times New Roman"/>
          <w:color w:val="D4D4D4"/>
          <w:sz w:val="21"/>
          <w:szCs w:val="21"/>
          <w:lang w:val="en-US"/>
        </w:rPr>
        <w:t>){</w:t>
      </w:r>
    </w:p>
    <w:p w14:paraId="472494E4" w14:textId="77777777" w:rsidR="00F23647" w:rsidRPr="0057236C" w:rsidRDefault="00F23647" w:rsidP="00F23647">
      <w:pPr>
        <w:shd w:val="clear" w:color="auto" w:fill="1E1E1E"/>
        <w:spacing w:after="0" w:line="285" w:lineRule="atLeast"/>
        <w:rPr>
          <w:rFonts w:ascii="Consolas" w:eastAsia="Times New Roman" w:hAnsi="Consolas" w:cs="Times New Roman"/>
          <w:color w:val="D4D4D4"/>
          <w:sz w:val="21"/>
          <w:szCs w:val="21"/>
          <w:lang w:val="en-US"/>
        </w:rPr>
      </w:pPr>
      <w:r w:rsidRPr="0057236C">
        <w:rPr>
          <w:rFonts w:ascii="Consolas" w:eastAsia="Times New Roman" w:hAnsi="Consolas" w:cs="Times New Roman"/>
          <w:color w:val="D4D4D4"/>
          <w:sz w:val="21"/>
          <w:szCs w:val="21"/>
          <w:lang w:val="en-US"/>
        </w:rPr>
        <w:t xml:space="preserve">                </w:t>
      </w:r>
      <w:r w:rsidRPr="0057236C">
        <w:rPr>
          <w:rFonts w:ascii="Consolas" w:eastAsia="Times New Roman" w:hAnsi="Consolas" w:cs="Times New Roman"/>
          <w:color w:val="9CDCFE"/>
          <w:sz w:val="21"/>
          <w:szCs w:val="21"/>
          <w:lang w:val="en-US"/>
        </w:rPr>
        <w:t>console</w:t>
      </w:r>
      <w:r w:rsidRPr="0057236C">
        <w:rPr>
          <w:rFonts w:ascii="Consolas" w:eastAsia="Times New Roman" w:hAnsi="Consolas" w:cs="Times New Roman"/>
          <w:color w:val="D4D4D4"/>
          <w:sz w:val="21"/>
          <w:szCs w:val="21"/>
          <w:lang w:val="en-US"/>
        </w:rPr>
        <w:t>.</w:t>
      </w:r>
      <w:r w:rsidRPr="0057236C">
        <w:rPr>
          <w:rFonts w:ascii="Consolas" w:eastAsia="Times New Roman" w:hAnsi="Consolas" w:cs="Times New Roman"/>
          <w:color w:val="DCDCAA"/>
          <w:sz w:val="21"/>
          <w:szCs w:val="21"/>
          <w:lang w:val="en-US"/>
        </w:rPr>
        <w:t>log</w:t>
      </w:r>
      <w:r w:rsidRPr="0057236C">
        <w:rPr>
          <w:rFonts w:ascii="Consolas" w:eastAsia="Times New Roman" w:hAnsi="Consolas" w:cs="Times New Roman"/>
          <w:color w:val="D4D4D4"/>
          <w:sz w:val="21"/>
          <w:szCs w:val="21"/>
          <w:lang w:val="en-US"/>
        </w:rPr>
        <w:t>(</w:t>
      </w:r>
      <w:r w:rsidRPr="0057236C">
        <w:rPr>
          <w:rFonts w:ascii="Consolas" w:eastAsia="Times New Roman" w:hAnsi="Consolas" w:cs="Times New Roman"/>
          <w:color w:val="9CDCFE"/>
          <w:sz w:val="21"/>
          <w:szCs w:val="21"/>
          <w:lang w:val="en-US"/>
        </w:rPr>
        <w:t>response</w:t>
      </w:r>
      <w:r w:rsidRPr="0057236C">
        <w:rPr>
          <w:rFonts w:ascii="Consolas" w:eastAsia="Times New Roman" w:hAnsi="Consolas" w:cs="Times New Roman"/>
          <w:color w:val="D4D4D4"/>
          <w:sz w:val="21"/>
          <w:szCs w:val="21"/>
          <w:lang w:val="en-US"/>
        </w:rPr>
        <w:t>);</w:t>
      </w:r>
    </w:p>
    <w:p w14:paraId="6170C2E5" w14:textId="77777777" w:rsidR="00F23647" w:rsidRPr="0057236C" w:rsidRDefault="00F23647" w:rsidP="00F23647">
      <w:pPr>
        <w:shd w:val="clear" w:color="auto" w:fill="1E1E1E"/>
        <w:spacing w:after="0" w:line="285" w:lineRule="atLeast"/>
        <w:rPr>
          <w:rFonts w:ascii="Consolas" w:eastAsia="Times New Roman" w:hAnsi="Consolas" w:cs="Times New Roman"/>
          <w:color w:val="D4D4D4"/>
          <w:sz w:val="21"/>
          <w:szCs w:val="21"/>
          <w:lang w:val="en-US"/>
        </w:rPr>
      </w:pPr>
      <w:r w:rsidRPr="0057236C">
        <w:rPr>
          <w:rFonts w:ascii="Consolas" w:eastAsia="Times New Roman" w:hAnsi="Consolas" w:cs="Times New Roman"/>
          <w:color w:val="D4D4D4"/>
          <w:sz w:val="21"/>
          <w:szCs w:val="21"/>
          <w:lang w:val="en-US"/>
        </w:rPr>
        <w:t xml:space="preserve">                </w:t>
      </w:r>
      <w:r w:rsidRPr="0057236C">
        <w:rPr>
          <w:rFonts w:ascii="Consolas" w:eastAsia="Times New Roman" w:hAnsi="Consolas" w:cs="Times New Roman"/>
          <w:color w:val="569CD6"/>
          <w:sz w:val="21"/>
          <w:szCs w:val="21"/>
          <w:lang w:val="en-US"/>
        </w:rPr>
        <w:t>var</w:t>
      </w:r>
      <w:r w:rsidRPr="0057236C">
        <w:rPr>
          <w:rFonts w:ascii="Consolas" w:eastAsia="Times New Roman" w:hAnsi="Consolas" w:cs="Times New Roman"/>
          <w:color w:val="D4D4D4"/>
          <w:sz w:val="21"/>
          <w:szCs w:val="21"/>
          <w:lang w:val="en-US"/>
        </w:rPr>
        <w:t xml:space="preserve"> </w:t>
      </w:r>
      <w:r w:rsidRPr="0057236C">
        <w:rPr>
          <w:rFonts w:ascii="Consolas" w:eastAsia="Times New Roman" w:hAnsi="Consolas" w:cs="Times New Roman"/>
          <w:color w:val="9CDCFE"/>
          <w:sz w:val="21"/>
          <w:szCs w:val="21"/>
          <w:lang w:val="en-US"/>
        </w:rPr>
        <w:t>resp</w:t>
      </w:r>
      <w:r w:rsidRPr="0057236C">
        <w:rPr>
          <w:rFonts w:ascii="Consolas" w:eastAsia="Times New Roman" w:hAnsi="Consolas" w:cs="Times New Roman"/>
          <w:color w:val="D4D4D4"/>
          <w:sz w:val="21"/>
          <w:szCs w:val="21"/>
          <w:lang w:val="en-US"/>
        </w:rPr>
        <w:t xml:space="preserve"> = </w:t>
      </w:r>
      <w:r w:rsidRPr="0057236C">
        <w:rPr>
          <w:rFonts w:ascii="Consolas" w:eastAsia="Times New Roman" w:hAnsi="Consolas" w:cs="Times New Roman"/>
          <w:color w:val="9CDCFE"/>
          <w:sz w:val="21"/>
          <w:szCs w:val="21"/>
          <w:lang w:val="en-US"/>
        </w:rPr>
        <w:t>$</w:t>
      </w:r>
      <w:r w:rsidRPr="0057236C">
        <w:rPr>
          <w:rFonts w:ascii="Consolas" w:eastAsia="Times New Roman" w:hAnsi="Consolas" w:cs="Times New Roman"/>
          <w:color w:val="D4D4D4"/>
          <w:sz w:val="21"/>
          <w:szCs w:val="21"/>
          <w:lang w:val="en-US"/>
        </w:rPr>
        <w:t>.</w:t>
      </w:r>
      <w:r w:rsidRPr="0057236C">
        <w:rPr>
          <w:rFonts w:ascii="Consolas" w:eastAsia="Times New Roman" w:hAnsi="Consolas" w:cs="Times New Roman"/>
          <w:color w:val="DCDCAA"/>
          <w:sz w:val="21"/>
          <w:szCs w:val="21"/>
          <w:lang w:val="en-US"/>
        </w:rPr>
        <w:t>parseJSON</w:t>
      </w:r>
      <w:r w:rsidRPr="0057236C">
        <w:rPr>
          <w:rFonts w:ascii="Consolas" w:eastAsia="Times New Roman" w:hAnsi="Consolas" w:cs="Times New Roman"/>
          <w:color w:val="D4D4D4"/>
          <w:sz w:val="21"/>
          <w:szCs w:val="21"/>
          <w:lang w:val="en-US"/>
        </w:rPr>
        <w:t>(</w:t>
      </w:r>
      <w:r w:rsidRPr="0057236C">
        <w:rPr>
          <w:rFonts w:ascii="Consolas" w:eastAsia="Times New Roman" w:hAnsi="Consolas" w:cs="Times New Roman"/>
          <w:color w:val="9CDCFE"/>
          <w:sz w:val="21"/>
          <w:szCs w:val="21"/>
          <w:lang w:val="en-US"/>
        </w:rPr>
        <w:t>response</w:t>
      </w:r>
      <w:r w:rsidRPr="0057236C">
        <w:rPr>
          <w:rFonts w:ascii="Consolas" w:eastAsia="Times New Roman" w:hAnsi="Consolas" w:cs="Times New Roman"/>
          <w:color w:val="D4D4D4"/>
          <w:sz w:val="21"/>
          <w:szCs w:val="21"/>
          <w:lang w:val="en-US"/>
        </w:rPr>
        <w:t>);</w:t>
      </w:r>
    </w:p>
    <w:p w14:paraId="3DF1C3C0" w14:textId="77777777" w:rsidR="00F23647" w:rsidRPr="0057236C" w:rsidRDefault="00F23647" w:rsidP="00F23647">
      <w:pPr>
        <w:shd w:val="clear" w:color="auto" w:fill="1E1E1E"/>
        <w:spacing w:after="0" w:line="285" w:lineRule="atLeast"/>
        <w:rPr>
          <w:rFonts w:ascii="Consolas" w:eastAsia="Times New Roman" w:hAnsi="Consolas" w:cs="Times New Roman"/>
          <w:color w:val="D4D4D4"/>
          <w:sz w:val="21"/>
          <w:szCs w:val="21"/>
          <w:lang w:val="en-US"/>
        </w:rPr>
      </w:pPr>
      <w:r w:rsidRPr="0057236C">
        <w:rPr>
          <w:rFonts w:ascii="Consolas" w:eastAsia="Times New Roman" w:hAnsi="Consolas" w:cs="Times New Roman"/>
          <w:color w:val="D4D4D4"/>
          <w:sz w:val="21"/>
          <w:szCs w:val="21"/>
          <w:lang w:val="en-US"/>
        </w:rPr>
        <w:t xml:space="preserve">                </w:t>
      </w:r>
      <w:r w:rsidRPr="0057236C">
        <w:rPr>
          <w:rFonts w:ascii="Consolas" w:eastAsia="Times New Roman" w:hAnsi="Consolas" w:cs="Times New Roman"/>
          <w:color w:val="C586C0"/>
          <w:sz w:val="21"/>
          <w:szCs w:val="21"/>
          <w:lang w:val="en-US"/>
        </w:rPr>
        <w:t>if</w:t>
      </w:r>
      <w:r w:rsidRPr="0057236C">
        <w:rPr>
          <w:rFonts w:ascii="Consolas" w:eastAsia="Times New Roman" w:hAnsi="Consolas" w:cs="Times New Roman"/>
          <w:color w:val="D4D4D4"/>
          <w:sz w:val="21"/>
          <w:szCs w:val="21"/>
          <w:lang w:val="en-US"/>
        </w:rPr>
        <w:t xml:space="preserve"> (</w:t>
      </w:r>
      <w:r w:rsidRPr="0057236C">
        <w:rPr>
          <w:rFonts w:ascii="Consolas" w:eastAsia="Times New Roman" w:hAnsi="Consolas" w:cs="Times New Roman"/>
          <w:color w:val="9CDCFE"/>
          <w:sz w:val="21"/>
          <w:szCs w:val="21"/>
          <w:lang w:val="en-US"/>
        </w:rPr>
        <w:t>resp</w:t>
      </w:r>
      <w:r w:rsidRPr="0057236C">
        <w:rPr>
          <w:rFonts w:ascii="Consolas" w:eastAsia="Times New Roman" w:hAnsi="Consolas" w:cs="Times New Roman"/>
          <w:color w:val="D4D4D4"/>
          <w:sz w:val="21"/>
          <w:szCs w:val="21"/>
          <w:lang w:val="en-US"/>
        </w:rPr>
        <w:t>.</w:t>
      </w:r>
      <w:r w:rsidRPr="0057236C">
        <w:rPr>
          <w:rFonts w:ascii="Consolas" w:eastAsia="Times New Roman" w:hAnsi="Consolas" w:cs="Times New Roman"/>
          <w:color w:val="9CDCFE"/>
          <w:sz w:val="21"/>
          <w:szCs w:val="21"/>
          <w:lang w:val="en-US"/>
        </w:rPr>
        <w:t>status</w:t>
      </w:r>
      <w:r w:rsidRPr="0057236C">
        <w:rPr>
          <w:rFonts w:ascii="Consolas" w:eastAsia="Times New Roman" w:hAnsi="Consolas" w:cs="Times New Roman"/>
          <w:color w:val="D4D4D4"/>
          <w:sz w:val="21"/>
          <w:szCs w:val="21"/>
          <w:lang w:val="en-US"/>
        </w:rPr>
        <w:t xml:space="preserve"> == </w:t>
      </w:r>
      <w:r w:rsidRPr="0057236C">
        <w:rPr>
          <w:rFonts w:ascii="Consolas" w:eastAsia="Times New Roman" w:hAnsi="Consolas" w:cs="Times New Roman"/>
          <w:color w:val="B5CEA8"/>
          <w:sz w:val="21"/>
          <w:szCs w:val="21"/>
          <w:lang w:val="en-US"/>
        </w:rPr>
        <w:t>202</w:t>
      </w:r>
      <w:r w:rsidRPr="0057236C">
        <w:rPr>
          <w:rFonts w:ascii="Consolas" w:eastAsia="Times New Roman" w:hAnsi="Consolas" w:cs="Times New Roman"/>
          <w:color w:val="D4D4D4"/>
          <w:sz w:val="21"/>
          <w:szCs w:val="21"/>
          <w:lang w:val="en-US"/>
        </w:rPr>
        <w:t>) {</w:t>
      </w:r>
    </w:p>
    <w:p w14:paraId="7EEF808D" w14:textId="77777777" w:rsidR="00F23647" w:rsidRPr="0057236C" w:rsidRDefault="00F23647" w:rsidP="00F23647">
      <w:pPr>
        <w:shd w:val="clear" w:color="auto" w:fill="1E1E1E"/>
        <w:spacing w:after="0" w:line="285" w:lineRule="atLeast"/>
        <w:rPr>
          <w:rFonts w:ascii="Consolas" w:eastAsia="Times New Roman" w:hAnsi="Consolas" w:cs="Times New Roman"/>
          <w:color w:val="D4D4D4"/>
          <w:sz w:val="21"/>
          <w:szCs w:val="21"/>
          <w:lang w:val="en-US"/>
        </w:rPr>
      </w:pPr>
      <w:r w:rsidRPr="0057236C">
        <w:rPr>
          <w:rFonts w:ascii="Consolas" w:eastAsia="Times New Roman" w:hAnsi="Consolas" w:cs="Times New Roman"/>
          <w:color w:val="D4D4D4"/>
          <w:sz w:val="21"/>
          <w:szCs w:val="21"/>
          <w:lang w:val="en-US"/>
        </w:rPr>
        <w:t xml:space="preserve">                    </w:t>
      </w:r>
      <w:r w:rsidRPr="0057236C">
        <w:rPr>
          <w:rFonts w:ascii="Consolas" w:eastAsia="Times New Roman" w:hAnsi="Consolas" w:cs="Times New Roman"/>
          <w:color w:val="DCDCAA"/>
          <w:sz w:val="21"/>
          <w:szCs w:val="21"/>
          <w:lang w:val="en-US"/>
        </w:rPr>
        <w:t>$</w:t>
      </w:r>
      <w:r w:rsidRPr="0057236C">
        <w:rPr>
          <w:rFonts w:ascii="Consolas" w:eastAsia="Times New Roman" w:hAnsi="Consolas" w:cs="Times New Roman"/>
          <w:color w:val="D4D4D4"/>
          <w:sz w:val="21"/>
          <w:szCs w:val="21"/>
          <w:lang w:val="en-US"/>
        </w:rPr>
        <w:t>(</w:t>
      </w:r>
      <w:r w:rsidRPr="0057236C">
        <w:rPr>
          <w:rFonts w:ascii="Consolas" w:eastAsia="Times New Roman" w:hAnsi="Consolas" w:cs="Times New Roman"/>
          <w:color w:val="CE9178"/>
          <w:sz w:val="21"/>
          <w:szCs w:val="21"/>
          <w:lang w:val="en-US"/>
        </w:rPr>
        <w:t>"#add-product-form"</w:t>
      </w:r>
      <w:r w:rsidRPr="0057236C">
        <w:rPr>
          <w:rFonts w:ascii="Consolas" w:eastAsia="Times New Roman" w:hAnsi="Consolas" w:cs="Times New Roman"/>
          <w:color w:val="D4D4D4"/>
          <w:sz w:val="21"/>
          <w:szCs w:val="21"/>
          <w:lang w:val="en-US"/>
        </w:rPr>
        <w:t>).</w:t>
      </w:r>
      <w:r w:rsidRPr="0057236C">
        <w:rPr>
          <w:rFonts w:ascii="Consolas" w:eastAsia="Times New Roman" w:hAnsi="Consolas" w:cs="Times New Roman"/>
          <w:color w:val="DCDCAA"/>
          <w:sz w:val="21"/>
          <w:szCs w:val="21"/>
          <w:lang w:val="en-US"/>
        </w:rPr>
        <w:t>trigger</w:t>
      </w:r>
      <w:r w:rsidRPr="0057236C">
        <w:rPr>
          <w:rFonts w:ascii="Consolas" w:eastAsia="Times New Roman" w:hAnsi="Consolas" w:cs="Times New Roman"/>
          <w:color w:val="D4D4D4"/>
          <w:sz w:val="21"/>
          <w:szCs w:val="21"/>
          <w:lang w:val="en-US"/>
        </w:rPr>
        <w:t>(</w:t>
      </w:r>
      <w:r w:rsidRPr="0057236C">
        <w:rPr>
          <w:rFonts w:ascii="Consolas" w:eastAsia="Times New Roman" w:hAnsi="Consolas" w:cs="Times New Roman"/>
          <w:color w:val="CE9178"/>
          <w:sz w:val="21"/>
          <w:szCs w:val="21"/>
          <w:lang w:val="en-US"/>
        </w:rPr>
        <w:t>"reset"</w:t>
      </w:r>
      <w:r w:rsidRPr="0057236C">
        <w:rPr>
          <w:rFonts w:ascii="Consolas" w:eastAsia="Times New Roman" w:hAnsi="Consolas" w:cs="Times New Roman"/>
          <w:color w:val="D4D4D4"/>
          <w:sz w:val="21"/>
          <w:szCs w:val="21"/>
          <w:lang w:val="en-US"/>
        </w:rPr>
        <w:t>);</w:t>
      </w:r>
    </w:p>
    <w:p w14:paraId="45239F54" w14:textId="77777777" w:rsidR="00F23647" w:rsidRPr="0057236C" w:rsidRDefault="00F23647" w:rsidP="00F23647">
      <w:pPr>
        <w:shd w:val="clear" w:color="auto" w:fill="1E1E1E"/>
        <w:spacing w:after="0" w:line="285" w:lineRule="atLeast"/>
        <w:rPr>
          <w:rFonts w:ascii="Consolas" w:eastAsia="Times New Roman" w:hAnsi="Consolas" w:cs="Times New Roman"/>
          <w:color w:val="D4D4D4"/>
          <w:sz w:val="21"/>
          <w:szCs w:val="21"/>
          <w:lang w:val="en-US"/>
        </w:rPr>
      </w:pPr>
      <w:r w:rsidRPr="0057236C">
        <w:rPr>
          <w:rFonts w:ascii="Consolas" w:eastAsia="Times New Roman" w:hAnsi="Consolas" w:cs="Times New Roman"/>
          <w:color w:val="D4D4D4"/>
          <w:sz w:val="21"/>
          <w:szCs w:val="21"/>
          <w:lang w:val="en-US"/>
        </w:rPr>
        <w:t xml:space="preserve">                    </w:t>
      </w:r>
      <w:r w:rsidRPr="0057236C">
        <w:rPr>
          <w:rFonts w:ascii="Consolas" w:eastAsia="Times New Roman" w:hAnsi="Consolas" w:cs="Times New Roman"/>
          <w:color w:val="DCDCAA"/>
          <w:sz w:val="21"/>
          <w:szCs w:val="21"/>
          <w:lang w:val="en-US"/>
        </w:rPr>
        <w:t>$</w:t>
      </w:r>
      <w:r w:rsidRPr="0057236C">
        <w:rPr>
          <w:rFonts w:ascii="Consolas" w:eastAsia="Times New Roman" w:hAnsi="Consolas" w:cs="Times New Roman"/>
          <w:color w:val="D4D4D4"/>
          <w:sz w:val="21"/>
          <w:szCs w:val="21"/>
          <w:lang w:val="en-US"/>
        </w:rPr>
        <w:t>(</w:t>
      </w:r>
      <w:r w:rsidRPr="0057236C">
        <w:rPr>
          <w:rFonts w:ascii="Consolas" w:eastAsia="Times New Roman" w:hAnsi="Consolas" w:cs="Times New Roman"/>
          <w:color w:val="CE9178"/>
          <w:sz w:val="21"/>
          <w:szCs w:val="21"/>
          <w:lang w:val="en-US"/>
        </w:rPr>
        <w:t>"#add_product_modal"</w:t>
      </w:r>
      <w:r w:rsidRPr="0057236C">
        <w:rPr>
          <w:rFonts w:ascii="Consolas" w:eastAsia="Times New Roman" w:hAnsi="Consolas" w:cs="Times New Roman"/>
          <w:color w:val="D4D4D4"/>
          <w:sz w:val="21"/>
          <w:szCs w:val="21"/>
          <w:lang w:val="en-US"/>
        </w:rPr>
        <w:t>).</w:t>
      </w:r>
      <w:r w:rsidRPr="0057236C">
        <w:rPr>
          <w:rFonts w:ascii="Consolas" w:eastAsia="Times New Roman" w:hAnsi="Consolas" w:cs="Times New Roman"/>
          <w:color w:val="DCDCAA"/>
          <w:sz w:val="21"/>
          <w:szCs w:val="21"/>
          <w:lang w:val="en-US"/>
        </w:rPr>
        <w:t>modal</w:t>
      </w:r>
      <w:r w:rsidRPr="0057236C">
        <w:rPr>
          <w:rFonts w:ascii="Consolas" w:eastAsia="Times New Roman" w:hAnsi="Consolas" w:cs="Times New Roman"/>
          <w:color w:val="D4D4D4"/>
          <w:sz w:val="21"/>
          <w:szCs w:val="21"/>
          <w:lang w:val="en-US"/>
        </w:rPr>
        <w:t>(</w:t>
      </w:r>
      <w:r w:rsidRPr="0057236C">
        <w:rPr>
          <w:rFonts w:ascii="Consolas" w:eastAsia="Times New Roman" w:hAnsi="Consolas" w:cs="Times New Roman"/>
          <w:color w:val="CE9178"/>
          <w:sz w:val="21"/>
          <w:szCs w:val="21"/>
          <w:lang w:val="en-US"/>
        </w:rPr>
        <w:t>'hide'</w:t>
      </w:r>
      <w:r w:rsidRPr="0057236C">
        <w:rPr>
          <w:rFonts w:ascii="Consolas" w:eastAsia="Times New Roman" w:hAnsi="Consolas" w:cs="Times New Roman"/>
          <w:color w:val="D4D4D4"/>
          <w:sz w:val="21"/>
          <w:szCs w:val="21"/>
          <w:lang w:val="en-US"/>
        </w:rPr>
        <w:t>);</w:t>
      </w:r>
    </w:p>
    <w:p w14:paraId="02A427F8" w14:textId="77777777" w:rsidR="00F23647" w:rsidRPr="0057236C" w:rsidRDefault="00F23647" w:rsidP="00F23647">
      <w:pPr>
        <w:shd w:val="clear" w:color="auto" w:fill="1E1E1E"/>
        <w:spacing w:after="0" w:line="285" w:lineRule="atLeast"/>
        <w:rPr>
          <w:rFonts w:ascii="Consolas" w:eastAsia="Times New Roman" w:hAnsi="Consolas" w:cs="Times New Roman"/>
          <w:color w:val="D4D4D4"/>
          <w:sz w:val="21"/>
          <w:szCs w:val="21"/>
          <w:lang w:val="en-US"/>
        </w:rPr>
      </w:pPr>
      <w:r w:rsidRPr="0057236C">
        <w:rPr>
          <w:rFonts w:ascii="Consolas" w:eastAsia="Times New Roman" w:hAnsi="Consolas" w:cs="Times New Roman"/>
          <w:color w:val="D4D4D4"/>
          <w:sz w:val="21"/>
          <w:szCs w:val="21"/>
          <w:lang w:val="en-US"/>
        </w:rPr>
        <w:lastRenderedPageBreak/>
        <w:t xml:space="preserve">                    </w:t>
      </w:r>
      <w:r w:rsidRPr="0057236C">
        <w:rPr>
          <w:rFonts w:ascii="Consolas" w:eastAsia="Times New Roman" w:hAnsi="Consolas" w:cs="Times New Roman"/>
          <w:color w:val="DCDCAA"/>
          <w:sz w:val="21"/>
          <w:szCs w:val="21"/>
          <w:lang w:val="en-US"/>
        </w:rPr>
        <w:t>getProducts</w:t>
      </w:r>
      <w:r w:rsidRPr="0057236C">
        <w:rPr>
          <w:rFonts w:ascii="Consolas" w:eastAsia="Times New Roman" w:hAnsi="Consolas" w:cs="Times New Roman"/>
          <w:color w:val="D4D4D4"/>
          <w:sz w:val="21"/>
          <w:szCs w:val="21"/>
          <w:lang w:val="en-US"/>
        </w:rPr>
        <w:t>();</w:t>
      </w:r>
    </w:p>
    <w:p w14:paraId="6E9E0F63" w14:textId="77777777" w:rsidR="00F23647" w:rsidRPr="0057236C" w:rsidRDefault="00F23647" w:rsidP="00F23647">
      <w:pPr>
        <w:shd w:val="clear" w:color="auto" w:fill="1E1E1E"/>
        <w:spacing w:after="0" w:line="285" w:lineRule="atLeast"/>
        <w:rPr>
          <w:rFonts w:ascii="Consolas" w:eastAsia="Times New Roman" w:hAnsi="Consolas" w:cs="Times New Roman"/>
          <w:color w:val="D4D4D4"/>
          <w:sz w:val="21"/>
          <w:szCs w:val="21"/>
          <w:lang w:val="en-US"/>
        </w:rPr>
      </w:pPr>
      <w:r w:rsidRPr="0057236C">
        <w:rPr>
          <w:rFonts w:ascii="Consolas" w:eastAsia="Times New Roman" w:hAnsi="Consolas" w:cs="Times New Roman"/>
          <w:color w:val="D4D4D4"/>
          <w:sz w:val="21"/>
          <w:szCs w:val="21"/>
          <w:lang w:val="en-US"/>
        </w:rPr>
        <w:t xml:space="preserve">                    </w:t>
      </w:r>
      <w:r w:rsidRPr="0057236C">
        <w:rPr>
          <w:rFonts w:ascii="Consolas" w:eastAsia="Times New Roman" w:hAnsi="Consolas" w:cs="Times New Roman"/>
          <w:color w:val="6A9955"/>
          <w:sz w:val="21"/>
          <w:szCs w:val="21"/>
          <w:lang w:val="en-US"/>
        </w:rPr>
        <w:t>// window.location.href = "index.php";</w:t>
      </w:r>
    </w:p>
    <w:p w14:paraId="40C12EF2" w14:textId="77777777" w:rsidR="00F23647" w:rsidRPr="0057236C" w:rsidRDefault="00F23647" w:rsidP="00F23647">
      <w:pPr>
        <w:shd w:val="clear" w:color="auto" w:fill="1E1E1E"/>
        <w:spacing w:after="0" w:line="285" w:lineRule="atLeast"/>
        <w:rPr>
          <w:rFonts w:ascii="Consolas" w:eastAsia="Times New Roman" w:hAnsi="Consolas" w:cs="Times New Roman"/>
          <w:color w:val="D4D4D4"/>
          <w:sz w:val="21"/>
          <w:szCs w:val="21"/>
          <w:lang w:val="en-US"/>
        </w:rPr>
      </w:pPr>
      <w:r w:rsidRPr="0057236C">
        <w:rPr>
          <w:rFonts w:ascii="Consolas" w:eastAsia="Times New Roman" w:hAnsi="Consolas" w:cs="Times New Roman"/>
          <w:color w:val="D4D4D4"/>
          <w:sz w:val="21"/>
          <w:szCs w:val="21"/>
          <w:lang w:val="en-US"/>
        </w:rPr>
        <w:t xml:space="preserve">                    </w:t>
      </w:r>
      <w:r w:rsidRPr="0057236C">
        <w:rPr>
          <w:rFonts w:ascii="Consolas" w:eastAsia="Times New Roman" w:hAnsi="Consolas" w:cs="Times New Roman"/>
          <w:color w:val="6A9955"/>
          <w:sz w:val="21"/>
          <w:szCs w:val="21"/>
          <w:lang w:val="en-US"/>
        </w:rPr>
        <w:t>//window.location = '../admin/classes/Products.php';</w:t>
      </w:r>
    </w:p>
    <w:p w14:paraId="4E32CC8F" w14:textId="77777777" w:rsidR="00F23647" w:rsidRPr="0057236C" w:rsidRDefault="00F23647" w:rsidP="00F23647">
      <w:pPr>
        <w:shd w:val="clear" w:color="auto" w:fill="1E1E1E"/>
        <w:spacing w:after="0" w:line="285" w:lineRule="atLeast"/>
        <w:rPr>
          <w:rFonts w:ascii="Consolas" w:eastAsia="Times New Roman" w:hAnsi="Consolas" w:cs="Times New Roman"/>
          <w:color w:val="D4D4D4"/>
          <w:sz w:val="21"/>
          <w:szCs w:val="21"/>
          <w:lang w:val="en-US"/>
        </w:rPr>
      </w:pPr>
      <w:r w:rsidRPr="0057236C">
        <w:rPr>
          <w:rFonts w:ascii="Consolas" w:eastAsia="Times New Roman" w:hAnsi="Consolas" w:cs="Times New Roman"/>
          <w:color w:val="D4D4D4"/>
          <w:sz w:val="21"/>
          <w:szCs w:val="21"/>
          <w:lang w:val="en-US"/>
        </w:rPr>
        <w:t>                }</w:t>
      </w:r>
      <w:r>
        <w:rPr>
          <w:rFonts w:ascii="Consolas" w:eastAsia="Times New Roman" w:hAnsi="Consolas" w:cs="Times New Roman"/>
          <w:color w:val="C586C0"/>
          <w:sz w:val="21"/>
          <w:szCs w:val="21"/>
          <w:lang w:val="en-US"/>
        </w:rPr>
        <w:t>else</w:t>
      </w:r>
      <w:r w:rsidRPr="0057236C">
        <w:rPr>
          <w:rFonts w:ascii="Consolas" w:eastAsia="Times New Roman" w:hAnsi="Consolas" w:cs="Times New Roman"/>
          <w:color w:val="D4D4D4"/>
          <w:sz w:val="21"/>
          <w:szCs w:val="21"/>
          <w:lang w:val="en-US"/>
        </w:rPr>
        <w:t xml:space="preserve"> </w:t>
      </w:r>
      <w:r w:rsidRPr="0057236C">
        <w:rPr>
          <w:rFonts w:ascii="Consolas" w:eastAsia="Times New Roman" w:hAnsi="Consolas" w:cs="Times New Roman"/>
          <w:color w:val="C586C0"/>
          <w:sz w:val="21"/>
          <w:szCs w:val="21"/>
          <w:lang w:val="en-US"/>
        </w:rPr>
        <w:t>if</w:t>
      </w:r>
      <w:r w:rsidRPr="0057236C">
        <w:rPr>
          <w:rFonts w:ascii="Consolas" w:eastAsia="Times New Roman" w:hAnsi="Consolas" w:cs="Times New Roman"/>
          <w:color w:val="D4D4D4"/>
          <w:sz w:val="21"/>
          <w:szCs w:val="21"/>
          <w:lang w:val="en-US"/>
        </w:rPr>
        <w:t>(</w:t>
      </w:r>
      <w:r w:rsidRPr="0057236C">
        <w:rPr>
          <w:rFonts w:ascii="Consolas" w:eastAsia="Times New Roman" w:hAnsi="Consolas" w:cs="Times New Roman"/>
          <w:color w:val="9CDCFE"/>
          <w:sz w:val="21"/>
          <w:szCs w:val="21"/>
          <w:lang w:val="en-US"/>
        </w:rPr>
        <w:t>resp</w:t>
      </w:r>
      <w:r w:rsidRPr="0057236C">
        <w:rPr>
          <w:rFonts w:ascii="Consolas" w:eastAsia="Times New Roman" w:hAnsi="Consolas" w:cs="Times New Roman"/>
          <w:color w:val="D4D4D4"/>
          <w:sz w:val="21"/>
          <w:szCs w:val="21"/>
          <w:lang w:val="en-US"/>
        </w:rPr>
        <w:t>.</w:t>
      </w:r>
      <w:r w:rsidRPr="0057236C">
        <w:rPr>
          <w:rFonts w:ascii="Consolas" w:eastAsia="Times New Roman" w:hAnsi="Consolas" w:cs="Times New Roman"/>
          <w:color w:val="9CDCFE"/>
          <w:sz w:val="21"/>
          <w:szCs w:val="21"/>
          <w:lang w:val="en-US"/>
        </w:rPr>
        <w:t>status</w:t>
      </w:r>
      <w:r w:rsidRPr="0057236C">
        <w:rPr>
          <w:rFonts w:ascii="Consolas" w:eastAsia="Times New Roman" w:hAnsi="Consolas" w:cs="Times New Roman"/>
          <w:color w:val="D4D4D4"/>
          <w:sz w:val="21"/>
          <w:szCs w:val="21"/>
          <w:lang w:val="en-US"/>
        </w:rPr>
        <w:t xml:space="preserve"> == </w:t>
      </w:r>
      <w:r w:rsidRPr="0057236C">
        <w:rPr>
          <w:rFonts w:ascii="Consolas" w:eastAsia="Times New Roman" w:hAnsi="Consolas" w:cs="Times New Roman"/>
          <w:color w:val="B5CEA8"/>
          <w:sz w:val="21"/>
          <w:szCs w:val="21"/>
          <w:lang w:val="en-US"/>
        </w:rPr>
        <w:t>303</w:t>
      </w:r>
      <w:r w:rsidRPr="0057236C">
        <w:rPr>
          <w:rFonts w:ascii="Consolas" w:eastAsia="Times New Roman" w:hAnsi="Consolas" w:cs="Times New Roman"/>
          <w:color w:val="D4D4D4"/>
          <w:sz w:val="21"/>
          <w:szCs w:val="21"/>
          <w:lang w:val="en-US"/>
        </w:rPr>
        <w:t>){</w:t>
      </w:r>
    </w:p>
    <w:p w14:paraId="0DDE7134" w14:textId="77777777" w:rsidR="00F23647" w:rsidRPr="0057236C" w:rsidRDefault="00F23647" w:rsidP="00F23647">
      <w:pPr>
        <w:shd w:val="clear" w:color="auto" w:fill="1E1E1E"/>
        <w:spacing w:after="0" w:line="285" w:lineRule="atLeast"/>
        <w:rPr>
          <w:rFonts w:ascii="Consolas" w:eastAsia="Times New Roman" w:hAnsi="Consolas" w:cs="Times New Roman"/>
          <w:color w:val="D4D4D4"/>
          <w:sz w:val="21"/>
          <w:szCs w:val="21"/>
          <w:lang w:val="en-US"/>
        </w:rPr>
      </w:pPr>
      <w:r w:rsidRPr="0057236C">
        <w:rPr>
          <w:rFonts w:ascii="Consolas" w:eastAsia="Times New Roman" w:hAnsi="Consolas" w:cs="Times New Roman"/>
          <w:color w:val="D4D4D4"/>
          <w:sz w:val="21"/>
          <w:szCs w:val="21"/>
          <w:lang w:val="en-US"/>
        </w:rPr>
        <w:t xml:space="preserve">                    </w:t>
      </w:r>
      <w:r w:rsidRPr="0057236C">
        <w:rPr>
          <w:rFonts w:ascii="Consolas" w:eastAsia="Times New Roman" w:hAnsi="Consolas" w:cs="Times New Roman"/>
          <w:color w:val="6A9955"/>
          <w:sz w:val="21"/>
          <w:szCs w:val="21"/>
          <w:lang w:val="en-US"/>
        </w:rPr>
        <w:t>// window.location.href = "products.php";</w:t>
      </w:r>
    </w:p>
    <w:p w14:paraId="6A0F12E7" w14:textId="71090AFD" w:rsidR="00F23647" w:rsidRPr="0057236C" w:rsidRDefault="00F23647" w:rsidP="00F23647">
      <w:pPr>
        <w:shd w:val="clear" w:color="auto" w:fill="1E1E1E"/>
        <w:spacing w:after="0" w:line="285" w:lineRule="atLeast"/>
        <w:rPr>
          <w:rFonts w:ascii="Consolas" w:eastAsia="Times New Roman" w:hAnsi="Consolas" w:cs="Times New Roman"/>
          <w:color w:val="D4D4D4"/>
          <w:sz w:val="21"/>
          <w:szCs w:val="21"/>
          <w:lang w:val="en-US"/>
        </w:rPr>
      </w:pPr>
      <w:r w:rsidRPr="0057236C">
        <w:rPr>
          <w:rFonts w:ascii="Consolas" w:eastAsia="Times New Roman" w:hAnsi="Consolas" w:cs="Times New Roman"/>
          <w:color w:val="D4D4D4"/>
          <w:sz w:val="21"/>
          <w:szCs w:val="21"/>
          <w:lang w:val="en-US"/>
        </w:rPr>
        <w:t xml:space="preserve">                    </w:t>
      </w:r>
      <w:r w:rsidRPr="0057236C">
        <w:rPr>
          <w:rFonts w:ascii="Consolas" w:eastAsia="Times New Roman" w:hAnsi="Consolas" w:cs="Times New Roman"/>
          <w:color w:val="DCDCAA"/>
          <w:sz w:val="21"/>
          <w:szCs w:val="21"/>
          <w:lang w:val="en-US"/>
        </w:rPr>
        <w:t>alert</w:t>
      </w:r>
      <w:r w:rsidRPr="0057236C">
        <w:rPr>
          <w:rFonts w:ascii="Consolas" w:eastAsia="Times New Roman" w:hAnsi="Consolas" w:cs="Times New Roman"/>
          <w:color w:val="D4D4D4"/>
          <w:sz w:val="21"/>
          <w:szCs w:val="21"/>
          <w:lang w:val="en-US"/>
        </w:rPr>
        <w:t>(</w:t>
      </w:r>
      <w:r w:rsidRPr="0057236C">
        <w:rPr>
          <w:rFonts w:ascii="Consolas" w:eastAsia="Times New Roman" w:hAnsi="Consolas" w:cs="Times New Roman"/>
          <w:color w:val="9CDCFE"/>
          <w:sz w:val="21"/>
          <w:szCs w:val="21"/>
          <w:lang w:val="en-US"/>
        </w:rPr>
        <w:t>resp</w:t>
      </w:r>
      <w:r w:rsidRPr="0057236C">
        <w:rPr>
          <w:rFonts w:ascii="Consolas" w:eastAsia="Times New Roman" w:hAnsi="Consolas" w:cs="Times New Roman"/>
          <w:color w:val="D4D4D4"/>
          <w:sz w:val="21"/>
          <w:szCs w:val="21"/>
          <w:lang w:val="en-US"/>
        </w:rPr>
        <w:t>.</w:t>
      </w:r>
      <w:r w:rsidRPr="0057236C">
        <w:rPr>
          <w:rFonts w:ascii="Consolas" w:eastAsia="Times New Roman" w:hAnsi="Consolas" w:cs="Times New Roman"/>
          <w:color w:val="9CDCFE"/>
          <w:sz w:val="21"/>
          <w:szCs w:val="21"/>
          <w:lang w:val="en-US"/>
        </w:rPr>
        <w:t>message</w:t>
      </w:r>
      <w:r w:rsidRPr="0057236C">
        <w:rPr>
          <w:rFonts w:ascii="Consolas" w:eastAsia="Times New Roman" w:hAnsi="Consolas" w:cs="Times New Roman"/>
          <w:color w:val="D4D4D4"/>
          <w:sz w:val="21"/>
          <w:szCs w:val="21"/>
          <w:lang w:val="en-US"/>
        </w:rPr>
        <w:t>);</w:t>
      </w:r>
      <w:r>
        <w:rPr>
          <w:rFonts w:ascii="Consolas" w:eastAsia="Times New Roman" w:hAnsi="Consolas" w:cs="Times New Roman"/>
          <w:color w:val="D4D4D4"/>
          <w:sz w:val="21"/>
          <w:szCs w:val="21"/>
          <w:lang w:val="en-US"/>
        </w:rPr>
        <w:t>         </w:t>
      </w:r>
      <w:r w:rsidRPr="0057236C">
        <w:rPr>
          <w:rFonts w:ascii="Consolas" w:eastAsia="Times New Roman" w:hAnsi="Consolas" w:cs="Times New Roman"/>
          <w:color w:val="D4D4D4"/>
          <w:sz w:val="21"/>
          <w:szCs w:val="21"/>
          <w:lang w:val="en-US"/>
        </w:rPr>
        <w:t xml:space="preserve">     </w:t>
      </w:r>
    </w:p>
    <w:p w14:paraId="5F5512D7" w14:textId="77777777" w:rsidR="00F23647" w:rsidRPr="0057236C" w:rsidRDefault="00F23647" w:rsidP="00F23647">
      <w:pPr>
        <w:shd w:val="clear" w:color="auto" w:fill="1E1E1E"/>
        <w:spacing w:after="0" w:line="285" w:lineRule="atLeast"/>
        <w:rPr>
          <w:rFonts w:ascii="Consolas" w:eastAsia="Times New Roman" w:hAnsi="Consolas" w:cs="Times New Roman"/>
          <w:color w:val="D4D4D4"/>
          <w:sz w:val="21"/>
          <w:szCs w:val="21"/>
          <w:lang w:val="en-US"/>
        </w:rPr>
      </w:pPr>
      <w:r w:rsidRPr="0057236C">
        <w:rPr>
          <w:rFonts w:ascii="Consolas" w:eastAsia="Times New Roman" w:hAnsi="Consolas" w:cs="Times New Roman"/>
          <w:color w:val="D4D4D4"/>
          <w:sz w:val="21"/>
          <w:szCs w:val="21"/>
          <w:lang w:val="en-US"/>
        </w:rPr>
        <w:t>                }</w:t>
      </w:r>
    </w:p>
    <w:p w14:paraId="42537744" w14:textId="2889E6B0" w:rsidR="00F23647" w:rsidRPr="0057236C" w:rsidRDefault="00F23647" w:rsidP="00F23647">
      <w:pPr>
        <w:shd w:val="clear" w:color="auto" w:fill="1E1E1E"/>
        <w:spacing w:after="0" w:line="285" w:lineRule="atLeast"/>
        <w:rPr>
          <w:rFonts w:ascii="Consolas" w:eastAsia="Times New Roman" w:hAnsi="Consolas" w:cs="Times New Roman"/>
          <w:color w:val="D4D4D4"/>
          <w:sz w:val="21"/>
          <w:szCs w:val="21"/>
          <w:lang w:val="en-US"/>
        </w:rPr>
      </w:pPr>
      <w:r w:rsidRPr="0057236C">
        <w:rPr>
          <w:rFonts w:ascii="Consolas" w:eastAsia="Times New Roman" w:hAnsi="Consolas" w:cs="Times New Roman"/>
          <w:color w:val="D4D4D4"/>
          <w:sz w:val="21"/>
          <w:szCs w:val="21"/>
          <w:lang w:val="en-US"/>
        </w:rPr>
        <w:t>            }</w:t>
      </w:r>
    </w:p>
    <w:p w14:paraId="58EF9C36" w14:textId="4D63BF02" w:rsidR="00F23647" w:rsidRPr="0057236C" w:rsidRDefault="00F23647" w:rsidP="00F23647">
      <w:pPr>
        <w:shd w:val="clear" w:color="auto" w:fill="1E1E1E"/>
        <w:spacing w:after="0" w:line="285" w:lineRule="atLeast"/>
        <w:rPr>
          <w:rFonts w:ascii="Consolas" w:eastAsia="Times New Roman" w:hAnsi="Consolas" w:cs="Times New Roman"/>
          <w:color w:val="D4D4D4"/>
          <w:sz w:val="21"/>
          <w:szCs w:val="21"/>
          <w:lang w:val="en-US"/>
        </w:rPr>
      </w:pPr>
      <w:r w:rsidRPr="0057236C">
        <w:rPr>
          <w:rFonts w:ascii="Consolas" w:eastAsia="Times New Roman" w:hAnsi="Consolas" w:cs="Times New Roman"/>
          <w:color w:val="D4D4D4"/>
          <w:sz w:val="21"/>
          <w:szCs w:val="21"/>
          <w:lang w:val="en-US"/>
        </w:rPr>
        <w:t>        });</w:t>
      </w:r>
    </w:p>
    <w:p w14:paraId="7B48A445" w14:textId="77777777" w:rsidR="00F23647" w:rsidRPr="0057236C" w:rsidRDefault="00F23647" w:rsidP="00F23647">
      <w:pPr>
        <w:shd w:val="clear" w:color="auto" w:fill="1E1E1E"/>
        <w:spacing w:after="0" w:line="285" w:lineRule="atLeast"/>
        <w:rPr>
          <w:rFonts w:ascii="Consolas" w:eastAsia="Times New Roman" w:hAnsi="Consolas" w:cs="Times New Roman"/>
          <w:color w:val="D4D4D4"/>
          <w:sz w:val="21"/>
          <w:szCs w:val="21"/>
          <w:lang w:val="en-US"/>
        </w:rPr>
      </w:pPr>
      <w:r w:rsidRPr="0057236C">
        <w:rPr>
          <w:rFonts w:ascii="Consolas" w:eastAsia="Times New Roman" w:hAnsi="Consolas" w:cs="Times New Roman"/>
          <w:color w:val="D4D4D4"/>
          <w:sz w:val="21"/>
          <w:szCs w:val="21"/>
          <w:lang w:val="en-US"/>
        </w:rPr>
        <w:t>    });</w:t>
      </w:r>
    </w:p>
    <w:p w14:paraId="1EC137D4" w14:textId="77777777" w:rsidR="00103359" w:rsidRPr="000A54A5" w:rsidRDefault="00103359" w:rsidP="00377197">
      <w:pPr>
        <w:rPr>
          <w:rFonts w:ascii="Times New Roman" w:hAnsi="Times New Roman" w:cs="Times New Roman"/>
          <w:b/>
          <w:bCs/>
          <w:sz w:val="24"/>
          <w:szCs w:val="24"/>
        </w:rPr>
      </w:pPr>
    </w:p>
    <w:p w14:paraId="42DEAF31" w14:textId="77777777" w:rsidR="0068670C" w:rsidRPr="000A54A5" w:rsidRDefault="0068670C" w:rsidP="0068670C">
      <w:pPr>
        <w:numPr>
          <w:ilvl w:val="1"/>
          <w:numId w:val="24"/>
        </w:numPr>
        <w:rPr>
          <w:rFonts w:ascii="Times New Roman" w:hAnsi="Times New Roman" w:cs="Times New Roman"/>
          <w:b/>
          <w:sz w:val="24"/>
          <w:szCs w:val="24"/>
          <w:lang w:val="en-US"/>
        </w:rPr>
      </w:pPr>
      <w:bookmarkStart w:id="333" w:name="_Toc107229242"/>
      <w:r w:rsidRPr="000A54A5">
        <w:rPr>
          <w:rFonts w:ascii="Times New Roman" w:hAnsi="Times New Roman" w:cs="Times New Roman"/>
          <w:b/>
          <w:sz w:val="24"/>
          <w:szCs w:val="24"/>
          <w:lang w:val="en-US"/>
        </w:rPr>
        <w:t>Backend Database</w:t>
      </w:r>
      <w:bookmarkEnd w:id="333"/>
      <w:r w:rsidRPr="000A54A5">
        <w:rPr>
          <w:rFonts w:ascii="Times New Roman" w:hAnsi="Times New Roman" w:cs="Times New Roman"/>
          <w:b/>
          <w:sz w:val="24"/>
          <w:szCs w:val="24"/>
          <w:lang w:val="en-US"/>
        </w:rPr>
        <w:t xml:space="preserve"> </w:t>
      </w:r>
    </w:p>
    <w:p w14:paraId="47323BC2"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569CD6"/>
          <w:sz w:val="21"/>
          <w:szCs w:val="21"/>
          <w:lang w:val="en-US"/>
        </w:rPr>
        <w:t>CREATE</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TABLE</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`admin`</w:t>
      </w:r>
      <w:r w:rsidRPr="00941F06">
        <w:rPr>
          <w:rFonts w:ascii="Consolas" w:eastAsia="Times New Roman" w:hAnsi="Consolas" w:cs="Times New Roman"/>
          <w:color w:val="D4D4D4"/>
          <w:sz w:val="21"/>
          <w:szCs w:val="21"/>
          <w:lang w:val="en-US"/>
        </w:rPr>
        <w:t xml:space="preserve"> (</w:t>
      </w:r>
    </w:p>
    <w:p w14:paraId="6D2B6667"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`id`</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int</w:t>
      </w:r>
      <w:r w:rsidRPr="00941F06">
        <w:rPr>
          <w:rFonts w:ascii="Consolas" w:eastAsia="Times New Roman" w:hAnsi="Consolas" w:cs="Times New Roman"/>
          <w:color w:val="D4D4D4"/>
          <w:sz w:val="21"/>
          <w:szCs w:val="21"/>
          <w:lang w:val="en-US"/>
        </w:rPr>
        <w:t>(</w:t>
      </w:r>
      <w:r w:rsidRPr="00941F06">
        <w:rPr>
          <w:rFonts w:ascii="Consolas" w:eastAsia="Times New Roman" w:hAnsi="Consolas" w:cs="Times New Roman"/>
          <w:color w:val="B5CEA8"/>
          <w:sz w:val="21"/>
          <w:szCs w:val="21"/>
          <w:lang w:val="en-US"/>
        </w:rPr>
        <w:t>11</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NOT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NULL</w:t>
      </w:r>
      <w:r w:rsidRPr="00941F06">
        <w:rPr>
          <w:rFonts w:ascii="Consolas" w:eastAsia="Times New Roman" w:hAnsi="Consolas" w:cs="Times New Roman"/>
          <w:color w:val="D4D4D4"/>
          <w:sz w:val="21"/>
          <w:szCs w:val="21"/>
          <w:lang w:val="en-US"/>
        </w:rPr>
        <w:t>,</w:t>
      </w:r>
    </w:p>
    <w:p w14:paraId="350470F5"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`name`</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varchar</w:t>
      </w:r>
      <w:r w:rsidRPr="00941F06">
        <w:rPr>
          <w:rFonts w:ascii="Consolas" w:eastAsia="Times New Roman" w:hAnsi="Consolas" w:cs="Times New Roman"/>
          <w:color w:val="D4D4D4"/>
          <w:sz w:val="21"/>
          <w:szCs w:val="21"/>
          <w:lang w:val="en-US"/>
        </w:rPr>
        <w:t>(</w:t>
      </w:r>
      <w:r w:rsidRPr="00941F06">
        <w:rPr>
          <w:rFonts w:ascii="Consolas" w:eastAsia="Times New Roman" w:hAnsi="Consolas" w:cs="Times New Roman"/>
          <w:color w:val="B5CEA8"/>
          <w:sz w:val="21"/>
          <w:szCs w:val="21"/>
          <w:lang w:val="en-US"/>
        </w:rPr>
        <w:t>50</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NOT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NULL</w:t>
      </w:r>
      <w:r w:rsidRPr="00941F06">
        <w:rPr>
          <w:rFonts w:ascii="Consolas" w:eastAsia="Times New Roman" w:hAnsi="Consolas" w:cs="Times New Roman"/>
          <w:color w:val="D4D4D4"/>
          <w:sz w:val="21"/>
          <w:szCs w:val="21"/>
          <w:lang w:val="en-US"/>
        </w:rPr>
        <w:t>,</w:t>
      </w:r>
    </w:p>
    <w:p w14:paraId="066E4471"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`email`</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varchar</w:t>
      </w:r>
      <w:r w:rsidRPr="00941F06">
        <w:rPr>
          <w:rFonts w:ascii="Consolas" w:eastAsia="Times New Roman" w:hAnsi="Consolas" w:cs="Times New Roman"/>
          <w:color w:val="D4D4D4"/>
          <w:sz w:val="21"/>
          <w:szCs w:val="21"/>
          <w:lang w:val="en-US"/>
        </w:rPr>
        <w:t>(</w:t>
      </w:r>
      <w:r w:rsidRPr="00941F06">
        <w:rPr>
          <w:rFonts w:ascii="Consolas" w:eastAsia="Times New Roman" w:hAnsi="Consolas" w:cs="Times New Roman"/>
          <w:color w:val="B5CEA8"/>
          <w:sz w:val="21"/>
          <w:szCs w:val="21"/>
          <w:lang w:val="en-US"/>
        </w:rPr>
        <w:t>100</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NOT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NULL</w:t>
      </w:r>
      <w:r w:rsidRPr="00941F06">
        <w:rPr>
          <w:rFonts w:ascii="Consolas" w:eastAsia="Times New Roman" w:hAnsi="Consolas" w:cs="Times New Roman"/>
          <w:color w:val="D4D4D4"/>
          <w:sz w:val="21"/>
          <w:szCs w:val="21"/>
          <w:lang w:val="en-US"/>
        </w:rPr>
        <w:t>,</w:t>
      </w:r>
    </w:p>
    <w:p w14:paraId="4F4469EF"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`password`</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varchar</w:t>
      </w:r>
      <w:r w:rsidRPr="00941F06">
        <w:rPr>
          <w:rFonts w:ascii="Consolas" w:eastAsia="Times New Roman" w:hAnsi="Consolas" w:cs="Times New Roman"/>
          <w:color w:val="D4D4D4"/>
          <w:sz w:val="21"/>
          <w:szCs w:val="21"/>
          <w:lang w:val="en-US"/>
        </w:rPr>
        <w:t>(</w:t>
      </w:r>
      <w:r w:rsidRPr="00941F06">
        <w:rPr>
          <w:rFonts w:ascii="Consolas" w:eastAsia="Times New Roman" w:hAnsi="Consolas" w:cs="Times New Roman"/>
          <w:color w:val="B5CEA8"/>
          <w:sz w:val="21"/>
          <w:szCs w:val="21"/>
          <w:lang w:val="en-US"/>
        </w:rPr>
        <w:t>255</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NOT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NULL</w:t>
      </w:r>
      <w:r w:rsidRPr="00941F06">
        <w:rPr>
          <w:rFonts w:ascii="Consolas" w:eastAsia="Times New Roman" w:hAnsi="Consolas" w:cs="Times New Roman"/>
          <w:color w:val="D4D4D4"/>
          <w:sz w:val="21"/>
          <w:szCs w:val="21"/>
          <w:lang w:val="en-US"/>
        </w:rPr>
        <w:t>,</w:t>
      </w:r>
    </w:p>
    <w:p w14:paraId="0EA0C939"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`is_active`</w:t>
      </w:r>
      <w:r w:rsidRPr="00941F06">
        <w:rPr>
          <w:rFonts w:ascii="Consolas" w:eastAsia="Times New Roman" w:hAnsi="Consolas" w:cs="Times New Roman"/>
          <w:color w:val="D4D4D4"/>
          <w:sz w:val="21"/>
          <w:szCs w:val="21"/>
          <w:lang w:val="en-US"/>
        </w:rPr>
        <w:t xml:space="preserve"> enum(</w:t>
      </w:r>
      <w:r w:rsidRPr="00941F06">
        <w:rPr>
          <w:rFonts w:ascii="Consolas" w:eastAsia="Times New Roman" w:hAnsi="Consolas" w:cs="Times New Roman"/>
          <w:color w:val="CE9178"/>
          <w:sz w:val="21"/>
          <w:szCs w:val="21"/>
          <w:lang w:val="en-US"/>
        </w:rPr>
        <w:t>'0'</w:t>
      </w:r>
      <w:r w:rsidRPr="00941F06">
        <w:rPr>
          <w:rFonts w:ascii="Consolas" w:eastAsia="Times New Roman" w:hAnsi="Consolas" w:cs="Times New Roman"/>
          <w:color w:val="D4D4D4"/>
          <w:sz w:val="21"/>
          <w:szCs w:val="21"/>
          <w:lang w:val="en-US"/>
        </w:rPr>
        <w:t>,</w:t>
      </w:r>
      <w:r w:rsidRPr="00941F06">
        <w:rPr>
          <w:rFonts w:ascii="Consolas" w:eastAsia="Times New Roman" w:hAnsi="Consolas" w:cs="Times New Roman"/>
          <w:color w:val="CE9178"/>
          <w:sz w:val="21"/>
          <w:szCs w:val="21"/>
          <w:lang w:val="en-US"/>
        </w:rPr>
        <w:t>'1'</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NOT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NULL</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DEFAULT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'0'</w:t>
      </w:r>
    </w:p>
    <w:p w14:paraId="4954498D"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ENGINE=InnoDB </w:t>
      </w:r>
      <w:r w:rsidRPr="00941F06">
        <w:rPr>
          <w:rFonts w:ascii="Consolas" w:eastAsia="Times New Roman" w:hAnsi="Consolas" w:cs="Times New Roman"/>
          <w:color w:val="569CD6"/>
          <w:sz w:val="21"/>
          <w:szCs w:val="21"/>
          <w:lang w:val="en-US"/>
        </w:rPr>
        <w:t>DEFAULT</w:t>
      </w:r>
      <w:r w:rsidRPr="00941F06">
        <w:rPr>
          <w:rFonts w:ascii="Consolas" w:eastAsia="Times New Roman" w:hAnsi="Consolas" w:cs="Times New Roman"/>
          <w:color w:val="D4D4D4"/>
          <w:sz w:val="21"/>
          <w:szCs w:val="21"/>
          <w:lang w:val="en-US"/>
        </w:rPr>
        <w:t xml:space="preserve"> CHARSET=latin1;</w:t>
      </w:r>
    </w:p>
    <w:p w14:paraId="419688C1"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p>
    <w:p w14:paraId="4709287C"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4562E4C1"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 Dumping data for table `admin`</w:t>
      </w:r>
    </w:p>
    <w:p w14:paraId="7DEE936E"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449AE290"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p>
    <w:p w14:paraId="04F2950B"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569CD6"/>
          <w:sz w:val="21"/>
          <w:szCs w:val="21"/>
          <w:lang w:val="en-US"/>
        </w:rPr>
        <w:t>INSERT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INTO</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`admin`</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`id`</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`name`</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`email`</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`password`</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`is_active`</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VALUES</w:t>
      </w:r>
    </w:p>
    <w:p w14:paraId="694C7B98" w14:textId="26981A00"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w:t>
      </w:r>
      <w:r w:rsidRPr="00941F06">
        <w:rPr>
          <w:rFonts w:ascii="Consolas" w:eastAsia="Times New Roman" w:hAnsi="Consolas" w:cs="Times New Roman"/>
          <w:color w:val="B5CEA8"/>
          <w:sz w:val="21"/>
          <w:szCs w:val="21"/>
          <w:lang w:val="en-US"/>
        </w:rPr>
        <w:t>5</w:t>
      </w:r>
      <w:r w:rsidRPr="00941F06">
        <w:rPr>
          <w:rFonts w:ascii="Consolas" w:eastAsia="Times New Roman" w:hAnsi="Consolas" w:cs="Times New Roman"/>
          <w:color w:val="D4D4D4"/>
          <w:sz w:val="21"/>
          <w:szCs w:val="21"/>
          <w:lang w:val="en-US"/>
        </w:rPr>
        <w:t xml:space="preserve">, </w:t>
      </w:r>
      <w:r w:rsidR="008D4484">
        <w:rPr>
          <w:rFonts w:ascii="Consolas" w:eastAsia="Times New Roman" w:hAnsi="Consolas" w:cs="Times New Roman"/>
          <w:color w:val="CE9178"/>
          <w:sz w:val="21"/>
          <w:szCs w:val="21"/>
          <w:lang w:val="en-US"/>
        </w:rPr>
        <w:t>'test</w:t>
      </w:r>
      <w:r w:rsidRPr="00941F06">
        <w:rPr>
          <w:rFonts w:ascii="Consolas" w:eastAsia="Times New Roman" w:hAnsi="Consolas" w:cs="Times New Roman"/>
          <w:color w:val="CE9178"/>
          <w:sz w:val="21"/>
          <w:szCs w:val="21"/>
          <w:lang w:val="en-US"/>
        </w:rPr>
        <w: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w:t>
      </w:r>
      <w:r w:rsidR="008D4484">
        <w:rPr>
          <w:rFonts w:ascii="Consolas" w:eastAsia="Times New Roman" w:hAnsi="Consolas" w:cs="Times New Roman"/>
          <w:color w:val="CE9178"/>
          <w:sz w:val="21"/>
          <w:szCs w:val="21"/>
          <w:lang w:val="en-US"/>
        </w:rPr>
        <w:t>test</w:t>
      </w:r>
      <w:r w:rsidRPr="00941F06">
        <w:rPr>
          <w:rFonts w:ascii="Consolas" w:eastAsia="Times New Roman" w:hAnsi="Consolas" w:cs="Times New Roman"/>
          <w:color w:val="CE9178"/>
          <w:sz w:val="21"/>
          <w:szCs w:val="21"/>
          <w:lang w:val="en-US"/>
        </w:rPr>
        <w:t>@gmail.com'</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'$2y$10$qZ0OoyX8bhAVxDFM/fx8leZSZwlyq15c1C/KTnaqDLSx6eCDJ0VpC'</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'0'</w:t>
      </w:r>
      <w:r w:rsidRPr="00941F06">
        <w:rPr>
          <w:rFonts w:ascii="Consolas" w:eastAsia="Times New Roman" w:hAnsi="Consolas" w:cs="Times New Roman"/>
          <w:color w:val="D4D4D4"/>
          <w:sz w:val="21"/>
          <w:szCs w:val="21"/>
          <w:lang w:val="en-US"/>
        </w:rPr>
        <w:t>),</w:t>
      </w:r>
    </w:p>
    <w:p w14:paraId="362E63B1" w14:textId="61200465"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w:t>
      </w:r>
      <w:r w:rsidRPr="00941F06">
        <w:rPr>
          <w:rFonts w:ascii="Consolas" w:eastAsia="Times New Roman" w:hAnsi="Consolas" w:cs="Times New Roman"/>
          <w:color w:val="B5CEA8"/>
          <w:sz w:val="21"/>
          <w:szCs w:val="21"/>
          <w:lang w:val="en-US"/>
        </w:rPr>
        <w:t>8</w:t>
      </w:r>
      <w:r w:rsidRPr="00941F06">
        <w:rPr>
          <w:rFonts w:ascii="Consolas" w:eastAsia="Times New Roman" w:hAnsi="Consolas" w:cs="Times New Roman"/>
          <w:color w:val="D4D4D4"/>
          <w:sz w:val="21"/>
          <w:szCs w:val="21"/>
          <w:lang w:val="en-US"/>
        </w:rPr>
        <w:t xml:space="preserve">, </w:t>
      </w:r>
      <w:r w:rsidR="008D4484">
        <w:rPr>
          <w:rFonts w:ascii="Consolas" w:eastAsia="Times New Roman" w:hAnsi="Consolas" w:cs="Times New Roman"/>
          <w:color w:val="CE9178"/>
          <w:sz w:val="21"/>
          <w:szCs w:val="21"/>
          <w:lang w:val="en-US"/>
        </w:rPr>
        <w:t>'demo</w:t>
      </w:r>
      <w:r w:rsidRPr="00941F06">
        <w:rPr>
          <w:rFonts w:ascii="Consolas" w:eastAsia="Times New Roman" w:hAnsi="Consolas" w:cs="Times New Roman"/>
          <w:color w:val="D4D4D4"/>
          <w:sz w:val="21"/>
          <w:szCs w:val="21"/>
          <w:lang w:val="en-US"/>
        </w:rPr>
        <w:t xml:space="preserve">, </w:t>
      </w:r>
      <w:r w:rsidR="008D4484">
        <w:rPr>
          <w:rFonts w:ascii="Consolas" w:eastAsia="Times New Roman" w:hAnsi="Consolas" w:cs="Times New Roman"/>
          <w:color w:val="CE9178"/>
          <w:sz w:val="21"/>
          <w:szCs w:val="21"/>
          <w:lang w:val="en-US"/>
        </w:rPr>
        <w:t>'demo</w:t>
      </w:r>
      <w:r w:rsidRPr="00941F06">
        <w:rPr>
          <w:rFonts w:ascii="Consolas" w:eastAsia="Times New Roman" w:hAnsi="Consolas" w:cs="Times New Roman"/>
          <w:color w:val="CE9178"/>
          <w:sz w:val="21"/>
          <w:szCs w:val="21"/>
          <w:lang w:val="en-US"/>
        </w:rPr>
        <w:t>@gmail.com'</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'$2y$10$YKSDtra7v2wH6ORYfry8Ue9t49pk1AvQvdJGuq4lDvFLEcx.kP6Mq'</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'0'</w:t>
      </w:r>
      <w:r w:rsidRPr="00941F06">
        <w:rPr>
          <w:rFonts w:ascii="Consolas" w:eastAsia="Times New Roman" w:hAnsi="Consolas" w:cs="Times New Roman"/>
          <w:color w:val="D4D4D4"/>
          <w:sz w:val="21"/>
          <w:szCs w:val="21"/>
          <w:lang w:val="en-US"/>
        </w:rPr>
        <w:t>);</w:t>
      </w:r>
    </w:p>
    <w:p w14:paraId="2CB33F3D"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p>
    <w:p w14:paraId="738DDB01"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 --------------------------------------------------------</w:t>
      </w:r>
    </w:p>
    <w:p w14:paraId="24179905"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p>
    <w:p w14:paraId="7E7604BA" w14:textId="629C9EAC" w:rsidR="00941F06" w:rsidRPr="00941F06" w:rsidRDefault="00941F06" w:rsidP="00581294">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10A05F51"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 Table structure for table `cart`</w:t>
      </w:r>
    </w:p>
    <w:p w14:paraId="737550C2"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76A8145D"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p>
    <w:p w14:paraId="29223796"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569CD6"/>
          <w:sz w:val="21"/>
          <w:szCs w:val="21"/>
          <w:lang w:val="en-US"/>
        </w:rPr>
        <w:t>CREATE</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TABLE</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`cart`</w:t>
      </w:r>
      <w:r w:rsidRPr="00941F06">
        <w:rPr>
          <w:rFonts w:ascii="Consolas" w:eastAsia="Times New Roman" w:hAnsi="Consolas" w:cs="Times New Roman"/>
          <w:color w:val="D4D4D4"/>
          <w:sz w:val="21"/>
          <w:szCs w:val="21"/>
          <w:lang w:val="en-US"/>
        </w:rPr>
        <w:t xml:space="preserve"> (</w:t>
      </w:r>
    </w:p>
    <w:p w14:paraId="20BB3C74"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`id`</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int</w:t>
      </w:r>
      <w:r w:rsidRPr="00941F06">
        <w:rPr>
          <w:rFonts w:ascii="Consolas" w:eastAsia="Times New Roman" w:hAnsi="Consolas" w:cs="Times New Roman"/>
          <w:color w:val="D4D4D4"/>
          <w:sz w:val="21"/>
          <w:szCs w:val="21"/>
          <w:lang w:val="en-US"/>
        </w:rPr>
        <w:t>(</w:t>
      </w:r>
      <w:r w:rsidRPr="00941F06">
        <w:rPr>
          <w:rFonts w:ascii="Consolas" w:eastAsia="Times New Roman" w:hAnsi="Consolas" w:cs="Times New Roman"/>
          <w:color w:val="B5CEA8"/>
          <w:sz w:val="21"/>
          <w:szCs w:val="21"/>
          <w:lang w:val="en-US"/>
        </w:rPr>
        <w:t>10</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NOT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NULL</w:t>
      </w:r>
      <w:r w:rsidRPr="00941F06">
        <w:rPr>
          <w:rFonts w:ascii="Consolas" w:eastAsia="Times New Roman" w:hAnsi="Consolas" w:cs="Times New Roman"/>
          <w:color w:val="D4D4D4"/>
          <w:sz w:val="21"/>
          <w:szCs w:val="21"/>
          <w:lang w:val="en-US"/>
        </w:rPr>
        <w:t>,</w:t>
      </w:r>
    </w:p>
    <w:p w14:paraId="4A0AE224"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`p_id`</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int</w:t>
      </w:r>
      <w:r w:rsidRPr="00941F06">
        <w:rPr>
          <w:rFonts w:ascii="Consolas" w:eastAsia="Times New Roman" w:hAnsi="Consolas" w:cs="Times New Roman"/>
          <w:color w:val="D4D4D4"/>
          <w:sz w:val="21"/>
          <w:szCs w:val="21"/>
          <w:lang w:val="en-US"/>
        </w:rPr>
        <w:t>(</w:t>
      </w:r>
      <w:r w:rsidRPr="00941F06">
        <w:rPr>
          <w:rFonts w:ascii="Consolas" w:eastAsia="Times New Roman" w:hAnsi="Consolas" w:cs="Times New Roman"/>
          <w:color w:val="B5CEA8"/>
          <w:sz w:val="21"/>
          <w:szCs w:val="21"/>
          <w:lang w:val="en-US"/>
        </w:rPr>
        <w:t>10</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NOT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NULL</w:t>
      </w:r>
      <w:r w:rsidRPr="00941F06">
        <w:rPr>
          <w:rFonts w:ascii="Consolas" w:eastAsia="Times New Roman" w:hAnsi="Consolas" w:cs="Times New Roman"/>
          <w:color w:val="D4D4D4"/>
          <w:sz w:val="21"/>
          <w:szCs w:val="21"/>
          <w:lang w:val="en-US"/>
        </w:rPr>
        <w:t>,</w:t>
      </w:r>
    </w:p>
    <w:p w14:paraId="1E925B2B"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`ip_add`</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varchar</w:t>
      </w:r>
      <w:r w:rsidRPr="00941F06">
        <w:rPr>
          <w:rFonts w:ascii="Consolas" w:eastAsia="Times New Roman" w:hAnsi="Consolas" w:cs="Times New Roman"/>
          <w:color w:val="D4D4D4"/>
          <w:sz w:val="21"/>
          <w:szCs w:val="21"/>
          <w:lang w:val="en-US"/>
        </w:rPr>
        <w:t>(</w:t>
      </w:r>
      <w:r w:rsidRPr="00941F06">
        <w:rPr>
          <w:rFonts w:ascii="Consolas" w:eastAsia="Times New Roman" w:hAnsi="Consolas" w:cs="Times New Roman"/>
          <w:color w:val="B5CEA8"/>
          <w:sz w:val="21"/>
          <w:szCs w:val="21"/>
          <w:lang w:val="en-US"/>
        </w:rPr>
        <w:t>250</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NOT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NULL</w:t>
      </w:r>
      <w:r w:rsidRPr="00941F06">
        <w:rPr>
          <w:rFonts w:ascii="Consolas" w:eastAsia="Times New Roman" w:hAnsi="Consolas" w:cs="Times New Roman"/>
          <w:color w:val="D4D4D4"/>
          <w:sz w:val="21"/>
          <w:szCs w:val="21"/>
          <w:lang w:val="en-US"/>
        </w:rPr>
        <w:t>,</w:t>
      </w:r>
    </w:p>
    <w:p w14:paraId="6FC03D29"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`user_id`</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int</w:t>
      </w:r>
      <w:r w:rsidRPr="00941F06">
        <w:rPr>
          <w:rFonts w:ascii="Consolas" w:eastAsia="Times New Roman" w:hAnsi="Consolas" w:cs="Times New Roman"/>
          <w:color w:val="D4D4D4"/>
          <w:sz w:val="21"/>
          <w:szCs w:val="21"/>
          <w:lang w:val="en-US"/>
        </w:rPr>
        <w:t>(</w:t>
      </w:r>
      <w:r w:rsidRPr="00941F06">
        <w:rPr>
          <w:rFonts w:ascii="Consolas" w:eastAsia="Times New Roman" w:hAnsi="Consolas" w:cs="Times New Roman"/>
          <w:color w:val="B5CEA8"/>
          <w:sz w:val="21"/>
          <w:szCs w:val="21"/>
          <w:lang w:val="en-US"/>
        </w:rPr>
        <w:t>10</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DEFAULT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NULL</w:t>
      </w:r>
      <w:r w:rsidRPr="00941F06">
        <w:rPr>
          <w:rFonts w:ascii="Consolas" w:eastAsia="Times New Roman" w:hAnsi="Consolas" w:cs="Times New Roman"/>
          <w:color w:val="D4D4D4"/>
          <w:sz w:val="21"/>
          <w:szCs w:val="21"/>
          <w:lang w:val="en-US"/>
        </w:rPr>
        <w:t>,</w:t>
      </w:r>
    </w:p>
    <w:p w14:paraId="3CF7451B"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`qty`</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int</w:t>
      </w:r>
      <w:r w:rsidRPr="00941F06">
        <w:rPr>
          <w:rFonts w:ascii="Consolas" w:eastAsia="Times New Roman" w:hAnsi="Consolas" w:cs="Times New Roman"/>
          <w:color w:val="D4D4D4"/>
          <w:sz w:val="21"/>
          <w:szCs w:val="21"/>
          <w:lang w:val="en-US"/>
        </w:rPr>
        <w:t>(</w:t>
      </w:r>
      <w:r w:rsidRPr="00941F06">
        <w:rPr>
          <w:rFonts w:ascii="Consolas" w:eastAsia="Times New Roman" w:hAnsi="Consolas" w:cs="Times New Roman"/>
          <w:color w:val="B5CEA8"/>
          <w:sz w:val="21"/>
          <w:szCs w:val="21"/>
          <w:lang w:val="en-US"/>
        </w:rPr>
        <w:t>10</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NOT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NULL</w:t>
      </w:r>
    </w:p>
    <w:p w14:paraId="7522F658"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ENGINE=InnoDB </w:t>
      </w:r>
      <w:r w:rsidRPr="00941F06">
        <w:rPr>
          <w:rFonts w:ascii="Consolas" w:eastAsia="Times New Roman" w:hAnsi="Consolas" w:cs="Times New Roman"/>
          <w:color w:val="569CD6"/>
          <w:sz w:val="21"/>
          <w:szCs w:val="21"/>
          <w:lang w:val="en-US"/>
        </w:rPr>
        <w:t>DEFAULT</w:t>
      </w:r>
      <w:r w:rsidRPr="00941F06">
        <w:rPr>
          <w:rFonts w:ascii="Consolas" w:eastAsia="Times New Roman" w:hAnsi="Consolas" w:cs="Times New Roman"/>
          <w:color w:val="D4D4D4"/>
          <w:sz w:val="21"/>
          <w:szCs w:val="21"/>
          <w:lang w:val="en-US"/>
        </w:rPr>
        <w:t xml:space="preserve"> CHARSET=latin1;</w:t>
      </w:r>
    </w:p>
    <w:p w14:paraId="5951907E"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p>
    <w:p w14:paraId="29211BCC"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76343BC5"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 Dumping data for table `cart`</w:t>
      </w:r>
    </w:p>
    <w:p w14:paraId="4CE5EC87"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2BAFC98A"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p>
    <w:p w14:paraId="11D38C73"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569CD6"/>
          <w:sz w:val="21"/>
          <w:szCs w:val="21"/>
          <w:lang w:val="en-US"/>
        </w:rPr>
        <w:t>INSERT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INTO</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`cart`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`id`</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`p_id`</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`ip_add`</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`user_id`</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`qty`</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VALUES</w:t>
      </w:r>
    </w:p>
    <w:p w14:paraId="7BBFDF08"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w:t>
      </w:r>
      <w:r w:rsidRPr="00941F06">
        <w:rPr>
          <w:rFonts w:ascii="Consolas" w:eastAsia="Times New Roman" w:hAnsi="Consolas" w:cs="Times New Roman"/>
          <w:color w:val="B5CEA8"/>
          <w:sz w:val="21"/>
          <w:szCs w:val="21"/>
          <w:lang w:val="en-US"/>
        </w:rPr>
        <w:t>1</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B5CEA8"/>
          <w:sz w:val="21"/>
          <w:szCs w:val="21"/>
          <w:lang w:val="en-US"/>
        </w:rPr>
        <w:t>4</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'::1'</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B5CEA8"/>
          <w:sz w:val="21"/>
          <w:szCs w:val="21"/>
          <w:lang w:val="en-US"/>
        </w:rPr>
        <w:t>4</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B5CEA8"/>
          <w:sz w:val="21"/>
          <w:szCs w:val="21"/>
          <w:lang w:val="en-US"/>
        </w:rPr>
        <w:t>1</w:t>
      </w:r>
      <w:r w:rsidRPr="00941F06">
        <w:rPr>
          <w:rFonts w:ascii="Consolas" w:eastAsia="Times New Roman" w:hAnsi="Consolas" w:cs="Times New Roman"/>
          <w:color w:val="D4D4D4"/>
          <w:sz w:val="21"/>
          <w:szCs w:val="21"/>
          <w:lang w:val="en-US"/>
        </w:rPr>
        <w:t>);</w:t>
      </w:r>
    </w:p>
    <w:p w14:paraId="0ADC2C26"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p>
    <w:p w14:paraId="3B965332"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 --------------------------------------------------------</w:t>
      </w:r>
    </w:p>
    <w:p w14:paraId="11027125"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p>
    <w:p w14:paraId="25BB52F6"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1E6A7BE4"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 Table structure for table `categories`</w:t>
      </w:r>
    </w:p>
    <w:p w14:paraId="761F891B"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32DBC240"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p>
    <w:p w14:paraId="33B7EB64"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569CD6"/>
          <w:sz w:val="21"/>
          <w:szCs w:val="21"/>
          <w:lang w:val="en-US"/>
        </w:rPr>
        <w:t>CREATE</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TABLE</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`categories`</w:t>
      </w:r>
      <w:r w:rsidRPr="00941F06">
        <w:rPr>
          <w:rFonts w:ascii="Consolas" w:eastAsia="Times New Roman" w:hAnsi="Consolas" w:cs="Times New Roman"/>
          <w:color w:val="D4D4D4"/>
          <w:sz w:val="21"/>
          <w:szCs w:val="21"/>
          <w:lang w:val="en-US"/>
        </w:rPr>
        <w:t xml:space="preserve"> (</w:t>
      </w:r>
    </w:p>
    <w:p w14:paraId="31CE2283"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`cat_id`</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int</w:t>
      </w:r>
      <w:r w:rsidRPr="00941F06">
        <w:rPr>
          <w:rFonts w:ascii="Consolas" w:eastAsia="Times New Roman" w:hAnsi="Consolas" w:cs="Times New Roman"/>
          <w:color w:val="D4D4D4"/>
          <w:sz w:val="21"/>
          <w:szCs w:val="21"/>
          <w:lang w:val="en-US"/>
        </w:rPr>
        <w:t>(</w:t>
      </w:r>
      <w:r w:rsidRPr="00941F06">
        <w:rPr>
          <w:rFonts w:ascii="Consolas" w:eastAsia="Times New Roman" w:hAnsi="Consolas" w:cs="Times New Roman"/>
          <w:color w:val="B5CEA8"/>
          <w:sz w:val="21"/>
          <w:szCs w:val="21"/>
          <w:lang w:val="en-US"/>
        </w:rPr>
        <w:t>100</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NOT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NULL</w:t>
      </w:r>
      <w:r w:rsidRPr="00941F06">
        <w:rPr>
          <w:rFonts w:ascii="Consolas" w:eastAsia="Times New Roman" w:hAnsi="Consolas" w:cs="Times New Roman"/>
          <w:color w:val="D4D4D4"/>
          <w:sz w:val="21"/>
          <w:szCs w:val="21"/>
          <w:lang w:val="en-US"/>
        </w:rPr>
        <w:t>,</w:t>
      </w:r>
    </w:p>
    <w:p w14:paraId="4C0EC47F"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`cat_title`</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text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NOT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NULL</w:t>
      </w:r>
    </w:p>
    <w:p w14:paraId="6D950BDC"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ENGINE=InnoDB </w:t>
      </w:r>
      <w:r w:rsidRPr="00941F06">
        <w:rPr>
          <w:rFonts w:ascii="Consolas" w:eastAsia="Times New Roman" w:hAnsi="Consolas" w:cs="Times New Roman"/>
          <w:color w:val="569CD6"/>
          <w:sz w:val="21"/>
          <w:szCs w:val="21"/>
          <w:lang w:val="en-US"/>
        </w:rPr>
        <w:t>DEFAULT</w:t>
      </w:r>
      <w:r w:rsidRPr="00941F06">
        <w:rPr>
          <w:rFonts w:ascii="Consolas" w:eastAsia="Times New Roman" w:hAnsi="Consolas" w:cs="Times New Roman"/>
          <w:color w:val="D4D4D4"/>
          <w:sz w:val="21"/>
          <w:szCs w:val="21"/>
          <w:lang w:val="en-US"/>
        </w:rPr>
        <w:t xml:space="preserve"> CHARSET=latin1;</w:t>
      </w:r>
    </w:p>
    <w:p w14:paraId="6DE225A1"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p>
    <w:p w14:paraId="6101AC47" w14:textId="74463237" w:rsidR="00941F06" w:rsidRPr="00941F06" w:rsidRDefault="00941F06" w:rsidP="00581294">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183AF9C9"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p>
    <w:p w14:paraId="298D4D44"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569CD6"/>
          <w:sz w:val="21"/>
          <w:szCs w:val="21"/>
          <w:lang w:val="en-US"/>
        </w:rPr>
        <w:t>CREATE</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TABLE</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`orders`</w:t>
      </w:r>
      <w:r w:rsidRPr="00941F06">
        <w:rPr>
          <w:rFonts w:ascii="Consolas" w:eastAsia="Times New Roman" w:hAnsi="Consolas" w:cs="Times New Roman"/>
          <w:color w:val="D4D4D4"/>
          <w:sz w:val="21"/>
          <w:szCs w:val="21"/>
          <w:lang w:val="en-US"/>
        </w:rPr>
        <w:t xml:space="preserve"> (</w:t>
      </w:r>
    </w:p>
    <w:p w14:paraId="2CD9FADA"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`order_id`</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int</w:t>
      </w:r>
      <w:r w:rsidRPr="00941F06">
        <w:rPr>
          <w:rFonts w:ascii="Consolas" w:eastAsia="Times New Roman" w:hAnsi="Consolas" w:cs="Times New Roman"/>
          <w:color w:val="D4D4D4"/>
          <w:sz w:val="21"/>
          <w:szCs w:val="21"/>
          <w:lang w:val="en-US"/>
        </w:rPr>
        <w:t>(</w:t>
      </w:r>
      <w:r w:rsidRPr="00941F06">
        <w:rPr>
          <w:rFonts w:ascii="Consolas" w:eastAsia="Times New Roman" w:hAnsi="Consolas" w:cs="Times New Roman"/>
          <w:color w:val="B5CEA8"/>
          <w:sz w:val="21"/>
          <w:szCs w:val="21"/>
          <w:lang w:val="en-US"/>
        </w:rPr>
        <w:t>11</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NOT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NULL</w:t>
      </w:r>
      <w:r w:rsidRPr="00941F06">
        <w:rPr>
          <w:rFonts w:ascii="Consolas" w:eastAsia="Times New Roman" w:hAnsi="Consolas" w:cs="Times New Roman"/>
          <w:color w:val="D4D4D4"/>
          <w:sz w:val="21"/>
          <w:szCs w:val="21"/>
          <w:lang w:val="en-US"/>
        </w:rPr>
        <w:t>,</w:t>
      </w:r>
    </w:p>
    <w:p w14:paraId="41794C2C"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`user_id`</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int</w:t>
      </w:r>
      <w:r w:rsidRPr="00941F06">
        <w:rPr>
          <w:rFonts w:ascii="Consolas" w:eastAsia="Times New Roman" w:hAnsi="Consolas" w:cs="Times New Roman"/>
          <w:color w:val="D4D4D4"/>
          <w:sz w:val="21"/>
          <w:szCs w:val="21"/>
          <w:lang w:val="en-US"/>
        </w:rPr>
        <w:t>(</w:t>
      </w:r>
      <w:r w:rsidRPr="00941F06">
        <w:rPr>
          <w:rFonts w:ascii="Consolas" w:eastAsia="Times New Roman" w:hAnsi="Consolas" w:cs="Times New Roman"/>
          <w:color w:val="B5CEA8"/>
          <w:sz w:val="21"/>
          <w:szCs w:val="21"/>
          <w:lang w:val="en-US"/>
        </w:rPr>
        <w:t>11</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NOT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NULL</w:t>
      </w:r>
      <w:r w:rsidRPr="00941F06">
        <w:rPr>
          <w:rFonts w:ascii="Consolas" w:eastAsia="Times New Roman" w:hAnsi="Consolas" w:cs="Times New Roman"/>
          <w:color w:val="D4D4D4"/>
          <w:sz w:val="21"/>
          <w:szCs w:val="21"/>
          <w:lang w:val="en-US"/>
        </w:rPr>
        <w:t>,</w:t>
      </w:r>
    </w:p>
    <w:p w14:paraId="656BF8B1"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`product_id`</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int</w:t>
      </w:r>
      <w:r w:rsidRPr="00941F06">
        <w:rPr>
          <w:rFonts w:ascii="Consolas" w:eastAsia="Times New Roman" w:hAnsi="Consolas" w:cs="Times New Roman"/>
          <w:color w:val="D4D4D4"/>
          <w:sz w:val="21"/>
          <w:szCs w:val="21"/>
          <w:lang w:val="en-US"/>
        </w:rPr>
        <w:t>(</w:t>
      </w:r>
      <w:r w:rsidRPr="00941F06">
        <w:rPr>
          <w:rFonts w:ascii="Consolas" w:eastAsia="Times New Roman" w:hAnsi="Consolas" w:cs="Times New Roman"/>
          <w:color w:val="B5CEA8"/>
          <w:sz w:val="21"/>
          <w:szCs w:val="21"/>
          <w:lang w:val="en-US"/>
        </w:rPr>
        <w:t>11</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NOT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NULL</w:t>
      </w:r>
      <w:r w:rsidRPr="00941F06">
        <w:rPr>
          <w:rFonts w:ascii="Consolas" w:eastAsia="Times New Roman" w:hAnsi="Consolas" w:cs="Times New Roman"/>
          <w:color w:val="D4D4D4"/>
          <w:sz w:val="21"/>
          <w:szCs w:val="21"/>
          <w:lang w:val="en-US"/>
        </w:rPr>
        <w:t>,</w:t>
      </w:r>
    </w:p>
    <w:p w14:paraId="7A308DCA"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`qty`</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int</w:t>
      </w:r>
      <w:r w:rsidRPr="00941F06">
        <w:rPr>
          <w:rFonts w:ascii="Consolas" w:eastAsia="Times New Roman" w:hAnsi="Consolas" w:cs="Times New Roman"/>
          <w:color w:val="D4D4D4"/>
          <w:sz w:val="21"/>
          <w:szCs w:val="21"/>
          <w:lang w:val="en-US"/>
        </w:rPr>
        <w:t>(</w:t>
      </w:r>
      <w:r w:rsidRPr="00941F06">
        <w:rPr>
          <w:rFonts w:ascii="Consolas" w:eastAsia="Times New Roman" w:hAnsi="Consolas" w:cs="Times New Roman"/>
          <w:color w:val="B5CEA8"/>
          <w:sz w:val="21"/>
          <w:szCs w:val="21"/>
          <w:lang w:val="en-US"/>
        </w:rPr>
        <w:t>11</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NOT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NULL</w:t>
      </w:r>
      <w:r w:rsidRPr="00941F06">
        <w:rPr>
          <w:rFonts w:ascii="Consolas" w:eastAsia="Times New Roman" w:hAnsi="Consolas" w:cs="Times New Roman"/>
          <w:color w:val="D4D4D4"/>
          <w:sz w:val="21"/>
          <w:szCs w:val="21"/>
          <w:lang w:val="en-US"/>
        </w:rPr>
        <w:t>,</w:t>
      </w:r>
    </w:p>
    <w:p w14:paraId="33BC8960"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`trx_id`</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varchar</w:t>
      </w:r>
      <w:r w:rsidRPr="00941F06">
        <w:rPr>
          <w:rFonts w:ascii="Consolas" w:eastAsia="Times New Roman" w:hAnsi="Consolas" w:cs="Times New Roman"/>
          <w:color w:val="D4D4D4"/>
          <w:sz w:val="21"/>
          <w:szCs w:val="21"/>
          <w:lang w:val="en-US"/>
        </w:rPr>
        <w:t>(</w:t>
      </w:r>
      <w:r w:rsidRPr="00941F06">
        <w:rPr>
          <w:rFonts w:ascii="Consolas" w:eastAsia="Times New Roman" w:hAnsi="Consolas" w:cs="Times New Roman"/>
          <w:color w:val="B5CEA8"/>
          <w:sz w:val="21"/>
          <w:szCs w:val="21"/>
          <w:lang w:val="en-US"/>
        </w:rPr>
        <w:t>255</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NOT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NULL</w:t>
      </w:r>
      <w:r w:rsidRPr="00941F06">
        <w:rPr>
          <w:rFonts w:ascii="Consolas" w:eastAsia="Times New Roman" w:hAnsi="Consolas" w:cs="Times New Roman"/>
          <w:color w:val="D4D4D4"/>
          <w:sz w:val="21"/>
          <w:szCs w:val="21"/>
          <w:lang w:val="en-US"/>
        </w:rPr>
        <w:t>,</w:t>
      </w:r>
    </w:p>
    <w:p w14:paraId="62EEFF9D"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`p_status`</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varchar</w:t>
      </w:r>
      <w:r w:rsidRPr="00941F06">
        <w:rPr>
          <w:rFonts w:ascii="Consolas" w:eastAsia="Times New Roman" w:hAnsi="Consolas" w:cs="Times New Roman"/>
          <w:color w:val="D4D4D4"/>
          <w:sz w:val="21"/>
          <w:szCs w:val="21"/>
          <w:lang w:val="en-US"/>
        </w:rPr>
        <w:t>(</w:t>
      </w:r>
      <w:r w:rsidRPr="00941F06">
        <w:rPr>
          <w:rFonts w:ascii="Consolas" w:eastAsia="Times New Roman" w:hAnsi="Consolas" w:cs="Times New Roman"/>
          <w:color w:val="B5CEA8"/>
          <w:sz w:val="21"/>
          <w:szCs w:val="21"/>
          <w:lang w:val="en-US"/>
        </w:rPr>
        <w:t>20</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NOT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NULL</w:t>
      </w:r>
    </w:p>
    <w:p w14:paraId="05D11EC7"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ENGINE=InnoDB </w:t>
      </w:r>
      <w:r w:rsidRPr="00941F06">
        <w:rPr>
          <w:rFonts w:ascii="Consolas" w:eastAsia="Times New Roman" w:hAnsi="Consolas" w:cs="Times New Roman"/>
          <w:color w:val="569CD6"/>
          <w:sz w:val="21"/>
          <w:szCs w:val="21"/>
          <w:lang w:val="en-US"/>
        </w:rPr>
        <w:t>DEFAULT</w:t>
      </w:r>
      <w:r w:rsidRPr="00941F06">
        <w:rPr>
          <w:rFonts w:ascii="Consolas" w:eastAsia="Times New Roman" w:hAnsi="Consolas" w:cs="Times New Roman"/>
          <w:color w:val="D4D4D4"/>
          <w:sz w:val="21"/>
          <w:szCs w:val="21"/>
          <w:lang w:val="en-US"/>
        </w:rPr>
        <w:t xml:space="preserve"> CHARSET=latin1;</w:t>
      </w:r>
    </w:p>
    <w:p w14:paraId="485CDECB"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p>
    <w:p w14:paraId="2DDBE092"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569CD6"/>
          <w:sz w:val="21"/>
          <w:szCs w:val="21"/>
          <w:lang w:val="en-US"/>
        </w:rPr>
        <w:t>INSERT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INTO</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`orders`</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`order_id`</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`user_id`</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`product_id`</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`qty`</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`trx_id`</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`p_status`</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VALUES</w:t>
      </w:r>
    </w:p>
    <w:p w14:paraId="67431E2C"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w:t>
      </w:r>
      <w:r w:rsidRPr="00941F06">
        <w:rPr>
          <w:rFonts w:ascii="Consolas" w:eastAsia="Times New Roman" w:hAnsi="Consolas" w:cs="Times New Roman"/>
          <w:color w:val="B5CEA8"/>
          <w:sz w:val="21"/>
          <w:szCs w:val="21"/>
          <w:lang w:val="en-US"/>
        </w:rPr>
        <w:t>1</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B5CEA8"/>
          <w:sz w:val="21"/>
          <w:szCs w:val="21"/>
          <w:lang w:val="en-US"/>
        </w:rPr>
        <w:t>1</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B5CEA8"/>
          <w:sz w:val="21"/>
          <w:szCs w:val="21"/>
          <w:lang w:val="en-US"/>
        </w:rPr>
        <w:t>1</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B5CEA8"/>
          <w:sz w:val="21"/>
          <w:szCs w:val="21"/>
          <w:lang w:val="en-US"/>
        </w:rPr>
        <w:t>1</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'9L434522M7706801A'</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'Completed'</w:t>
      </w:r>
      <w:r w:rsidRPr="00941F06">
        <w:rPr>
          <w:rFonts w:ascii="Consolas" w:eastAsia="Times New Roman" w:hAnsi="Consolas" w:cs="Times New Roman"/>
          <w:color w:val="D4D4D4"/>
          <w:sz w:val="21"/>
          <w:szCs w:val="21"/>
          <w:lang w:val="en-US"/>
        </w:rPr>
        <w:t>),</w:t>
      </w:r>
    </w:p>
    <w:p w14:paraId="14E975B9"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w:t>
      </w:r>
      <w:r w:rsidRPr="00941F06">
        <w:rPr>
          <w:rFonts w:ascii="Consolas" w:eastAsia="Times New Roman" w:hAnsi="Consolas" w:cs="Times New Roman"/>
          <w:color w:val="B5CEA8"/>
          <w:sz w:val="21"/>
          <w:szCs w:val="21"/>
          <w:lang w:val="en-US"/>
        </w:rPr>
        <w:t>2</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B5CEA8"/>
          <w:sz w:val="21"/>
          <w:szCs w:val="21"/>
          <w:lang w:val="en-US"/>
        </w:rPr>
        <w:t>1</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B5CEA8"/>
          <w:sz w:val="21"/>
          <w:szCs w:val="21"/>
          <w:lang w:val="en-US"/>
        </w:rPr>
        <w:t>2</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B5CEA8"/>
          <w:sz w:val="21"/>
          <w:szCs w:val="21"/>
          <w:lang w:val="en-US"/>
        </w:rPr>
        <w:t>1</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'9L434522M7706801A'</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'Completed'</w:t>
      </w:r>
      <w:r w:rsidRPr="00941F06">
        <w:rPr>
          <w:rFonts w:ascii="Consolas" w:eastAsia="Times New Roman" w:hAnsi="Consolas" w:cs="Times New Roman"/>
          <w:color w:val="D4D4D4"/>
          <w:sz w:val="21"/>
          <w:szCs w:val="21"/>
          <w:lang w:val="en-US"/>
        </w:rPr>
        <w:t>),</w:t>
      </w:r>
    </w:p>
    <w:p w14:paraId="5B55F7B9"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w:t>
      </w:r>
      <w:r w:rsidRPr="00941F06">
        <w:rPr>
          <w:rFonts w:ascii="Consolas" w:eastAsia="Times New Roman" w:hAnsi="Consolas" w:cs="Times New Roman"/>
          <w:color w:val="B5CEA8"/>
          <w:sz w:val="21"/>
          <w:szCs w:val="21"/>
          <w:lang w:val="en-US"/>
        </w:rPr>
        <w:t>3</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B5CEA8"/>
          <w:sz w:val="21"/>
          <w:szCs w:val="21"/>
          <w:lang w:val="en-US"/>
        </w:rPr>
        <w:t>1</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B5CEA8"/>
          <w:sz w:val="21"/>
          <w:szCs w:val="21"/>
          <w:lang w:val="en-US"/>
        </w:rPr>
        <w:t>3</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B5CEA8"/>
          <w:sz w:val="21"/>
          <w:szCs w:val="21"/>
          <w:lang w:val="en-US"/>
        </w:rPr>
        <w:t>1</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'9L434522M7706801A'</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'Completed'</w:t>
      </w:r>
      <w:r w:rsidRPr="00941F06">
        <w:rPr>
          <w:rFonts w:ascii="Consolas" w:eastAsia="Times New Roman" w:hAnsi="Consolas" w:cs="Times New Roman"/>
          <w:color w:val="D4D4D4"/>
          <w:sz w:val="21"/>
          <w:szCs w:val="21"/>
          <w:lang w:val="en-US"/>
        </w:rPr>
        <w:t>),</w:t>
      </w:r>
    </w:p>
    <w:p w14:paraId="0C0D52EB"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w:t>
      </w:r>
      <w:r w:rsidRPr="00941F06">
        <w:rPr>
          <w:rFonts w:ascii="Consolas" w:eastAsia="Times New Roman" w:hAnsi="Consolas" w:cs="Times New Roman"/>
          <w:color w:val="B5CEA8"/>
          <w:sz w:val="21"/>
          <w:szCs w:val="21"/>
          <w:lang w:val="en-US"/>
        </w:rPr>
        <w:t>4</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B5CEA8"/>
          <w:sz w:val="21"/>
          <w:szCs w:val="21"/>
          <w:lang w:val="en-US"/>
        </w:rPr>
        <w:t>1</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B5CEA8"/>
          <w:sz w:val="21"/>
          <w:szCs w:val="21"/>
          <w:lang w:val="en-US"/>
        </w:rPr>
        <w:t>1</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B5CEA8"/>
          <w:sz w:val="21"/>
          <w:szCs w:val="21"/>
          <w:lang w:val="en-US"/>
        </w:rPr>
        <w:t>1</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'8AT7125245323433N'</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'Completed'</w:t>
      </w:r>
      <w:r w:rsidRPr="00941F06">
        <w:rPr>
          <w:rFonts w:ascii="Consolas" w:eastAsia="Times New Roman" w:hAnsi="Consolas" w:cs="Times New Roman"/>
          <w:color w:val="D4D4D4"/>
          <w:sz w:val="21"/>
          <w:szCs w:val="21"/>
          <w:lang w:val="en-US"/>
        </w:rPr>
        <w:t>);</w:t>
      </w:r>
    </w:p>
    <w:p w14:paraId="7632CB9F"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p>
    <w:p w14:paraId="15BA9331"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 --------------------------------------------------------</w:t>
      </w:r>
    </w:p>
    <w:p w14:paraId="31AD7F2A"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p>
    <w:p w14:paraId="67F44938"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21A9D6D1"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 Table structure for table `products`</w:t>
      </w:r>
    </w:p>
    <w:p w14:paraId="0BA2D1DE"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0059DF22"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p>
    <w:p w14:paraId="12D1D8A5"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569CD6"/>
          <w:sz w:val="21"/>
          <w:szCs w:val="21"/>
          <w:lang w:val="en-US"/>
        </w:rPr>
        <w:t>CREATE</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TABLE</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`products`</w:t>
      </w:r>
      <w:r w:rsidRPr="00941F06">
        <w:rPr>
          <w:rFonts w:ascii="Consolas" w:eastAsia="Times New Roman" w:hAnsi="Consolas" w:cs="Times New Roman"/>
          <w:color w:val="D4D4D4"/>
          <w:sz w:val="21"/>
          <w:szCs w:val="21"/>
          <w:lang w:val="en-US"/>
        </w:rPr>
        <w:t xml:space="preserve"> (</w:t>
      </w:r>
    </w:p>
    <w:p w14:paraId="1770FBC0"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`product_id`</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int</w:t>
      </w:r>
      <w:r w:rsidRPr="00941F06">
        <w:rPr>
          <w:rFonts w:ascii="Consolas" w:eastAsia="Times New Roman" w:hAnsi="Consolas" w:cs="Times New Roman"/>
          <w:color w:val="D4D4D4"/>
          <w:sz w:val="21"/>
          <w:szCs w:val="21"/>
          <w:lang w:val="en-US"/>
        </w:rPr>
        <w:t>(</w:t>
      </w:r>
      <w:r w:rsidRPr="00941F06">
        <w:rPr>
          <w:rFonts w:ascii="Consolas" w:eastAsia="Times New Roman" w:hAnsi="Consolas" w:cs="Times New Roman"/>
          <w:color w:val="B5CEA8"/>
          <w:sz w:val="21"/>
          <w:szCs w:val="21"/>
          <w:lang w:val="en-US"/>
        </w:rPr>
        <w:t>100</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NOT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NULL</w:t>
      </w:r>
      <w:r w:rsidRPr="00941F06">
        <w:rPr>
          <w:rFonts w:ascii="Consolas" w:eastAsia="Times New Roman" w:hAnsi="Consolas" w:cs="Times New Roman"/>
          <w:color w:val="D4D4D4"/>
          <w:sz w:val="21"/>
          <w:szCs w:val="21"/>
          <w:lang w:val="en-US"/>
        </w:rPr>
        <w:t>,</w:t>
      </w:r>
    </w:p>
    <w:p w14:paraId="6476B35F"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`product_cat`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int</w:t>
      </w:r>
      <w:r w:rsidRPr="00941F06">
        <w:rPr>
          <w:rFonts w:ascii="Consolas" w:eastAsia="Times New Roman" w:hAnsi="Consolas" w:cs="Times New Roman"/>
          <w:color w:val="D4D4D4"/>
          <w:sz w:val="21"/>
          <w:szCs w:val="21"/>
          <w:lang w:val="en-US"/>
        </w:rPr>
        <w:t>(</w:t>
      </w:r>
      <w:r w:rsidRPr="00941F06">
        <w:rPr>
          <w:rFonts w:ascii="Consolas" w:eastAsia="Times New Roman" w:hAnsi="Consolas" w:cs="Times New Roman"/>
          <w:color w:val="B5CEA8"/>
          <w:sz w:val="21"/>
          <w:szCs w:val="21"/>
          <w:lang w:val="en-US"/>
        </w:rPr>
        <w:t>11</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NOT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NULL</w:t>
      </w:r>
      <w:r w:rsidRPr="00941F06">
        <w:rPr>
          <w:rFonts w:ascii="Consolas" w:eastAsia="Times New Roman" w:hAnsi="Consolas" w:cs="Times New Roman"/>
          <w:color w:val="D4D4D4"/>
          <w:sz w:val="21"/>
          <w:szCs w:val="21"/>
          <w:lang w:val="en-US"/>
        </w:rPr>
        <w:t>,</w:t>
      </w:r>
    </w:p>
    <w:p w14:paraId="38CC1F81" w14:textId="10A43A90" w:rsidR="00941F06" w:rsidRPr="00941F06" w:rsidRDefault="00867800"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Pr>
          <w:rFonts w:ascii="Consolas" w:eastAsia="Times New Roman" w:hAnsi="Consolas" w:cs="Times New Roman"/>
          <w:color w:val="D4D4D4"/>
          <w:sz w:val="21"/>
          <w:szCs w:val="21"/>
          <w:lang w:val="en-US"/>
        </w:rPr>
        <w:t> </w:t>
      </w:r>
    </w:p>
    <w:p w14:paraId="09E17BAC"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`product_title`</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varchar</w:t>
      </w:r>
      <w:r w:rsidRPr="00941F06">
        <w:rPr>
          <w:rFonts w:ascii="Consolas" w:eastAsia="Times New Roman" w:hAnsi="Consolas" w:cs="Times New Roman"/>
          <w:color w:val="D4D4D4"/>
          <w:sz w:val="21"/>
          <w:szCs w:val="21"/>
          <w:lang w:val="en-US"/>
        </w:rPr>
        <w:t>(</w:t>
      </w:r>
      <w:r w:rsidRPr="00941F06">
        <w:rPr>
          <w:rFonts w:ascii="Consolas" w:eastAsia="Times New Roman" w:hAnsi="Consolas" w:cs="Times New Roman"/>
          <w:color w:val="B5CEA8"/>
          <w:sz w:val="21"/>
          <w:szCs w:val="21"/>
          <w:lang w:val="en-US"/>
        </w:rPr>
        <w:t>255</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NOT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NULL</w:t>
      </w:r>
      <w:r w:rsidRPr="00941F06">
        <w:rPr>
          <w:rFonts w:ascii="Consolas" w:eastAsia="Times New Roman" w:hAnsi="Consolas" w:cs="Times New Roman"/>
          <w:color w:val="D4D4D4"/>
          <w:sz w:val="21"/>
          <w:szCs w:val="21"/>
          <w:lang w:val="en-US"/>
        </w:rPr>
        <w:t>,</w:t>
      </w:r>
    </w:p>
    <w:p w14:paraId="2A5226DD"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`product_price`</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int</w:t>
      </w:r>
      <w:r w:rsidRPr="00941F06">
        <w:rPr>
          <w:rFonts w:ascii="Consolas" w:eastAsia="Times New Roman" w:hAnsi="Consolas" w:cs="Times New Roman"/>
          <w:color w:val="D4D4D4"/>
          <w:sz w:val="21"/>
          <w:szCs w:val="21"/>
          <w:lang w:val="en-US"/>
        </w:rPr>
        <w:t>(</w:t>
      </w:r>
      <w:r w:rsidRPr="00941F06">
        <w:rPr>
          <w:rFonts w:ascii="Consolas" w:eastAsia="Times New Roman" w:hAnsi="Consolas" w:cs="Times New Roman"/>
          <w:color w:val="B5CEA8"/>
          <w:sz w:val="21"/>
          <w:szCs w:val="21"/>
          <w:lang w:val="en-US"/>
        </w:rPr>
        <w:t>100</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NOT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NULL</w:t>
      </w:r>
      <w:r w:rsidRPr="00941F06">
        <w:rPr>
          <w:rFonts w:ascii="Consolas" w:eastAsia="Times New Roman" w:hAnsi="Consolas" w:cs="Times New Roman"/>
          <w:color w:val="D4D4D4"/>
          <w:sz w:val="21"/>
          <w:szCs w:val="21"/>
          <w:lang w:val="en-US"/>
        </w:rPr>
        <w:t>,</w:t>
      </w:r>
    </w:p>
    <w:p w14:paraId="2CA9BAA9"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`product_qty`</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int</w:t>
      </w:r>
      <w:r w:rsidRPr="00941F06">
        <w:rPr>
          <w:rFonts w:ascii="Consolas" w:eastAsia="Times New Roman" w:hAnsi="Consolas" w:cs="Times New Roman"/>
          <w:color w:val="D4D4D4"/>
          <w:sz w:val="21"/>
          <w:szCs w:val="21"/>
          <w:lang w:val="en-US"/>
        </w:rPr>
        <w:t>(</w:t>
      </w:r>
      <w:r w:rsidRPr="00941F06">
        <w:rPr>
          <w:rFonts w:ascii="Consolas" w:eastAsia="Times New Roman" w:hAnsi="Consolas" w:cs="Times New Roman"/>
          <w:color w:val="B5CEA8"/>
          <w:sz w:val="21"/>
          <w:szCs w:val="21"/>
          <w:lang w:val="en-US"/>
        </w:rPr>
        <w:t>11</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NOT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NULL</w:t>
      </w:r>
      <w:r w:rsidRPr="00941F06">
        <w:rPr>
          <w:rFonts w:ascii="Consolas" w:eastAsia="Times New Roman" w:hAnsi="Consolas" w:cs="Times New Roman"/>
          <w:color w:val="D4D4D4"/>
          <w:sz w:val="21"/>
          <w:szCs w:val="21"/>
          <w:lang w:val="en-US"/>
        </w:rPr>
        <w:t>,</w:t>
      </w:r>
    </w:p>
    <w:p w14:paraId="066ABF16"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`product_desc`</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text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NOT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NULL</w:t>
      </w:r>
      <w:r w:rsidRPr="00941F06">
        <w:rPr>
          <w:rFonts w:ascii="Consolas" w:eastAsia="Times New Roman" w:hAnsi="Consolas" w:cs="Times New Roman"/>
          <w:color w:val="D4D4D4"/>
          <w:sz w:val="21"/>
          <w:szCs w:val="21"/>
          <w:lang w:val="en-US"/>
        </w:rPr>
        <w:t>,</w:t>
      </w:r>
    </w:p>
    <w:p w14:paraId="483172BA"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`product_image`</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text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NOT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NULL</w:t>
      </w:r>
      <w:r w:rsidRPr="00941F06">
        <w:rPr>
          <w:rFonts w:ascii="Consolas" w:eastAsia="Times New Roman" w:hAnsi="Consolas" w:cs="Times New Roman"/>
          <w:color w:val="D4D4D4"/>
          <w:sz w:val="21"/>
          <w:szCs w:val="21"/>
          <w:lang w:val="en-US"/>
        </w:rPr>
        <w:t>,</w:t>
      </w:r>
    </w:p>
    <w:p w14:paraId="2C0B2B34"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lastRenderedPageBreak/>
        <w:t xml:space="preserve">  </w:t>
      </w:r>
      <w:r w:rsidRPr="00941F06">
        <w:rPr>
          <w:rFonts w:ascii="Consolas" w:eastAsia="Times New Roman" w:hAnsi="Consolas" w:cs="Times New Roman"/>
          <w:color w:val="CE9178"/>
          <w:sz w:val="21"/>
          <w:szCs w:val="21"/>
          <w:lang w:val="en-US"/>
        </w:rPr>
        <w:t>`product_keywords`</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text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NOT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NULL</w:t>
      </w:r>
    </w:p>
    <w:p w14:paraId="4385375E"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ENGINE=InnoDB </w:t>
      </w:r>
      <w:r w:rsidRPr="00941F06">
        <w:rPr>
          <w:rFonts w:ascii="Consolas" w:eastAsia="Times New Roman" w:hAnsi="Consolas" w:cs="Times New Roman"/>
          <w:color w:val="569CD6"/>
          <w:sz w:val="21"/>
          <w:szCs w:val="21"/>
          <w:lang w:val="en-US"/>
        </w:rPr>
        <w:t>DEFAULT</w:t>
      </w:r>
      <w:r w:rsidRPr="00941F06">
        <w:rPr>
          <w:rFonts w:ascii="Consolas" w:eastAsia="Times New Roman" w:hAnsi="Consolas" w:cs="Times New Roman"/>
          <w:color w:val="D4D4D4"/>
          <w:sz w:val="21"/>
          <w:szCs w:val="21"/>
          <w:lang w:val="en-US"/>
        </w:rPr>
        <w:t xml:space="preserve"> CHARSET=latin1;</w:t>
      </w:r>
    </w:p>
    <w:p w14:paraId="68A9E3F1"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p>
    <w:p w14:paraId="589A89BD"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3BA2F4CC"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 Dumping data for table `products`</w:t>
      </w:r>
    </w:p>
    <w:p w14:paraId="7596077B"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17A9DD91"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p>
    <w:p w14:paraId="4A746266"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p>
    <w:p w14:paraId="6DEFCDE6"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 --------------------------------------------------------</w:t>
      </w:r>
    </w:p>
    <w:p w14:paraId="23BAF182"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p>
    <w:p w14:paraId="55CFD2EE"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20DBD1F9"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 Table structure for table `user_info`</w:t>
      </w:r>
    </w:p>
    <w:p w14:paraId="2C130B4F"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71A5A4F8"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p>
    <w:p w14:paraId="7AB6C509"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569CD6"/>
          <w:sz w:val="21"/>
          <w:szCs w:val="21"/>
          <w:lang w:val="en-US"/>
        </w:rPr>
        <w:t>CREATE</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TABLE</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`user_info`</w:t>
      </w:r>
      <w:r w:rsidRPr="00941F06">
        <w:rPr>
          <w:rFonts w:ascii="Consolas" w:eastAsia="Times New Roman" w:hAnsi="Consolas" w:cs="Times New Roman"/>
          <w:color w:val="D4D4D4"/>
          <w:sz w:val="21"/>
          <w:szCs w:val="21"/>
          <w:lang w:val="en-US"/>
        </w:rPr>
        <w:t xml:space="preserve"> (</w:t>
      </w:r>
    </w:p>
    <w:p w14:paraId="50B1EFB7"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`user_id`</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int</w:t>
      </w:r>
      <w:r w:rsidRPr="00941F06">
        <w:rPr>
          <w:rFonts w:ascii="Consolas" w:eastAsia="Times New Roman" w:hAnsi="Consolas" w:cs="Times New Roman"/>
          <w:color w:val="D4D4D4"/>
          <w:sz w:val="21"/>
          <w:szCs w:val="21"/>
          <w:lang w:val="en-US"/>
        </w:rPr>
        <w:t>(</w:t>
      </w:r>
      <w:r w:rsidRPr="00941F06">
        <w:rPr>
          <w:rFonts w:ascii="Consolas" w:eastAsia="Times New Roman" w:hAnsi="Consolas" w:cs="Times New Roman"/>
          <w:color w:val="B5CEA8"/>
          <w:sz w:val="21"/>
          <w:szCs w:val="21"/>
          <w:lang w:val="en-US"/>
        </w:rPr>
        <w:t>10</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NOT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NULL</w:t>
      </w:r>
      <w:r w:rsidRPr="00941F06">
        <w:rPr>
          <w:rFonts w:ascii="Consolas" w:eastAsia="Times New Roman" w:hAnsi="Consolas" w:cs="Times New Roman"/>
          <w:color w:val="D4D4D4"/>
          <w:sz w:val="21"/>
          <w:szCs w:val="21"/>
          <w:lang w:val="en-US"/>
        </w:rPr>
        <w:t>,</w:t>
      </w:r>
    </w:p>
    <w:p w14:paraId="55462CA6"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`first_name`</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varchar</w:t>
      </w:r>
      <w:r w:rsidRPr="00941F06">
        <w:rPr>
          <w:rFonts w:ascii="Consolas" w:eastAsia="Times New Roman" w:hAnsi="Consolas" w:cs="Times New Roman"/>
          <w:color w:val="D4D4D4"/>
          <w:sz w:val="21"/>
          <w:szCs w:val="21"/>
          <w:lang w:val="en-US"/>
        </w:rPr>
        <w:t>(</w:t>
      </w:r>
      <w:r w:rsidRPr="00941F06">
        <w:rPr>
          <w:rFonts w:ascii="Consolas" w:eastAsia="Times New Roman" w:hAnsi="Consolas" w:cs="Times New Roman"/>
          <w:color w:val="B5CEA8"/>
          <w:sz w:val="21"/>
          <w:szCs w:val="21"/>
          <w:lang w:val="en-US"/>
        </w:rPr>
        <w:t>100</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NOT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NULL</w:t>
      </w:r>
      <w:r w:rsidRPr="00941F06">
        <w:rPr>
          <w:rFonts w:ascii="Consolas" w:eastAsia="Times New Roman" w:hAnsi="Consolas" w:cs="Times New Roman"/>
          <w:color w:val="D4D4D4"/>
          <w:sz w:val="21"/>
          <w:szCs w:val="21"/>
          <w:lang w:val="en-US"/>
        </w:rPr>
        <w:t>,</w:t>
      </w:r>
    </w:p>
    <w:p w14:paraId="002BCF19"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`last_name`</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varchar</w:t>
      </w:r>
      <w:r w:rsidRPr="00941F06">
        <w:rPr>
          <w:rFonts w:ascii="Consolas" w:eastAsia="Times New Roman" w:hAnsi="Consolas" w:cs="Times New Roman"/>
          <w:color w:val="D4D4D4"/>
          <w:sz w:val="21"/>
          <w:szCs w:val="21"/>
          <w:lang w:val="en-US"/>
        </w:rPr>
        <w:t>(</w:t>
      </w:r>
      <w:r w:rsidRPr="00941F06">
        <w:rPr>
          <w:rFonts w:ascii="Consolas" w:eastAsia="Times New Roman" w:hAnsi="Consolas" w:cs="Times New Roman"/>
          <w:color w:val="B5CEA8"/>
          <w:sz w:val="21"/>
          <w:szCs w:val="21"/>
          <w:lang w:val="en-US"/>
        </w:rPr>
        <w:t>100</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NOT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NULL</w:t>
      </w:r>
      <w:r w:rsidRPr="00941F06">
        <w:rPr>
          <w:rFonts w:ascii="Consolas" w:eastAsia="Times New Roman" w:hAnsi="Consolas" w:cs="Times New Roman"/>
          <w:color w:val="D4D4D4"/>
          <w:sz w:val="21"/>
          <w:szCs w:val="21"/>
          <w:lang w:val="en-US"/>
        </w:rPr>
        <w:t>,</w:t>
      </w:r>
    </w:p>
    <w:p w14:paraId="2BB4B00D"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`email`</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varchar</w:t>
      </w:r>
      <w:r w:rsidRPr="00941F06">
        <w:rPr>
          <w:rFonts w:ascii="Consolas" w:eastAsia="Times New Roman" w:hAnsi="Consolas" w:cs="Times New Roman"/>
          <w:color w:val="D4D4D4"/>
          <w:sz w:val="21"/>
          <w:szCs w:val="21"/>
          <w:lang w:val="en-US"/>
        </w:rPr>
        <w:t>(</w:t>
      </w:r>
      <w:r w:rsidRPr="00941F06">
        <w:rPr>
          <w:rFonts w:ascii="Consolas" w:eastAsia="Times New Roman" w:hAnsi="Consolas" w:cs="Times New Roman"/>
          <w:color w:val="B5CEA8"/>
          <w:sz w:val="21"/>
          <w:szCs w:val="21"/>
          <w:lang w:val="en-US"/>
        </w:rPr>
        <w:t>300</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NOT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NULL</w:t>
      </w:r>
      <w:r w:rsidRPr="00941F06">
        <w:rPr>
          <w:rFonts w:ascii="Consolas" w:eastAsia="Times New Roman" w:hAnsi="Consolas" w:cs="Times New Roman"/>
          <w:color w:val="D4D4D4"/>
          <w:sz w:val="21"/>
          <w:szCs w:val="21"/>
          <w:lang w:val="en-US"/>
        </w:rPr>
        <w:t>,</w:t>
      </w:r>
    </w:p>
    <w:p w14:paraId="4DD29E84"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`password`</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varchar</w:t>
      </w:r>
      <w:r w:rsidRPr="00941F06">
        <w:rPr>
          <w:rFonts w:ascii="Consolas" w:eastAsia="Times New Roman" w:hAnsi="Consolas" w:cs="Times New Roman"/>
          <w:color w:val="D4D4D4"/>
          <w:sz w:val="21"/>
          <w:szCs w:val="21"/>
          <w:lang w:val="en-US"/>
        </w:rPr>
        <w:t>(</w:t>
      </w:r>
      <w:r w:rsidRPr="00941F06">
        <w:rPr>
          <w:rFonts w:ascii="Consolas" w:eastAsia="Times New Roman" w:hAnsi="Consolas" w:cs="Times New Roman"/>
          <w:color w:val="B5CEA8"/>
          <w:sz w:val="21"/>
          <w:szCs w:val="21"/>
          <w:lang w:val="en-US"/>
        </w:rPr>
        <w:t>300</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NOT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NULL</w:t>
      </w:r>
      <w:r w:rsidRPr="00941F06">
        <w:rPr>
          <w:rFonts w:ascii="Consolas" w:eastAsia="Times New Roman" w:hAnsi="Consolas" w:cs="Times New Roman"/>
          <w:color w:val="D4D4D4"/>
          <w:sz w:val="21"/>
          <w:szCs w:val="21"/>
          <w:lang w:val="en-US"/>
        </w:rPr>
        <w:t>,</w:t>
      </w:r>
    </w:p>
    <w:p w14:paraId="2418143B"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`mobile`</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varchar</w:t>
      </w:r>
      <w:r w:rsidRPr="00941F06">
        <w:rPr>
          <w:rFonts w:ascii="Consolas" w:eastAsia="Times New Roman" w:hAnsi="Consolas" w:cs="Times New Roman"/>
          <w:color w:val="D4D4D4"/>
          <w:sz w:val="21"/>
          <w:szCs w:val="21"/>
          <w:lang w:val="en-US"/>
        </w:rPr>
        <w:t>(</w:t>
      </w:r>
      <w:r w:rsidRPr="00941F06">
        <w:rPr>
          <w:rFonts w:ascii="Consolas" w:eastAsia="Times New Roman" w:hAnsi="Consolas" w:cs="Times New Roman"/>
          <w:color w:val="B5CEA8"/>
          <w:sz w:val="21"/>
          <w:szCs w:val="21"/>
          <w:lang w:val="en-US"/>
        </w:rPr>
        <w:t>10</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NOT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NULL</w:t>
      </w:r>
      <w:r w:rsidRPr="00941F06">
        <w:rPr>
          <w:rFonts w:ascii="Consolas" w:eastAsia="Times New Roman" w:hAnsi="Consolas" w:cs="Times New Roman"/>
          <w:color w:val="D4D4D4"/>
          <w:sz w:val="21"/>
          <w:szCs w:val="21"/>
          <w:lang w:val="en-US"/>
        </w:rPr>
        <w:t>,</w:t>
      </w:r>
    </w:p>
    <w:p w14:paraId="4ACCF2F3"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`address1`</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varchar</w:t>
      </w:r>
      <w:r w:rsidRPr="00941F06">
        <w:rPr>
          <w:rFonts w:ascii="Consolas" w:eastAsia="Times New Roman" w:hAnsi="Consolas" w:cs="Times New Roman"/>
          <w:color w:val="D4D4D4"/>
          <w:sz w:val="21"/>
          <w:szCs w:val="21"/>
          <w:lang w:val="en-US"/>
        </w:rPr>
        <w:t>(</w:t>
      </w:r>
      <w:r w:rsidRPr="00941F06">
        <w:rPr>
          <w:rFonts w:ascii="Consolas" w:eastAsia="Times New Roman" w:hAnsi="Consolas" w:cs="Times New Roman"/>
          <w:color w:val="B5CEA8"/>
          <w:sz w:val="21"/>
          <w:szCs w:val="21"/>
          <w:lang w:val="en-US"/>
        </w:rPr>
        <w:t>300</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NOT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NULL</w:t>
      </w:r>
      <w:r w:rsidRPr="00941F06">
        <w:rPr>
          <w:rFonts w:ascii="Consolas" w:eastAsia="Times New Roman" w:hAnsi="Consolas" w:cs="Times New Roman"/>
          <w:color w:val="D4D4D4"/>
          <w:sz w:val="21"/>
          <w:szCs w:val="21"/>
          <w:lang w:val="en-US"/>
        </w:rPr>
        <w:t>,</w:t>
      </w:r>
    </w:p>
    <w:p w14:paraId="3391341D"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`address2`</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varchar</w:t>
      </w:r>
      <w:r w:rsidRPr="00941F06">
        <w:rPr>
          <w:rFonts w:ascii="Consolas" w:eastAsia="Times New Roman" w:hAnsi="Consolas" w:cs="Times New Roman"/>
          <w:color w:val="D4D4D4"/>
          <w:sz w:val="21"/>
          <w:szCs w:val="21"/>
          <w:lang w:val="en-US"/>
        </w:rPr>
        <w:t>(</w:t>
      </w:r>
      <w:r w:rsidRPr="00941F06">
        <w:rPr>
          <w:rFonts w:ascii="Consolas" w:eastAsia="Times New Roman" w:hAnsi="Consolas" w:cs="Times New Roman"/>
          <w:color w:val="B5CEA8"/>
          <w:sz w:val="21"/>
          <w:szCs w:val="21"/>
          <w:lang w:val="en-US"/>
        </w:rPr>
        <w:t>11</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NOT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NULL</w:t>
      </w:r>
    </w:p>
    <w:p w14:paraId="6488FC39"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ENGINE=InnoDB </w:t>
      </w:r>
      <w:r w:rsidRPr="00941F06">
        <w:rPr>
          <w:rFonts w:ascii="Consolas" w:eastAsia="Times New Roman" w:hAnsi="Consolas" w:cs="Times New Roman"/>
          <w:color w:val="569CD6"/>
          <w:sz w:val="21"/>
          <w:szCs w:val="21"/>
          <w:lang w:val="en-US"/>
        </w:rPr>
        <w:t>DEFAULT</w:t>
      </w:r>
      <w:r w:rsidRPr="00941F06">
        <w:rPr>
          <w:rFonts w:ascii="Consolas" w:eastAsia="Times New Roman" w:hAnsi="Consolas" w:cs="Times New Roman"/>
          <w:color w:val="D4D4D4"/>
          <w:sz w:val="21"/>
          <w:szCs w:val="21"/>
          <w:lang w:val="en-US"/>
        </w:rPr>
        <w:t xml:space="preserve"> CHARSET=latin1;</w:t>
      </w:r>
    </w:p>
    <w:p w14:paraId="7640FFAE"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p>
    <w:p w14:paraId="369DA269"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6F708576"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4ABCE638"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569CD6"/>
          <w:sz w:val="21"/>
          <w:szCs w:val="21"/>
          <w:lang w:val="en-US"/>
        </w:rPr>
        <w:t>ALTER</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TABLE</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`admin`</w:t>
      </w:r>
    </w:p>
    <w:p w14:paraId="4BD8D0FA"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ADD</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PRIMARY</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KEY</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`id`</w:t>
      </w:r>
      <w:r w:rsidRPr="00941F06">
        <w:rPr>
          <w:rFonts w:ascii="Consolas" w:eastAsia="Times New Roman" w:hAnsi="Consolas" w:cs="Times New Roman"/>
          <w:color w:val="D4D4D4"/>
          <w:sz w:val="21"/>
          <w:szCs w:val="21"/>
          <w:lang w:val="en-US"/>
        </w:rPr>
        <w:t>),</w:t>
      </w:r>
    </w:p>
    <w:p w14:paraId="57D5F078"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ADD</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UNIQUE</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KEY</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`email`</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`email`</w:t>
      </w:r>
      <w:r w:rsidRPr="00941F06">
        <w:rPr>
          <w:rFonts w:ascii="Consolas" w:eastAsia="Times New Roman" w:hAnsi="Consolas" w:cs="Times New Roman"/>
          <w:color w:val="D4D4D4"/>
          <w:sz w:val="21"/>
          <w:szCs w:val="21"/>
          <w:lang w:val="en-US"/>
        </w:rPr>
        <w:t>);</w:t>
      </w:r>
    </w:p>
    <w:p w14:paraId="457709C7"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p>
    <w:p w14:paraId="02BEFD80"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1B863A89"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05557661"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3AAB1013"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569CD6"/>
          <w:sz w:val="21"/>
          <w:szCs w:val="21"/>
          <w:lang w:val="en-US"/>
        </w:rPr>
        <w:t>ALTER</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TABLE</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`cart`</w:t>
      </w:r>
    </w:p>
    <w:p w14:paraId="4F948284"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ADD</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PRIMARY</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KEY</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`id`</w:t>
      </w:r>
      <w:r w:rsidRPr="00941F06">
        <w:rPr>
          <w:rFonts w:ascii="Consolas" w:eastAsia="Times New Roman" w:hAnsi="Consolas" w:cs="Times New Roman"/>
          <w:color w:val="D4D4D4"/>
          <w:sz w:val="21"/>
          <w:szCs w:val="21"/>
          <w:lang w:val="en-US"/>
        </w:rPr>
        <w:t>);</w:t>
      </w:r>
    </w:p>
    <w:p w14:paraId="0F5FE516"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p>
    <w:p w14:paraId="6CE43C61"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0AED48B5"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 Indexes for table `categories`</w:t>
      </w:r>
    </w:p>
    <w:p w14:paraId="4C0AF7C8"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5BD09E0E"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569CD6"/>
          <w:sz w:val="21"/>
          <w:szCs w:val="21"/>
          <w:lang w:val="en-US"/>
        </w:rPr>
        <w:t>ALTER</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TABLE</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`categories`</w:t>
      </w:r>
    </w:p>
    <w:p w14:paraId="6D4C563A"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ADD</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PRIMARY</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KEY</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`cat_id`</w:t>
      </w:r>
      <w:r w:rsidRPr="00941F06">
        <w:rPr>
          <w:rFonts w:ascii="Consolas" w:eastAsia="Times New Roman" w:hAnsi="Consolas" w:cs="Times New Roman"/>
          <w:color w:val="D4D4D4"/>
          <w:sz w:val="21"/>
          <w:szCs w:val="21"/>
          <w:lang w:val="en-US"/>
        </w:rPr>
        <w:t>);</w:t>
      </w:r>
    </w:p>
    <w:p w14:paraId="2494D26D"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p>
    <w:p w14:paraId="7C59740A"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0EC598AD"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 Indexes for table `orders`</w:t>
      </w:r>
    </w:p>
    <w:p w14:paraId="4D7ECDD5"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14AB4BEF"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569CD6"/>
          <w:sz w:val="21"/>
          <w:szCs w:val="21"/>
          <w:lang w:val="en-US"/>
        </w:rPr>
        <w:t>ALTER</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TABLE</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`orders`</w:t>
      </w:r>
    </w:p>
    <w:p w14:paraId="0A8CC45A"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ADD</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PRIMARY</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KEY</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`order_id`</w:t>
      </w:r>
      <w:r w:rsidRPr="00941F06">
        <w:rPr>
          <w:rFonts w:ascii="Consolas" w:eastAsia="Times New Roman" w:hAnsi="Consolas" w:cs="Times New Roman"/>
          <w:color w:val="D4D4D4"/>
          <w:sz w:val="21"/>
          <w:szCs w:val="21"/>
          <w:lang w:val="en-US"/>
        </w:rPr>
        <w:t>);</w:t>
      </w:r>
    </w:p>
    <w:p w14:paraId="555570D5"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p>
    <w:p w14:paraId="49D687CD"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462496F1"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 Indexes for table `products`</w:t>
      </w:r>
    </w:p>
    <w:p w14:paraId="04BF82BB"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4206F7FB"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569CD6"/>
          <w:sz w:val="21"/>
          <w:szCs w:val="21"/>
          <w:lang w:val="en-US"/>
        </w:rPr>
        <w:t>ALTER</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TABLE</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`products`</w:t>
      </w:r>
    </w:p>
    <w:p w14:paraId="20642CEE"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ADD</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PRIMARY</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KEY</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`product_id`</w:t>
      </w:r>
      <w:r w:rsidRPr="00941F06">
        <w:rPr>
          <w:rFonts w:ascii="Consolas" w:eastAsia="Times New Roman" w:hAnsi="Consolas" w:cs="Times New Roman"/>
          <w:color w:val="D4D4D4"/>
          <w:sz w:val="21"/>
          <w:szCs w:val="21"/>
          <w:lang w:val="en-US"/>
        </w:rPr>
        <w:t>),</w:t>
      </w:r>
    </w:p>
    <w:p w14:paraId="3E1C6AA5"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ADD</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KEY</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`fk_product_cat`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`product_cat`</w:t>
      </w:r>
      <w:r w:rsidRPr="00941F06">
        <w:rPr>
          <w:rFonts w:ascii="Consolas" w:eastAsia="Times New Roman" w:hAnsi="Consolas" w:cs="Times New Roman"/>
          <w:color w:val="D4D4D4"/>
          <w:sz w:val="21"/>
          <w:szCs w:val="21"/>
          <w:lang w:val="en-US"/>
        </w:rPr>
        <w:t>),</w:t>
      </w:r>
    </w:p>
    <w:p w14:paraId="61E397ED" w14:textId="6C63324E" w:rsidR="00941F06" w:rsidRPr="00941F06" w:rsidRDefault="00941F06" w:rsidP="00E15603">
      <w:pPr>
        <w:pStyle w:val="ListParagraph"/>
        <w:shd w:val="clear" w:color="auto" w:fill="1E1E1E"/>
        <w:spacing w:after="0" w:line="285" w:lineRule="atLeast"/>
        <w:ind w:left="360"/>
        <w:rPr>
          <w:rFonts w:ascii="Consolas" w:eastAsia="Times New Roman" w:hAnsi="Consolas" w:cs="Times New Roman"/>
          <w:color w:val="D4D4D4"/>
          <w:sz w:val="21"/>
          <w:szCs w:val="21"/>
          <w:lang w:val="en-US"/>
        </w:rPr>
      </w:pPr>
    </w:p>
    <w:p w14:paraId="73485A80"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39C4E6EC"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 Indexes for table `user_info`</w:t>
      </w:r>
    </w:p>
    <w:p w14:paraId="51DBC07A"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7673F2DE"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569CD6"/>
          <w:sz w:val="21"/>
          <w:szCs w:val="21"/>
          <w:lang w:val="en-US"/>
        </w:rPr>
        <w:t>ALTER</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TABLE</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`user_info`</w:t>
      </w:r>
    </w:p>
    <w:p w14:paraId="593913BA"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ADD</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PRIMARY</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KEY</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`user_id`</w:t>
      </w:r>
      <w:r w:rsidRPr="00941F06">
        <w:rPr>
          <w:rFonts w:ascii="Consolas" w:eastAsia="Times New Roman" w:hAnsi="Consolas" w:cs="Times New Roman"/>
          <w:color w:val="D4D4D4"/>
          <w:sz w:val="21"/>
          <w:szCs w:val="21"/>
          <w:lang w:val="en-US"/>
        </w:rPr>
        <w:t>);</w:t>
      </w:r>
    </w:p>
    <w:p w14:paraId="7DB6A1C1"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p>
    <w:p w14:paraId="62686B7D"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5AF07659"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 AUTO_INCREMENT for dumped tables</w:t>
      </w:r>
    </w:p>
    <w:p w14:paraId="55F9094D"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4DE6A810"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p>
    <w:p w14:paraId="24CA4688"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7F008547"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 AUTO_INCREMENT for table `admin`</w:t>
      </w:r>
    </w:p>
    <w:p w14:paraId="5205E5A2"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474766F8"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569CD6"/>
          <w:sz w:val="21"/>
          <w:szCs w:val="21"/>
          <w:lang w:val="en-US"/>
        </w:rPr>
        <w:t>ALTER</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TABLE</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`admin`</w:t>
      </w:r>
    </w:p>
    <w:p w14:paraId="1946203F"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MODIFY</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`id`</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int</w:t>
      </w:r>
      <w:r w:rsidRPr="00941F06">
        <w:rPr>
          <w:rFonts w:ascii="Consolas" w:eastAsia="Times New Roman" w:hAnsi="Consolas" w:cs="Times New Roman"/>
          <w:color w:val="D4D4D4"/>
          <w:sz w:val="21"/>
          <w:szCs w:val="21"/>
          <w:lang w:val="en-US"/>
        </w:rPr>
        <w:t>(</w:t>
      </w:r>
      <w:r w:rsidRPr="00941F06">
        <w:rPr>
          <w:rFonts w:ascii="Consolas" w:eastAsia="Times New Roman" w:hAnsi="Consolas" w:cs="Times New Roman"/>
          <w:color w:val="B5CEA8"/>
          <w:sz w:val="21"/>
          <w:szCs w:val="21"/>
          <w:lang w:val="en-US"/>
        </w:rPr>
        <w:t>11</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NOT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NULL</w:t>
      </w:r>
      <w:r w:rsidRPr="00941F06">
        <w:rPr>
          <w:rFonts w:ascii="Consolas" w:eastAsia="Times New Roman" w:hAnsi="Consolas" w:cs="Times New Roman"/>
          <w:color w:val="D4D4D4"/>
          <w:sz w:val="21"/>
          <w:szCs w:val="21"/>
          <w:lang w:val="en-US"/>
        </w:rPr>
        <w:t xml:space="preserve"> AUTO_INCREMENT, AUTO_INCREMENT=</w:t>
      </w:r>
      <w:r w:rsidRPr="00941F06">
        <w:rPr>
          <w:rFonts w:ascii="Consolas" w:eastAsia="Times New Roman" w:hAnsi="Consolas" w:cs="Times New Roman"/>
          <w:color w:val="B5CEA8"/>
          <w:sz w:val="21"/>
          <w:szCs w:val="21"/>
          <w:lang w:val="en-US"/>
        </w:rPr>
        <w:t>9</w:t>
      </w:r>
      <w:r w:rsidRPr="00941F06">
        <w:rPr>
          <w:rFonts w:ascii="Consolas" w:eastAsia="Times New Roman" w:hAnsi="Consolas" w:cs="Times New Roman"/>
          <w:color w:val="D4D4D4"/>
          <w:sz w:val="21"/>
          <w:szCs w:val="21"/>
          <w:lang w:val="en-US"/>
        </w:rPr>
        <w:t>;</w:t>
      </w:r>
    </w:p>
    <w:p w14:paraId="324FD6CC"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2BE35617"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4B6A8254"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 AUTO_INCREMENT for table `cart`</w:t>
      </w:r>
    </w:p>
    <w:p w14:paraId="50169F6A"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0EEE899E"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569CD6"/>
          <w:sz w:val="21"/>
          <w:szCs w:val="21"/>
          <w:lang w:val="en-US"/>
        </w:rPr>
        <w:t>ALTER</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TABLE</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`cart`</w:t>
      </w:r>
    </w:p>
    <w:p w14:paraId="70221949"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MODIFY</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`id`</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int</w:t>
      </w:r>
      <w:r w:rsidRPr="00941F06">
        <w:rPr>
          <w:rFonts w:ascii="Consolas" w:eastAsia="Times New Roman" w:hAnsi="Consolas" w:cs="Times New Roman"/>
          <w:color w:val="D4D4D4"/>
          <w:sz w:val="21"/>
          <w:szCs w:val="21"/>
          <w:lang w:val="en-US"/>
        </w:rPr>
        <w:t>(</w:t>
      </w:r>
      <w:r w:rsidRPr="00941F06">
        <w:rPr>
          <w:rFonts w:ascii="Consolas" w:eastAsia="Times New Roman" w:hAnsi="Consolas" w:cs="Times New Roman"/>
          <w:color w:val="B5CEA8"/>
          <w:sz w:val="21"/>
          <w:szCs w:val="21"/>
          <w:lang w:val="en-US"/>
        </w:rPr>
        <w:t>10</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NOT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NULL</w:t>
      </w:r>
      <w:r w:rsidRPr="00941F06">
        <w:rPr>
          <w:rFonts w:ascii="Consolas" w:eastAsia="Times New Roman" w:hAnsi="Consolas" w:cs="Times New Roman"/>
          <w:color w:val="D4D4D4"/>
          <w:sz w:val="21"/>
          <w:szCs w:val="21"/>
          <w:lang w:val="en-US"/>
        </w:rPr>
        <w:t xml:space="preserve"> AUTO_INCREMENT, AUTO_INCREMENT=</w:t>
      </w:r>
      <w:r w:rsidRPr="00941F06">
        <w:rPr>
          <w:rFonts w:ascii="Consolas" w:eastAsia="Times New Roman" w:hAnsi="Consolas" w:cs="Times New Roman"/>
          <w:color w:val="B5CEA8"/>
          <w:sz w:val="21"/>
          <w:szCs w:val="21"/>
          <w:lang w:val="en-US"/>
        </w:rPr>
        <w:t>2</w:t>
      </w:r>
      <w:r w:rsidRPr="00941F06">
        <w:rPr>
          <w:rFonts w:ascii="Consolas" w:eastAsia="Times New Roman" w:hAnsi="Consolas" w:cs="Times New Roman"/>
          <w:color w:val="D4D4D4"/>
          <w:sz w:val="21"/>
          <w:szCs w:val="21"/>
          <w:lang w:val="en-US"/>
        </w:rPr>
        <w:t>;</w:t>
      </w:r>
    </w:p>
    <w:p w14:paraId="6730E9C6"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5A852C44"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 AUTO_INCREMENT for table `categories`</w:t>
      </w:r>
    </w:p>
    <w:p w14:paraId="420016A7"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1871D85E"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569CD6"/>
          <w:sz w:val="21"/>
          <w:szCs w:val="21"/>
          <w:lang w:val="en-US"/>
        </w:rPr>
        <w:t>ALTER</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TABLE</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`categories`</w:t>
      </w:r>
    </w:p>
    <w:p w14:paraId="62863D80"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MODIFY</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`cat_id`</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int</w:t>
      </w:r>
      <w:r w:rsidRPr="00941F06">
        <w:rPr>
          <w:rFonts w:ascii="Consolas" w:eastAsia="Times New Roman" w:hAnsi="Consolas" w:cs="Times New Roman"/>
          <w:color w:val="D4D4D4"/>
          <w:sz w:val="21"/>
          <w:szCs w:val="21"/>
          <w:lang w:val="en-US"/>
        </w:rPr>
        <w:t>(</w:t>
      </w:r>
      <w:r w:rsidRPr="00941F06">
        <w:rPr>
          <w:rFonts w:ascii="Consolas" w:eastAsia="Times New Roman" w:hAnsi="Consolas" w:cs="Times New Roman"/>
          <w:color w:val="B5CEA8"/>
          <w:sz w:val="21"/>
          <w:szCs w:val="21"/>
          <w:lang w:val="en-US"/>
        </w:rPr>
        <w:t>100</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NOT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NULL</w:t>
      </w:r>
      <w:r w:rsidRPr="00941F06">
        <w:rPr>
          <w:rFonts w:ascii="Consolas" w:eastAsia="Times New Roman" w:hAnsi="Consolas" w:cs="Times New Roman"/>
          <w:color w:val="D4D4D4"/>
          <w:sz w:val="21"/>
          <w:szCs w:val="21"/>
          <w:lang w:val="en-US"/>
        </w:rPr>
        <w:t xml:space="preserve"> AUTO_INCREMENT, AUTO_INCREMENT=</w:t>
      </w:r>
      <w:r w:rsidRPr="00941F06">
        <w:rPr>
          <w:rFonts w:ascii="Consolas" w:eastAsia="Times New Roman" w:hAnsi="Consolas" w:cs="Times New Roman"/>
          <w:color w:val="B5CEA8"/>
          <w:sz w:val="21"/>
          <w:szCs w:val="21"/>
          <w:lang w:val="en-US"/>
        </w:rPr>
        <w:t>15</w:t>
      </w:r>
      <w:r w:rsidRPr="00941F06">
        <w:rPr>
          <w:rFonts w:ascii="Consolas" w:eastAsia="Times New Roman" w:hAnsi="Consolas" w:cs="Times New Roman"/>
          <w:color w:val="D4D4D4"/>
          <w:sz w:val="21"/>
          <w:szCs w:val="21"/>
          <w:lang w:val="en-US"/>
        </w:rPr>
        <w:t>;</w:t>
      </w:r>
    </w:p>
    <w:p w14:paraId="52F24FE9"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34F07383"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 AUTO_INCREMENT for table `orders`</w:t>
      </w:r>
    </w:p>
    <w:p w14:paraId="078C4894"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2BC8FD08"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569CD6"/>
          <w:sz w:val="21"/>
          <w:szCs w:val="21"/>
          <w:lang w:val="en-US"/>
        </w:rPr>
        <w:t>ALTER</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TABLE</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`orders`</w:t>
      </w:r>
    </w:p>
    <w:p w14:paraId="589FD646"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MODIFY</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`order_id`</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int</w:t>
      </w:r>
      <w:r w:rsidRPr="00941F06">
        <w:rPr>
          <w:rFonts w:ascii="Consolas" w:eastAsia="Times New Roman" w:hAnsi="Consolas" w:cs="Times New Roman"/>
          <w:color w:val="D4D4D4"/>
          <w:sz w:val="21"/>
          <w:szCs w:val="21"/>
          <w:lang w:val="en-US"/>
        </w:rPr>
        <w:t>(</w:t>
      </w:r>
      <w:r w:rsidRPr="00941F06">
        <w:rPr>
          <w:rFonts w:ascii="Consolas" w:eastAsia="Times New Roman" w:hAnsi="Consolas" w:cs="Times New Roman"/>
          <w:color w:val="B5CEA8"/>
          <w:sz w:val="21"/>
          <w:szCs w:val="21"/>
          <w:lang w:val="en-US"/>
        </w:rPr>
        <w:t>11</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NOT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NULL</w:t>
      </w:r>
      <w:r w:rsidRPr="00941F06">
        <w:rPr>
          <w:rFonts w:ascii="Consolas" w:eastAsia="Times New Roman" w:hAnsi="Consolas" w:cs="Times New Roman"/>
          <w:color w:val="D4D4D4"/>
          <w:sz w:val="21"/>
          <w:szCs w:val="21"/>
          <w:lang w:val="en-US"/>
        </w:rPr>
        <w:t xml:space="preserve"> AUTO_INCREMENT, AUTO_INCREMENT=</w:t>
      </w:r>
      <w:r w:rsidRPr="00941F06">
        <w:rPr>
          <w:rFonts w:ascii="Consolas" w:eastAsia="Times New Roman" w:hAnsi="Consolas" w:cs="Times New Roman"/>
          <w:color w:val="B5CEA8"/>
          <w:sz w:val="21"/>
          <w:szCs w:val="21"/>
          <w:lang w:val="en-US"/>
        </w:rPr>
        <w:t>5</w:t>
      </w:r>
      <w:r w:rsidRPr="00941F06">
        <w:rPr>
          <w:rFonts w:ascii="Consolas" w:eastAsia="Times New Roman" w:hAnsi="Consolas" w:cs="Times New Roman"/>
          <w:color w:val="D4D4D4"/>
          <w:sz w:val="21"/>
          <w:szCs w:val="21"/>
          <w:lang w:val="en-US"/>
        </w:rPr>
        <w:t>;</w:t>
      </w:r>
    </w:p>
    <w:p w14:paraId="06EC2861"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2CD5C8C3"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 AUTO_INCREMENT for table `products`</w:t>
      </w:r>
    </w:p>
    <w:p w14:paraId="2083AB2C"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764A71A6"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569CD6"/>
          <w:sz w:val="21"/>
          <w:szCs w:val="21"/>
          <w:lang w:val="en-US"/>
        </w:rPr>
        <w:t>ALTER</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TABLE</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`products`</w:t>
      </w:r>
    </w:p>
    <w:p w14:paraId="20F6F620"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MODIFY</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`product_id`</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int</w:t>
      </w:r>
      <w:r w:rsidRPr="00941F06">
        <w:rPr>
          <w:rFonts w:ascii="Consolas" w:eastAsia="Times New Roman" w:hAnsi="Consolas" w:cs="Times New Roman"/>
          <w:color w:val="D4D4D4"/>
          <w:sz w:val="21"/>
          <w:szCs w:val="21"/>
          <w:lang w:val="en-US"/>
        </w:rPr>
        <w:t>(</w:t>
      </w:r>
      <w:r w:rsidRPr="00941F06">
        <w:rPr>
          <w:rFonts w:ascii="Consolas" w:eastAsia="Times New Roman" w:hAnsi="Consolas" w:cs="Times New Roman"/>
          <w:color w:val="B5CEA8"/>
          <w:sz w:val="21"/>
          <w:szCs w:val="21"/>
          <w:lang w:val="en-US"/>
        </w:rPr>
        <w:t>100</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NOT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NULL</w:t>
      </w:r>
      <w:r w:rsidRPr="00941F06">
        <w:rPr>
          <w:rFonts w:ascii="Consolas" w:eastAsia="Times New Roman" w:hAnsi="Consolas" w:cs="Times New Roman"/>
          <w:color w:val="D4D4D4"/>
          <w:sz w:val="21"/>
          <w:szCs w:val="21"/>
          <w:lang w:val="en-US"/>
        </w:rPr>
        <w:t xml:space="preserve"> AUTO_INCREMENT, AUTO_INCREMENT=</w:t>
      </w:r>
      <w:r w:rsidRPr="00941F06">
        <w:rPr>
          <w:rFonts w:ascii="Consolas" w:eastAsia="Times New Roman" w:hAnsi="Consolas" w:cs="Times New Roman"/>
          <w:color w:val="B5CEA8"/>
          <w:sz w:val="21"/>
          <w:szCs w:val="21"/>
          <w:lang w:val="en-US"/>
        </w:rPr>
        <w:t>21</w:t>
      </w:r>
      <w:r w:rsidRPr="00941F06">
        <w:rPr>
          <w:rFonts w:ascii="Consolas" w:eastAsia="Times New Roman" w:hAnsi="Consolas" w:cs="Times New Roman"/>
          <w:color w:val="D4D4D4"/>
          <w:sz w:val="21"/>
          <w:szCs w:val="21"/>
          <w:lang w:val="en-US"/>
        </w:rPr>
        <w:t>;</w:t>
      </w:r>
    </w:p>
    <w:p w14:paraId="3D4CF72D"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4CB3531C"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 AUTO_INCREMENT for table `user_info`</w:t>
      </w:r>
    </w:p>
    <w:p w14:paraId="16884A3E"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0594E3AD"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569CD6"/>
          <w:sz w:val="21"/>
          <w:szCs w:val="21"/>
          <w:lang w:val="en-US"/>
        </w:rPr>
        <w:lastRenderedPageBreak/>
        <w:t>ALTER</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TABLE</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`user_info`</w:t>
      </w:r>
    </w:p>
    <w:p w14:paraId="3BEF0B56"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MODIFY</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`user_id`</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int</w:t>
      </w:r>
      <w:r w:rsidRPr="00941F06">
        <w:rPr>
          <w:rFonts w:ascii="Consolas" w:eastAsia="Times New Roman" w:hAnsi="Consolas" w:cs="Times New Roman"/>
          <w:color w:val="D4D4D4"/>
          <w:sz w:val="21"/>
          <w:szCs w:val="21"/>
          <w:lang w:val="en-US"/>
        </w:rPr>
        <w:t>(</w:t>
      </w:r>
      <w:r w:rsidRPr="00941F06">
        <w:rPr>
          <w:rFonts w:ascii="Consolas" w:eastAsia="Times New Roman" w:hAnsi="Consolas" w:cs="Times New Roman"/>
          <w:color w:val="B5CEA8"/>
          <w:sz w:val="21"/>
          <w:szCs w:val="21"/>
          <w:lang w:val="en-US"/>
        </w:rPr>
        <w:t>10</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NOT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NULL</w:t>
      </w:r>
      <w:r w:rsidRPr="00941F06">
        <w:rPr>
          <w:rFonts w:ascii="Consolas" w:eastAsia="Times New Roman" w:hAnsi="Consolas" w:cs="Times New Roman"/>
          <w:color w:val="D4D4D4"/>
          <w:sz w:val="21"/>
          <w:szCs w:val="21"/>
          <w:lang w:val="en-US"/>
        </w:rPr>
        <w:t xml:space="preserve"> AUTO_INCREMENT, AUTO_INCREMENT=</w:t>
      </w:r>
      <w:r w:rsidRPr="00941F06">
        <w:rPr>
          <w:rFonts w:ascii="Consolas" w:eastAsia="Times New Roman" w:hAnsi="Consolas" w:cs="Times New Roman"/>
          <w:color w:val="B5CEA8"/>
          <w:sz w:val="21"/>
          <w:szCs w:val="21"/>
          <w:lang w:val="en-US"/>
        </w:rPr>
        <w:t>7</w:t>
      </w:r>
      <w:r w:rsidRPr="00941F06">
        <w:rPr>
          <w:rFonts w:ascii="Consolas" w:eastAsia="Times New Roman" w:hAnsi="Consolas" w:cs="Times New Roman"/>
          <w:color w:val="D4D4D4"/>
          <w:sz w:val="21"/>
          <w:szCs w:val="21"/>
          <w:lang w:val="en-US"/>
        </w:rPr>
        <w:t>;</w:t>
      </w:r>
    </w:p>
    <w:p w14:paraId="5C92B184"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02B0F58A"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 Constraints for dumped tables</w:t>
      </w:r>
    </w:p>
    <w:p w14:paraId="59C867C7"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7842236B"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p>
    <w:p w14:paraId="1C55C6D2"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21B91F03"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 Constraints for table `products`</w:t>
      </w:r>
    </w:p>
    <w:p w14:paraId="55E77CD2"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6A9955"/>
          <w:sz w:val="21"/>
          <w:szCs w:val="21"/>
          <w:lang w:val="en-US"/>
        </w:rPr>
        <w:t>--</w:t>
      </w:r>
    </w:p>
    <w:p w14:paraId="6E55CA9F" w14:textId="387B9E78" w:rsidR="00941F06" w:rsidRPr="00E15603" w:rsidRDefault="00941F06" w:rsidP="00E15603">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569CD6"/>
          <w:sz w:val="21"/>
          <w:szCs w:val="21"/>
          <w:lang w:val="en-US"/>
        </w:rPr>
        <w:t>ALTER</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TABLE</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`products`</w:t>
      </w:r>
    </w:p>
    <w:p w14:paraId="6C4B178A"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ADD</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CONSTRAINT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`fk_product_cat`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FOREIGN KEY</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`product_cat`</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569CD6"/>
          <w:sz w:val="21"/>
          <w:szCs w:val="21"/>
          <w:lang w:val="en-US"/>
        </w:rPr>
        <w:t>REFERENCES</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`categories`</w:t>
      </w:r>
      <w:r w:rsidRPr="00941F06">
        <w:rPr>
          <w:rFonts w:ascii="Consolas" w:eastAsia="Times New Roman" w:hAnsi="Consolas" w:cs="Times New Roman"/>
          <w:color w:val="D4D4D4"/>
          <w:sz w:val="21"/>
          <w:szCs w:val="21"/>
          <w:lang w:val="en-US"/>
        </w:rPr>
        <w:t xml:space="preserve"> (</w:t>
      </w:r>
      <w:r w:rsidRPr="00941F06">
        <w:rPr>
          <w:rFonts w:ascii="Consolas" w:eastAsia="Times New Roman" w:hAnsi="Consolas" w:cs="Times New Roman"/>
          <w:color w:val="CE9178"/>
          <w:sz w:val="21"/>
          <w:szCs w:val="21"/>
          <w:lang w:val="en-US"/>
        </w:rPr>
        <w:t>`cat_id`</w:t>
      </w:r>
      <w:r w:rsidRPr="00941F06">
        <w:rPr>
          <w:rFonts w:ascii="Consolas" w:eastAsia="Times New Roman" w:hAnsi="Consolas" w:cs="Times New Roman"/>
          <w:color w:val="D4D4D4"/>
          <w:sz w:val="21"/>
          <w:szCs w:val="21"/>
          <w:lang w:val="en-US"/>
        </w:rPr>
        <w:t>);</w:t>
      </w:r>
    </w:p>
    <w:p w14:paraId="17D30AFC" w14:textId="77777777" w:rsidR="00941F06" w:rsidRPr="00941F06" w:rsidRDefault="00941F06" w:rsidP="00941F06">
      <w:pPr>
        <w:pStyle w:val="ListParagraph"/>
        <w:numPr>
          <w:ilvl w:val="0"/>
          <w:numId w:val="24"/>
        </w:numPr>
        <w:shd w:val="clear" w:color="auto" w:fill="1E1E1E"/>
        <w:spacing w:after="0" w:line="285" w:lineRule="atLeast"/>
        <w:rPr>
          <w:rFonts w:ascii="Consolas" w:eastAsia="Times New Roman" w:hAnsi="Consolas" w:cs="Times New Roman"/>
          <w:color w:val="D4D4D4"/>
          <w:sz w:val="21"/>
          <w:szCs w:val="21"/>
          <w:lang w:val="en-US"/>
        </w:rPr>
      </w:pPr>
    </w:p>
    <w:p w14:paraId="5C7ED551" w14:textId="77777777" w:rsidR="00A147C0" w:rsidRPr="000A54A5" w:rsidRDefault="00A147C0" w:rsidP="00004E97">
      <w:pPr>
        <w:rPr>
          <w:rFonts w:ascii="Times New Roman" w:hAnsi="Times New Roman" w:cs="Times New Roman"/>
          <w:b/>
          <w:bCs/>
          <w:sz w:val="24"/>
          <w:szCs w:val="24"/>
        </w:rPr>
      </w:pPr>
    </w:p>
    <w:p w14:paraId="16121BCC" w14:textId="4201DCC2" w:rsidR="00E10813" w:rsidRPr="000A54A5" w:rsidRDefault="00E10813" w:rsidP="00184B82">
      <w:pPr>
        <w:pStyle w:val="Heading1"/>
        <w:jc w:val="center"/>
        <w:rPr>
          <w:rFonts w:ascii="Times New Roman" w:hAnsi="Times New Roman" w:cs="Times New Roman"/>
          <w:b/>
          <w:bCs/>
          <w:color w:val="auto"/>
          <w:sz w:val="24"/>
          <w:szCs w:val="24"/>
        </w:rPr>
      </w:pPr>
      <w:bookmarkStart w:id="334" w:name="_Toc109380183"/>
      <w:r w:rsidRPr="000A54A5">
        <w:rPr>
          <w:rFonts w:ascii="Times New Roman" w:hAnsi="Times New Roman" w:cs="Times New Roman"/>
          <w:b/>
          <w:bCs/>
          <w:color w:val="auto"/>
          <w:sz w:val="24"/>
          <w:szCs w:val="24"/>
        </w:rPr>
        <w:t>CHAPTER SEVEN</w:t>
      </w:r>
      <w:r w:rsidR="005C4D3C" w:rsidRPr="000A54A5">
        <w:rPr>
          <w:rFonts w:ascii="Times New Roman" w:hAnsi="Times New Roman" w:cs="Times New Roman"/>
          <w:b/>
          <w:bCs/>
          <w:color w:val="auto"/>
          <w:sz w:val="24"/>
          <w:szCs w:val="24"/>
        </w:rPr>
        <w:t xml:space="preserve"> - </w:t>
      </w:r>
      <w:r w:rsidRPr="000A54A5">
        <w:rPr>
          <w:rFonts w:ascii="Times New Roman" w:hAnsi="Times New Roman" w:cs="Times New Roman"/>
          <w:b/>
          <w:bCs/>
          <w:color w:val="auto"/>
          <w:sz w:val="24"/>
          <w:szCs w:val="24"/>
        </w:rPr>
        <w:t>TESTING</w:t>
      </w:r>
      <w:bookmarkEnd w:id="334"/>
    </w:p>
    <w:p w14:paraId="285269C0" w14:textId="17A5DA8E" w:rsidR="00E10813" w:rsidRPr="000A54A5" w:rsidRDefault="00E10813" w:rsidP="007C6D9B">
      <w:pPr>
        <w:pStyle w:val="Heading1"/>
        <w:jc w:val="both"/>
        <w:rPr>
          <w:rFonts w:ascii="Times New Roman" w:hAnsi="Times New Roman" w:cs="Times New Roman"/>
          <w:b/>
          <w:bCs/>
          <w:sz w:val="24"/>
          <w:szCs w:val="24"/>
        </w:rPr>
      </w:pPr>
      <w:bookmarkStart w:id="335" w:name="_Toc109380184"/>
      <w:r w:rsidRPr="000A54A5">
        <w:rPr>
          <w:rFonts w:ascii="Times New Roman" w:hAnsi="Times New Roman" w:cs="Times New Roman"/>
          <w:b/>
          <w:bCs/>
          <w:sz w:val="24"/>
          <w:szCs w:val="24"/>
        </w:rPr>
        <w:t>7.0 Introduction</w:t>
      </w:r>
      <w:bookmarkEnd w:id="335"/>
      <w:r w:rsidRPr="000A54A5">
        <w:rPr>
          <w:rFonts w:ascii="Times New Roman" w:hAnsi="Times New Roman" w:cs="Times New Roman"/>
          <w:b/>
          <w:bCs/>
          <w:sz w:val="24"/>
          <w:szCs w:val="24"/>
        </w:rPr>
        <w:t xml:space="preserve"> </w:t>
      </w:r>
    </w:p>
    <w:p w14:paraId="50BE30F5" w14:textId="5DA70B10" w:rsidR="0061063B" w:rsidRPr="000A54A5" w:rsidRDefault="002263B8" w:rsidP="002263B8">
      <w:pPr>
        <w:tabs>
          <w:tab w:val="left" w:pos="2895"/>
        </w:tabs>
        <w:rPr>
          <w:rFonts w:ascii="Times New Roman" w:hAnsi="Times New Roman" w:cs="Times New Roman"/>
          <w:sz w:val="24"/>
          <w:szCs w:val="24"/>
        </w:rPr>
      </w:pPr>
      <w:r>
        <w:rPr>
          <w:rFonts w:ascii="Times New Roman" w:hAnsi="Times New Roman" w:cs="Times New Roman"/>
          <w:sz w:val="24"/>
          <w:szCs w:val="24"/>
        </w:rPr>
        <w:tab/>
      </w:r>
    </w:p>
    <w:p w14:paraId="65F9E5FC" w14:textId="77777777" w:rsidR="00572E55" w:rsidRDefault="00572E55" w:rsidP="00572E55">
      <w:r>
        <w:t xml:space="preserve">The purpose of the system testing is to consider all the likely variations to which it will be suggested and push the systems to limits. </w:t>
      </w:r>
    </w:p>
    <w:p w14:paraId="3EF8DC9F" w14:textId="77777777" w:rsidR="00572E55" w:rsidRDefault="00572E55" w:rsidP="00572E55">
      <w:r>
        <w:t xml:space="preserve">        The testing process focuses on the logical intervals of the software ensuring that all statements have been tested and on functional interval is conducting tests to uncover errors and ensure that defined input will produce actual results that agree with the required results. Program level testing, modules level testing integrated and carried out. There are two major type of testing they are  1. White Box Testing. </w:t>
      </w:r>
    </w:p>
    <w:p w14:paraId="6C34A510" w14:textId="77777777" w:rsidR="00572E55" w:rsidRDefault="00572E55" w:rsidP="00572E55">
      <w:r>
        <w:t xml:space="preserve">2. Black Box Testing. </w:t>
      </w:r>
    </w:p>
    <w:p w14:paraId="3AAD46D5" w14:textId="77777777" w:rsidR="00572E55" w:rsidRDefault="00572E55" w:rsidP="00572E55">
      <w:r>
        <w:t xml:space="preserve">White Box Testing </w:t>
      </w:r>
    </w:p>
    <w:p w14:paraId="24832223" w14:textId="77777777" w:rsidR="00572E55" w:rsidRDefault="00572E55" w:rsidP="00572E55">
      <w:r>
        <w:t xml:space="preserve">        </w:t>
      </w:r>
      <w:r>
        <w:rPr>
          <w:rFonts w:ascii="Times New Roman" w:eastAsia="Times New Roman" w:hAnsi="Times New Roman" w:cs="Times New Roman"/>
        </w:rPr>
        <w:t xml:space="preserve">White box sometimes called “Glass box testing” is a test </w:t>
      </w:r>
      <w:r>
        <w:t xml:space="preserve">case design that uses the control structure of the procedural design to drive test case. </w:t>
      </w:r>
    </w:p>
    <w:p w14:paraId="55C15A80" w14:textId="77777777" w:rsidR="00572E55" w:rsidRDefault="00572E55" w:rsidP="00572E55">
      <w:r>
        <w:t xml:space="preserve">        Using white box testing methods, the following tests were made on the system </w:t>
      </w:r>
    </w:p>
    <w:p w14:paraId="75B9CCC5" w14:textId="77777777" w:rsidR="00572E55" w:rsidRDefault="00572E55" w:rsidP="00572E55">
      <w:pPr>
        <w:numPr>
          <w:ilvl w:val="0"/>
          <w:numId w:val="25"/>
        </w:numPr>
        <w:spacing w:after="48" w:line="242" w:lineRule="auto"/>
        <w:ind w:hanging="10"/>
        <w:jc w:val="both"/>
      </w:pPr>
      <w:r>
        <w:t xml:space="preserve">All independent paths within a module have been exercised once. In our system, ensuring that case was selected and executed checked all case structures. The bugs that were prevailing in some part of the code where fixed </w:t>
      </w:r>
    </w:p>
    <w:p w14:paraId="73F18D76" w14:textId="77777777" w:rsidR="00572E55" w:rsidRDefault="00572E55" w:rsidP="00572E55">
      <w:pPr>
        <w:numPr>
          <w:ilvl w:val="0"/>
          <w:numId w:val="25"/>
        </w:numPr>
        <w:spacing w:after="48" w:line="242" w:lineRule="auto"/>
        <w:ind w:hanging="10"/>
        <w:jc w:val="both"/>
      </w:pPr>
      <w:r>
        <w:t xml:space="preserve">All logical decisions were checked for the truth and falsity of the values. </w:t>
      </w:r>
    </w:p>
    <w:p w14:paraId="14CCD74A" w14:textId="77777777" w:rsidR="00572E55" w:rsidRDefault="00572E55" w:rsidP="00572E55">
      <w:r>
        <w:t xml:space="preserve">Black box Testing </w:t>
      </w:r>
    </w:p>
    <w:p w14:paraId="116BE942" w14:textId="77777777" w:rsidR="00572E55" w:rsidRDefault="00572E55" w:rsidP="00572E55">
      <w:r>
        <w:t xml:space="preserve">        Black box testing focuses on the functional requirements of the software. This is black box testing enables the software engineering to derive a set of input conditions that will fully exercise all functional requirements for a program. Black box testing is not an alternative to white box testing rather it is complementary approach that is likely to uncover a different class of errors that white box methods like.. </w:t>
      </w:r>
    </w:p>
    <w:p w14:paraId="73E0455E" w14:textId="77777777" w:rsidR="00572E55" w:rsidRDefault="00572E55" w:rsidP="00572E55">
      <w:pPr>
        <w:numPr>
          <w:ilvl w:val="0"/>
          <w:numId w:val="26"/>
        </w:numPr>
        <w:spacing w:after="48" w:line="242" w:lineRule="auto"/>
        <w:ind w:hanging="218"/>
        <w:jc w:val="both"/>
      </w:pPr>
      <w:r>
        <w:t xml:space="preserve">Interface errors </w:t>
      </w:r>
    </w:p>
    <w:p w14:paraId="7DD2106B" w14:textId="77777777" w:rsidR="00572E55" w:rsidRDefault="00572E55" w:rsidP="00572E55">
      <w:pPr>
        <w:numPr>
          <w:ilvl w:val="0"/>
          <w:numId w:val="26"/>
        </w:numPr>
        <w:spacing w:after="48" w:line="242" w:lineRule="auto"/>
        <w:ind w:hanging="218"/>
        <w:jc w:val="both"/>
      </w:pPr>
      <w:r>
        <w:t xml:space="preserve">Performance in data structure </w:t>
      </w:r>
    </w:p>
    <w:p w14:paraId="7ECCE103" w14:textId="77777777" w:rsidR="00572E55" w:rsidRDefault="00572E55" w:rsidP="00572E55">
      <w:pPr>
        <w:numPr>
          <w:ilvl w:val="0"/>
          <w:numId w:val="26"/>
        </w:numPr>
        <w:spacing w:after="48" w:line="242" w:lineRule="auto"/>
        <w:ind w:hanging="218"/>
        <w:jc w:val="both"/>
      </w:pPr>
      <w:r>
        <w:lastRenderedPageBreak/>
        <w:t xml:space="preserve">Performance errors </w:t>
      </w:r>
    </w:p>
    <w:p w14:paraId="14E131F2" w14:textId="77777777" w:rsidR="00572E55" w:rsidRDefault="00572E55" w:rsidP="00572E55">
      <w:pPr>
        <w:numPr>
          <w:ilvl w:val="0"/>
          <w:numId w:val="26"/>
        </w:numPr>
        <w:spacing w:after="48" w:line="242" w:lineRule="auto"/>
        <w:ind w:hanging="218"/>
        <w:jc w:val="both"/>
      </w:pPr>
      <w:r>
        <w:t xml:space="preserve">Initializing and termination errors </w:t>
      </w:r>
    </w:p>
    <w:p w14:paraId="1E45BC26" w14:textId="77777777" w:rsidR="00572E55" w:rsidRDefault="00572E55" w:rsidP="00572E55">
      <w:pPr>
        <w:spacing w:after="275" w:line="240" w:lineRule="auto"/>
      </w:pPr>
      <w:r>
        <w:rPr>
          <w:rFonts w:ascii="Times New Roman" w:eastAsia="Times New Roman" w:hAnsi="Times New Roman" w:cs="Times New Roman"/>
          <w:b/>
        </w:rPr>
        <w:t xml:space="preserve"> </w:t>
      </w:r>
    </w:p>
    <w:p w14:paraId="34F4136B" w14:textId="222146ED" w:rsidR="00572E55" w:rsidRDefault="00C92815" w:rsidP="00572E55">
      <w:r>
        <w:t xml:space="preserve"> </w:t>
      </w:r>
      <w:r w:rsidR="00E80FB6">
        <w:t>The</w:t>
      </w:r>
      <w:r w:rsidR="00572E55">
        <w:t xml:space="preserve"> project is meant to satisfy the needs of rental house owners. Several user friendly interfaces have also been adopted. This package shall prove to be a powerful in satisfying all the requirements of the users </w:t>
      </w:r>
    </w:p>
    <w:p w14:paraId="77A840BF" w14:textId="3F6D12B9" w:rsidR="0061063B" w:rsidRPr="00C92815" w:rsidRDefault="00572E55" w:rsidP="00572E55">
      <w:r>
        <w:t xml:space="preserve">        It is with utmost faith that I present this software to you hoping that it will solve your problems and encourage you to continue appreciating technology because it is meant to change </w:t>
      </w:r>
      <w:r>
        <w:rPr>
          <w:rFonts w:ascii="Times New Roman" w:eastAsia="Times New Roman" w:hAnsi="Times New Roman" w:cs="Times New Roman"/>
        </w:rPr>
        <w:t xml:space="preserve">and ease all our work that seems to be very difficult. </w:t>
      </w:r>
      <w:r w:rsidR="00E80FB6">
        <w:rPr>
          <w:rFonts w:ascii="Times New Roman" w:eastAsia="Times New Roman" w:hAnsi="Times New Roman" w:cs="Times New Roman"/>
        </w:rPr>
        <w:t>The</w:t>
      </w:r>
      <w:r>
        <w:t xml:space="preserve"> project is not a</w:t>
      </w:r>
      <w:r w:rsidR="00C92815">
        <w:t xml:space="preserve">t its </w:t>
      </w:r>
      <w:r>
        <w:t xml:space="preserve">best </w:t>
      </w:r>
      <w:r w:rsidR="00C92815">
        <w:t>h</w:t>
      </w:r>
      <w:r>
        <w:t>owever, I would encourage anyone who has the ability to advance it using advanced technologies so as to increase its capabilities.</w:t>
      </w:r>
    </w:p>
    <w:p w14:paraId="2B26056A" w14:textId="77777777" w:rsidR="005A28E7" w:rsidRPr="005A28E7" w:rsidRDefault="005A28E7" w:rsidP="005A28E7">
      <w:pPr>
        <w:shd w:val="clear" w:color="auto" w:fill="FFFFFF"/>
        <w:spacing w:after="0" w:line="408" w:lineRule="atLeast"/>
        <w:jc w:val="both"/>
        <w:textAlignment w:val="baseline"/>
        <w:rPr>
          <w:rFonts w:ascii="Arial" w:eastAsia="Times New Roman" w:hAnsi="Arial" w:cs="Arial"/>
          <w:sz w:val="21"/>
          <w:szCs w:val="21"/>
          <w:lang w:val="en-US"/>
        </w:rPr>
      </w:pPr>
      <w:r w:rsidRPr="005A28E7">
        <w:rPr>
          <w:rFonts w:ascii="inherit" w:eastAsia="Times New Roman" w:hAnsi="inherit" w:cs="Arial"/>
          <w:b/>
          <w:bCs/>
          <w:sz w:val="21"/>
          <w:szCs w:val="21"/>
          <w:bdr w:val="none" w:sz="0" w:space="0" w:color="auto" w:frame="1"/>
          <w:lang w:val="en-US"/>
        </w:rPr>
        <w:t>. Unit testing:</w:t>
      </w:r>
      <w:r w:rsidRPr="005A28E7">
        <w:rPr>
          <w:rFonts w:ascii="Arial" w:eastAsia="Times New Roman" w:hAnsi="Arial" w:cs="Arial"/>
          <w:sz w:val="21"/>
          <w:szCs w:val="21"/>
          <w:lang w:val="en-US"/>
        </w:rPr>
        <w:t> It is the best test performed on individual events or modules of a program. In other words, it is the testing of an isolated subset of a program. Basically, unit testing is typically carried out by the developer.</w:t>
      </w:r>
    </w:p>
    <w:p w14:paraId="6CAA8ADF" w14:textId="77777777" w:rsidR="005A28E7" w:rsidRPr="005A28E7" w:rsidRDefault="005A28E7" w:rsidP="005A28E7">
      <w:pPr>
        <w:shd w:val="clear" w:color="auto" w:fill="FFFFFF"/>
        <w:spacing w:after="0" w:line="408" w:lineRule="atLeast"/>
        <w:jc w:val="both"/>
        <w:textAlignment w:val="baseline"/>
        <w:rPr>
          <w:rFonts w:ascii="Arial" w:eastAsia="Times New Roman" w:hAnsi="Arial" w:cs="Arial"/>
          <w:sz w:val="21"/>
          <w:szCs w:val="21"/>
          <w:lang w:val="en-US"/>
        </w:rPr>
      </w:pPr>
      <w:r w:rsidRPr="005A28E7">
        <w:rPr>
          <w:rFonts w:ascii="inherit" w:eastAsia="Times New Roman" w:hAnsi="inherit" w:cs="Arial"/>
          <w:b/>
          <w:bCs/>
          <w:sz w:val="21"/>
          <w:szCs w:val="21"/>
          <w:bdr w:val="none" w:sz="0" w:space="0" w:color="auto" w:frame="1"/>
          <w:lang w:val="en-US"/>
        </w:rPr>
        <w:t>b. Integration testing:</w:t>
      </w:r>
      <w:r w:rsidRPr="005A28E7">
        <w:rPr>
          <w:rFonts w:ascii="Arial" w:eastAsia="Times New Roman" w:hAnsi="Arial" w:cs="Arial"/>
          <w:sz w:val="21"/>
          <w:szCs w:val="21"/>
          <w:lang w:val="en-US"/>
        </w:rPr>
        <w:t> In this testing phase, different modules are combined and tested as a group to make sure that the integrated system is ready for system testing. The test is done under the supervision of designers.</w:t>
      </w:r>
    </w:p>
    <w:p w14:paraId="659E8545" w14:textId="77777777" w:rsidR="005A28E7" w:rsidRPr="005A28E7" w:rsidRDefault="005A28E7" w:rsidP="005A28E7">
      <w:pPr>
        <w:shd w:val="clear" w:color="auto" w:fill="FFFFFF"/>
        <w:spacing w:after="0" w:line="408" w:lineRule="atLeast"/>
        <w:jc w:val="both"/>
        <w:textAlignment w:val="baseline"/>
        <w:rPr>
          <w:rFonts w:ascii="Arial" w:eastAsia="Times New Roman" w:hAnsi="Arial" w:cs="Arial"/>
          <w:sz w:val="21"/>
          <w:szCs w:val="21"/>
          <w:lang w:val="en-US"/>
        </w:rPr>
      </w:pPr>
      <w:r w:rsidRPr="005A28E7">
        <w:rPr>
          <w:rFonts w:ascii="inherit" w:eastAsia="Times New Roman" w:hAnsi="inherit" w:cs="Arial"/>
          <w:b/>
          <w:bCs/>
          <w:sz w:val="21"/>
          <w:szCs w:val="21"/>
          <w:bdr w:val="none" w:sz="0" w:space="0" w:color="auto" w:frame="1"/>
          <w:lang w:val="en-US"/>
        </w:rPr>
        <w:t>c. System testing:</w:t>
      </w:r>
      <w:r w:rsidRPr="005A28E7">
        <w:rPr>
          <w:rFonts w:ascii="Arial" w:eastAsia="Times New Roman" w:hAnsi="Arial" w:cs="Arial"/>
          <w:sz w:val="21"/>
          <w:szCs w:val="21"/>
          <w:lang w:val="en-US"/>
        </w:rPr>
        <w:t> is performed on a complete, integrated system. This test is done in the presence of an analyst, designer, and representative.</w:t>
      </w:r>
    </w:p>
    <w:p w14:paraId="0D6B9670" w14:textId="77777777" w:rsidR="005A28E7" w:rsidRPr="005A28E7" w:rsidRDefault="005A28E7" w:rsidP="005A28E7">
      <w:pPr>
        <w:shd w:val="clear" w:color="auto" w:fill="FFFFFF"/>
        <w:spacing w:after="0" w:line="408" w:lineRule="atLeast"/>
        <w:jc w:val="both"/>
        <w:textAlignment w:val="baseline"/>
        <w:rPr>
          <w:rFonts w:ascii="Arial" w:eastAsia="Times New Roman" w:hAnsi="Arial" w:cs="Arial"/>
          <w:sz w:val="21"/>
          <w:szCs w:val="21"/>
          <w:lang w:val="en-US"/>
        </w:rPr>
      </w:pPr>
      <w:r w:rsidRPr="005A28E7">
        <w:rPr>
          <w:rFonts w:ascii="inherit" w:eastAsia="Times New Roman" w:hAnsi="inherit" w:cs="Arial"/>
          <w:b/>
          <w:bCs/>
          <w:sz w:val="21"/>
          <w:szCs w:val="21"/>
          <w:bdr w:val="none" w:sz="0" w:space="0" w:color="auto" w:frame="1"/>
          <w:lang w:val="en-US"/>
        </w:rPr>
        <w:t>2. System Acceptance Testing:</w:t>
      </w:r>
      <w:r w:rsidRPr="005A28E7">
        <w:rPr>
          <w:rFonts w:ascii="Arial" w:eastAsia="Times New Roman" w:hAnsi="Arial" w:cs="Arial"/>
          <w:sz w:val="21"/>
          <w:szCs w:val="21"/>
          <w:lang w:val="en-US"/>
        </w:rPr>
        <w:t> A system acceptance testing is a final system to accept or reject the system. It is an extensive test that addresses the following levels of acceptance testing:</w:t>
      </w:r>
    </w:p>
    <w:p w14:paraId="73770F84" w14:textId="77777777" w:rsidR="005A28E7" w:rsidRPr="005A28E7" w:rsidRDefault="005A28E7" w:rsidP="005A28E7">
      <w:pPr>
        <w:shd w:val="clear" w:color="auto" w:fill="FFFFFF"/>
        <w:spacing w:after="0" w:line="408" w:lineRule="atLeast"/>
        <w:jc w:val="both"/>
        <w:textAlignment w:val="baseline"/>
        <w:rPr>
          <w:rFonts w:ascii="Arial" w:eastAsia="Times New Roman" w:hAnsi="Arial" w:cs="Arial"/>
          <w:sz w:val="21"/>
          <w:szCs w:val="21"/>
          <w:lang w:val="en-US"/>
        </w:rPr>
      </w:pPr>
      <w:r w:rsidRPr="005A28E7">
        <w:rPr>
          <w:rFonts w:ascii="inherit" w:eastAsia="Times New Roman" w:hAnsi="inherit" w:cs="Arial"/>
          <w:b/>
          <w:bCs/>
          <w:sz w:val="21"/>
          <w:szCs w:val="21"/>
          <w:bdr w:val="none" w:sz="0" w:space="0" w:color="auto" w:frame="1"/>
          <w:lang w:val="en-US"/>
        </w:rPr>
        <w:t>a. Verification testing:</w:t>
      </w:r>
      <w:r w:rsidRPr="005A28E7">
        <w:rPr>
          <w:rFonts w:ascii="Arial" w:eastAsia="Times New Roman" w:hAnsi="Arial" w:cs="Arial"/>
          <w:sz w:val="21"/>
          <w:szCs w:val="21"/>
          <w:lang w:val="en-US"/>
        </w:rPr>
        <w:t> runs the system in a simulated environment using simulated data. This is sometimes called alpha testing.</w:t>
      </w:r>
    </w:p>
    <w:p w14:paraId="399B2A13" w14:textId="77777777" w:rsidR="005A28E7" w:rsidRPr="005A28E7" w:rsidRDefault="005A28E7" w:rsidP="005A28E7">
      <w:pPr>
        <w:shd w:val="clear" w:color="auto" w:fill="FFFFFF"/>
        <w:spacing w:after="0" w:line="408" w:lineRule="atLeast"/>
        <w:jc w:val="both"/>
        <w:textAlignment w:val="baseline"/>
        <w:rPr>
          <w:rFonts w:ascii="Arial" w:eastAsia="Times New Roman" w:hAnsi="Arial" w:cs="Arial"/>
          <w:sz w:val="21"/>
          <w:szCs w:val="21"/>
          <w:lang w:val="en-US"/>
        </w:rPr>
      </w:pPr>
      <w:r w:rsidRPr="005A28E7">
        <w:rPr>
          <w:rFonts w:ascii="inherit" w:eastAsia="Times New Roman" w:hAnsi="inherit" w:cs="Arial"/>
          <w:b/>
          <w:bCs/>
          <w:sz w:val="21"/>
          <w:szCs w:val="21"/>
          <w:bdr w:val="none" w:sz="0" w:space="0" w:color="auto" w:frame="1"/>
          <w:lang w:val="en-US"/>
        </w:rPr>
        <w:t>b. Validation testing:</w:t>
      </w:r>
      <w:r w:rsidRPr="005A28E7">
        <w:rPr>
          <w:rFonts w:ascii="Arial" w:eastAsia="Times New Roman" w:hAnsi="Arial" w:cs="Arial"/>
          <w:sz w:val="21"/>
          <w:szCs w:val="21"/>
          <w:lang w:val="en-US"/>
        </w:rPr>
        <w:t> runs the system in a live environment using real data. This is sometimes called beta testing.</w:t>
      </w:r>
    </w:p>
    <w:p w14:paraId="10A9DCC4" w14:textId="77777777" w:rsidR="005A28E7" w:rsidRPr="005A28E7" w:rsidRDefault="005A28E7" w:rsidP="005A28E7">
      <w:pPr>
        <w:shd w:val="clear" w:color="auto" w:fill="FFFFFF"/>
        <w:spacing w:after="0" w:line="408" w:lineRule="atLeast"/>
        <w:jc w:val="both"/>
        <w:textAlignment w:val="baseline"/>
        <w:rPr>
          <w:rFonts w:ascii="Arial" w:eastAsia="Times New Roman" w:hAnsi="Arial" w:cs="Arial"/>
          <w:sz w:val="21"/>
          <w:szCs w:val="21"/>
          <w:lang w:val="en-US"/>
        </w:rPr>
      </w:pPr>
      <w:r w:rsidRPr="005A28E7">
        <w:rPr>
          <w:rFonts w:ascii="inherit" w:eastAsia="Times New Roman" w:hAnsi="inherit" w:cs="Arial"/>
          <w:b/>
          <w:bCs/>
          <w:sz w:val="21"/>
          <w:szCs w:val="21"/>
          <w:bdr w:val="none" w:sz="0" w:space="0" w:color="auto" w:frame="1"/>
          <w:lang w:val="en-US"/>
        </w:rPr>
        <w:t>c. Audit testing:</w:t>
      </w:r>
      <w:r w:rsidRPr="005A28E7">
        <w:rPr>
          <w:rFonts w:ascii="Arial" w:eastAsia="Times New Roman" w:hAnsi="Arial" w:cs="Arial"/>
          <w:sz w:val="21"/>
          <w:szCs w:val="21"/>
          <w:lang w:val="en-US"/>
        </w:rPr>
        <w:t> certifies that the system is free of errors and is ready to be placed into operation.</w:t>
      </w:r>
    </w:p>
    <w:p w14:paraId="5F871814" w14:textId="77777777" w:rsidR="005A28E7" w:rsidRPr="005A28E7" w:rsidRDefault="005A28E7" w:rsidP="005A28E7">
      <w:pPr>
        <w:shd w:val="clear" w:color="auto" w:fill="FFFFFF"/>
        <w:spacing w:after="0" w:line="408" w:lineRule="atLeast"/>
        <w:jc w:val="both"/>
        <w:textAlignment w:val="baseline"/>
        <w:rPr>
          <w:rFonts w:ascii="Arial" w:eastAsia="Times New Roman" w:hAnsi="Arial" w:cs="Arial"/>
          <w:sz w:val="21"/>
          <w:szCs w:val="21"/>
          <w:lang w:val="en-US"/>
        </w:rPr>
      </w:pPr>
      <w:r w:rsidRPr="005A28E7">
        <w:rPr>
          <w:rFonts w:ascii="inherit" w:eastAsia="Times New Roman" w:hAnsi="inherit" w:cs="Arial"/>
          <w:b/>
          <w:bCs/>
          <w:sz w:val="21"/>
          <w:szCs w:val="21"/>
          <w:bdr w:val="none" w:sz="0" w:space="0" w:color="auto" w:frame="1"/>
          <w:lang w:val="en-US"/>
        </w:rPr>
        <w:t>3. Installation Testing:</w:t>
      </w:r>
      <w:r w:rsidRPr="005A28E7">
        <w:rPr>
          <w:rFonts w:ascii="Arial" w:eastAsia="Times New Roman" w:hAnsi="Arial" w:cs="Arial"/>
          <w:sz w:val="21"/>
          <w:szCs w:val="21"/>
          <w:lang w:val="en-US"/>
        </w:rPr>
        <w:t> To make sure that product/software can be installed on a specific or support defined system, can be configured, and can be brought into an operational mode. It includes </w:t>
      </w:r>
      <w:r w:rsidRPr="005A28E7">
        <w:rPr>
          <w:rFonts w:ascii="inherit" w:eastAsia="Times New Roman" w:hAnsi="inherit" w:cs="Arial"/>
          <w:b/>
          <w:bCs/>
          <w:sz w:val="21"/>
          <w:szCs w:val="21"/>
          <w:bdr w:val="none" w:sz="0" w:space="0" w:color="auto" w:frame="1"/>
          <w:lang w:val="en-US"/>
        </w:rPr>
        <w:t>–</w:t>
      </w:r>
    </w:p>
    <w:p w14:paraId="30038663" w14:textId="77777777" w:rsidR="00D308DC" w:rsidRPr="00D308DC" w:rsidRDefault="00D308DC" w:rsidP="00D308DC">
      <w:pPr>
        <w:shd w:val="clear" w:color="auto" w:fill="FFFFFF"/>
        <w:spacing w:after="0" w:line="408" w:lineRule="atLeast"/>
        <w:jc w:val="both"/>
        <w:textAlignment w:val="baseline"/>
        <w:rPr>
          <w:rFonts w:ascii="Arial" w:eastAsia="Times New Roman" w:hAnsi="Arial" w:cs="Arial"/>
          <w:sz w:val="21"/>
          <w:szCs w:val="21"/>
          <w:lang w:val="en-US"/>
        </w:rPr>
      </w:pPr>
      <w:r w:rsidRPr="00D308DC">
        <w:rPr>
          <w:rFonts w:ascii="inherit" w:eastAsia="Times New Roman" w:hAnsi="inherit" w:cs="Arial"/>
          <w:b/>
          <w:bCs/>
          <w:sz w:val="21"/>
          <w:szCs w:val="21"/>
          <w:bdr w:val="none" w:sz="0" w:space="0" w:color="auto" w:frame="1"/>
          <w:lang w:val="en-US"/>
        </w:rPr>
        <w:t>a. Functionality testing:</w:t>
      </w:r>
      <w:r w:rsidRPr="00D308DC">
        <w:rPr>
          <w:rFonts w:ascii="Arial" w:eastAsia="Times New Roman" w:hAnsi="Arial" w:cs="Arial"/>
          <w:sz w:val="21"/>
          <w:szCs w:val="21"/>
          <w:lang w:val="en-US"/>
        </w:rPr>
        <w:t> To make sure that the functionality of products is working as per the requirements defined, within the capabilities of the system.</w:t>
      </w:r>
    </w:p>
    <w:p w14:paraId="12475A83" w14:textId="77777777" w:rsidR="00D308DC" w:rsidRDefault="00D308DC" w:rsidP="00D308DC">
      <w:pPr>
        <w:shd w:val="clear" w:color="auto" w:fill="FFFFFF"/>
        <w:spacing w:after="0" w:line="408" w:lineRule="atLeast"/>
        <w:jc w:val="both"/>
        <w:textAlignment w:val="baseline"/>
        <w:rPr>
          <w:rFonts w:ascii="Arial" w:eastAsia="Times New Roman" w:hAnsi="Arial" w:cs="Arial"/>
          <w:sz w:val="21"/>
          <w:szCs w:val="21"/>
          <w:lang w:val="en-US"/>
        </w:rPr>
      </w:pPr>
      <w:r w:rsidRPr="00D308DC">
        <w:rPr>
          <w:rFonts w:ascii="inherit" w:eastAsia="Times New Roman" w:hAnsi="inherit" w:cs="Arial"/>
          <w:b/>
          <w:bCs/>
          <w:sz w:val="21"/>
          <w:szCs w:val="21"/>
          <w:bdr w:val="none" w:sz="0" w:space="0" w:color="auto" w:frame="1"/>
          <w:lang w:val="en-US"/>
        </w:rPr>
        <w:t>b. Recoverability testing:</w:t>
      </w:r>
      <w:r w:rsidRPr="00D308DC">
        <w:rPr>
          <w:rFonts w:ascii="Arial" w:eastAsia="Times New Roman" w:hAnsi="Arial" w:cs="Arial"/>
          <w:sz w:val="21"/>
          <w:szCs w:val="21"/>
          <w:lang w:val="en-US"/>
        </w:rPr>
        <w:t> To make sure how well the system recovers from various input errors and other failure situations.</w:t>
      </w:r>
    </w:p>
    <w:p w14:paraId="3258300B" w14:textId="77777777" w:rsidR="00E36B30" w:rsidRPr="00E36B30" w:rsidRDefault="00E36B30" w:rsidP="00E36B30">
      <w:pPr>
        <w:shd w:val="clear" w:color="auto" w:fill="FFFFFF"/>
        <w:spacing w:after="0" w:line="408" w:lineRule="atLeast"/>
        <w:jc w:val="both"/>
        <w:textAlignment w:val="baseline"/>
        <w:rPr>
          <w:rFonts w:ascii="Arial" w:eastAsia="Times New Roman" w:hAnsi="Arial" w:cs="Arial"/>
          <w:sz w:val="21"/>
          <w:szCs w:val="21"/>
          <w:lang w:val="en-US"/>
        </w:rPr>
      </w:pPr>
      <w:r w:rsidRPr="00E36B30">
        <w:rPr>
          <w:rFonts w:ascii="inherit" w:eastAsia="Times New Roman" w:hAnsi="inherit" w:cs="Arial"/>
          <w:b/>
          <w:bCs/>
          <w:sz w:val="21"/>
          <w:szCs w:val="21"/>
          <w:bdr w:val="none" w:sz="0" w:space="0" w:color="auto" w:frame="1"/>
          <w:lang w:val="en-US"/>
        </w:rPr>
        <w:t>c. Interoperability testing:</w:t>
      </w:r>
      <w:r w:rsidRPr="00E36B30">
        <w:rPr>
          <w:rFonts w:ascii="Arial" w:eastAsia="Times New Roman" w:hAnsi="Arial" w:cs="Arial"/>
          <w:sz w:val="21"/>
          <w:szCs w:val="21"/>
          <w:lang w:val="en-US"/>
        </w:rPr>
        <w:t> To make sure whether the system can operate well with third-party products or not.</w:t>
      </w:r>
    </w:p>
    <w:p w14:paraId="7C37D887" w14:textId="77777777" w:rsidR="00E36B30" w:rsidRPr="00E36B30" w:rsidRDefault="00E36B30" w:rsidP="00E36B30">
      <w:pPr>
        <w:shd w:val="clear" w:color="auto" w:fill="FFFFFF"/>
        <w:spacing w:after="0" w:line="408" w:lineRule="atLeast"/>
        <w:jc w:val="both"/>
        <w:textAlignment w:val="baseline"/>
        <w:rPr>
          <w:rFonts w:ascii="Arial" w:eastAsia="Times New Roman" w:hAnsi="Arial" w:cs="Arial"/>
          <w:sz w:val="21"/>
          <w:szCs w:val="21"/>
          <w:lang w:val="en-US"/>
        </w:rPr>
      </w:pPr>
      <w:r w:rsidRPr="00E36B30">
        <w:rPr>
          <w:rFonts w:ascii="inherit" w:eastAsia="Times New Roman" w:hAnsi="inherit" w:cs="Arial"/>
          <w:b/>
          <w:bCs/>
          <w:sz w:val="21"/>
          <w:szCs w:val="21"/>
          <w:bdr w:val="none" w:sz="0" w:space="0" w:color="auto" w:frame="1"/>
          <w:lang w:val="en-US"/>
        </w:rPr>
        <w:lastRenderedPageBreak/>
        <w:t>d. Robustness system testing:</w:t>
      </w:r>
      <w:r w:rsidRPr="00E36B30">
        <w:rPr>
          <w:rFonts w:ascii="Arial" w:eastAsia="Times New Roman" w:hAnsi="Arial" w:cs="Arial"/>
          <w:sz w:val="21"/>
          <w:szCs w:val="21"/>
          <w:lang w:val="en-US"/>
        </w:rPr>
        <w:t> Robustness testing is designed to verify how sensitive a system is toward an error input or how the system behaves in error situations and in a changing operational</w:t>
      </w:r>
    </w:p>
    <w:p w14:paraId="589A82D9" w14:textId="77777777" w:rsidR="00E36B30" w:rsidRPr="00D308DC" w:rsidRDefault="00E36B30" w:rsidP="00D308DC">
      <w:pPr>
        <w:shd w:val="clear" w:color="auto" w:fill="FFFFFF"/>
        <w:spacing w:after="0" w:line="408" w:lineRule="atLeast"/>
        <w:jc w:val="both"/>
        <w:textAlignment w:val="baseline"/>
        <w:rPr>
          <w:rFonts w:ascii="Arial" w:eastAsia="Times New Roman" w:hAnsi="Arial" w:cs="Arial"/>
          <w:sz w:val="21"/>
          <w:szCs w:val="21"/>
          <w:lang w:val="en-US"/>
        </w:rPr>
      </w:pPr>
    </w:p>
    <w:p w14:paraId="17DF712C" w14:textId="77777777" w:rsidR="00D308DC" w:rsidRPr="00D308DC" w:rsidRDefault="00D308DC" w:rsidP="00D308DC">
      <w:pPr>
        <w:shd w:val="clear" w:color="auto" w:fill="FFFFFF"/>
        <w:spacing w:after="0" w:line="408" w:lineRule="atLeast"/>
        <w:jc w:val="both"/>
        <w:textAlignment w:val="baseline"/>
        <w:rPr>
          <w:rFonts w:ascii="Arial" w:eastAsia="Times New Roman" w:hAnsi="Arial" w:cs="Arial"/>
          <w:sz w:val="21"/>
          <w:szCs w:val="21"/>
          <w:lang w:val="en-US"/>
        </w:rPr>
      </w:pPr>
      <w:r w:rsidRPr="00D308DC">
        <w:rPr>
          <w:rFonts w:ascii="inherit" w:eastAsia="Times New Roman" w:hAnsi="inherit" w:cs="Arial"/>
          <w:b/>
          <w:bCs/>
          <w:sz w:val="21"/>
          <w:szCs w:val="21"/>
          <w:bdr w:val="none" w:sz="0" w:space="0" w:color="auto" w:frame="1"/>
          <w:lang w:val="en-US"/>
        </w:rPr>
        <w:t>Performance testing:</w:t>
      </w:r>
      <w:r w:rsidRPr="00D308DC">
        <w:rPr>
          <w:rFonts w:ascii="Arial" w:eastAsia="Times New Roman" w:hAnsi="Arial" w:cs="Arial"/>
          <w:sz w:val="21"/>
          <w:szCs w:val="21"/>
          <w:lang w:val="en-US"/>
        </w:rPr>
        <w:t> To make sure the system’s performance under various conditions, in terms of performance characteristics:</w:t>
      </w:r>
    </w:p>
    <w:p w14:paraId="72055D7A" w14:textId="77777777" w:rsidR="00D308DC" w:rsidRPr="00D308DC" w:rsidRDefault="00D308DC" w:rsidP="00D308DC">
      <w:pPr>
        <w:shd w:val="clear" w:color="auto" w:fill="FFFFFF"/>
        <w:spacing w:after="0" w:line="408" w:lineRule="atLeast"/>
        <w:jc w:val="both"/>
        <w:textAlignment w:val="baseline"/>
        <w:rPr>
          <w:rFonts w:ascii="Arial" w:eastAsia="Times New Roman" w:hAnsi="Arial" w:cs="Arial"/>
          <w:sz w:val="21"/>
          <w:szCs w:val="21"/>
          <w:lang w:val="en-US"/>
        </w:rPr>
      </w:pPr>
      <w:r w:rsidRPr="00D308DC">
        <w:rPr>
          <w:rFonts w:ascii="inherit" w:eastAsia="Times New Roman" w:hAnsi="inherit" w:cs="Arial"/>
          <w:b/>
          <w:bCs/>
          <w:sz w:val="21"/>
          <w:szCs w:val="21"/>
          <w:bdr w:val="none" w:sz="0" w:space="0" w:color="auto" w:frame="1"/>
          <w:lang w:val="en-US"/>
        </w:rPr>
        <w:t>a. Scalability testing: </w:t>
      </w:r>
      <w:r w:rsidRPr="00D308DC">
        <w:rPr>
          <w:rFonts w:ascii="Arial" w:eastAsia="Times New Roman" w:hAnsi="Arial" w:cs="Arial"/>
          <w:sz w:val="21"/>
          <w:szCs w:val="21"/>
          <w:lang w:val="en-US"/>
        </w:rPr>
        <w:t>To make sure systems scaling abilities in various terms like under scaling, geographic scaling, and resource scaling.</w:t>
      </w:r>
    </w:p>
    <w:p w14:paraId="68256D1F" w14:textId="77777777" w:rsidR="00DF3CFC" w:rsidRPr="00DF3CFC" w:rsidRDefault="00DF3CFC" w:rsidP="00DF3CFC">
      <w:pPr>
        <w:shd w:val="clear" w:color="auto" w:fill="FFFFFF"/>
        <w:spacing w:after="0" w:line="408" w:lineRule="atLeast"/>
        <w:jc w:val="both"/>
        <w:textAlignment w:val="baseline"/>
        <w:rPr>
          <w:rFonts w:ascii="Arial" w:eastAsia="Times New Roman" w:hAnsi="Arial" w:cs="Arial"/>
          <w:sz w:val="21"/>
          <w:szCs w:val="21"/>
          <w:lang w:val="en-US"/>
        </w:rPr>
      </w:pPr>
      <w:r w:rsidRPr="00DF3CFC">
        <w:rPr>
          <w:rFonts w:ascii="inherit" w:eastAsia="Times New Roman" w:hAnsi="inherit" w:cs="Arial"/>
          <w:b/>
          <w:bCs/>
          <w:sz w:val="21"/>
          <w:szCs w:val="21"/>
          <w:bdr w:val="none" w:sz="0" w:space="0" w:color="auto" w:frame="1"/>
          <w:lang w:val="en-US"/>
        </w:rPr>
        <w:t>b. Reliability testing:</w:t>
      </w:r>
      <w:r w:rsidRPr="00DF3CFC">
        <w:rPr>
          <w:rFonts w:ascii="Arial" w:eastAsia="Times New Roman" w:hAnsi="Arial" w:cs="Arial"/>
          <w:sz w:val="21"/>
          <w:szCs w:val="21"/>
          <w:lang w:val="en-US"/>
        </w:rPr>
        <w:t> To make sure the system can be operated for a longer duration without developing failures.</w:t>
      </w:r>
    </w:p>
    <w:p w14:paraId="7ED82330" w14:textId="77777777" w:rsidR="00DF3CFC" w:rsidRPr="00DF3CFC" w:rsidRDefault="00DF3CFC" w:rsidP="00DF3CFC">
      <w:pPr>
        <w:shd w:val="clear" w:color="auto" w:fill="FFFFFF"/>
        <w:spacing w:after="0" w:line="408" w:lineRule="atLeast"/>
        <w:jc w:val="both"/>
        <w:textAlignment w:val="baseline"/>
        <w:rPr>
          <w:rFonts w:ascii="Arial" w:eastAsia="Times New Roman" w:hAnsi="Arial" w:cs="Arial"/>
          <w:sz w:val="21"/>
          <w:szCs w:val="21"/>
          <w:lang w:val="en-US"/>
        </w:rPr>
      </w:pPr>
      <w:r w:rsidRPr="00DF3CFC">
        <w:rPr>
          <w:rFonts w:ascii="inherit" w:eastAsia="Times New Roman" w:hAnsi="inherit" w:cs="Arial"/>
          <w:b/>
          <w:bCs/>
          <w:sz w:val="21"/>
          <w:szCs w:val="21"/>
          <w:bdr w:val="none" w:sz="0" w:space="0" w:color="auto" w:frame="1"/>
          <w:lang w:val="en-US"/>
        </w:rPr>
        <w:t>c. Regression testing:</w:t>
      </w:r>
      <w:r w:rsidRPr="00DF3CFC">
        <w:rPr>
          <w:rFonts w:ascii="Arial" w:eastAsia="Times New Roman" w:hAnsi="Arial" w:cs="Arial"/>
          <w:sz w:val="21"/>
          <w:szCs w:val="21"/>
          <w:lang w:val="en-US"/>
        </w:rPr>
        <w:t> To make sure that new functionalities added into the system do not break the existing functionalities.</w:t>
      </w:r>
    </w:p>
    <w:p w14:paraId="44CADBFA" w14:textId="77777777" w:rsidR="00DF3CFC" w:rsidRPr="00DF3CFC" w:rsidRDefault="00DF3CFC" w:rsidP="00DF3CFC">
      <w:pPr>
        <w:shd w:val="clear" w:color="auto" w:fill="FFFFFF"/>
        <w:spacing w:after="0" w:line="408" w:lineRule="atLeast"/>
        <w:jc w:val="both"/>
        <w:textAlignment w:val="baseline"/>
        <w:rPr>
          <w:rFonts w:ascii="Arial" w:eastAsia="Times New Roman" w:hAnsi="Arial" w:cs="Arial"/>
          <w:sz w:val="21"/>
          <w:szCs w:val="21"/>
          <w:lang w:val="en-US"/>
        </w:rPr>
      </w:pPr>
      <w:r w:rsidRPr="00DF3CFC">
        <w:rPr>
          <w:rFonts w:ascii="inherit" w:eastAsia="Times New Roman" w:hAnsi="inherit" w:cs="Arial"/>
          <w:b/>
          <w:bCs/>
          <w:sz w:val="21"/>
          <w:szCs w:val="21"/>
          <w:bdr w:val="none" w:sz="0" w:space="0" w:color="auto" w:frame="1"/>
          <w:lang w:val="en-US"/>
        </w:rPr>
        <w:t>d. Stress testing:</w:t>
      </w:r>
      <w:r w:rsidRPr="00DF3CFC">
        <w:rPr>
          <w:rFonts w:ascii="Arial" w:eastAsia="Times New Roman" w:hAnsi="Arial" w:cs="Arial"/>
          <w:sz w:val="21"/>
          <w:szCs w:val="21"/>
          <w:lang w:val="en-US"/>
        </w:rPr>
        <w:t> This testing generally checks whether the system is going to continue to function when subjected to a large volume of data than expected.</w:t>
      </w:r>
    </w:p>
    <w:p w14:paraId="7DD4AB69" w14:textId="77777777" w:rsidR="00A03730" w:rsidRPr="00A03730" w:rsidRDefault="00A03730" w:rsidP="00A03730">
      <w:pPr>
        <w:shd w:val="clear" w:color="auto" w:fill="FFFFFF"/>
        <w:spacing w:after="0" w:line="408" w:lineRule="atLeast"/>
        <w:jc w:val="both"/>
        <w:textAlignment w:val="baseline"/>
        <w:rPr>
          <w:rFonts w:ascii="Arial" w:eastAsia="Times New Roman" w:hAnsi="Arial" w:cs="Arial"/>
          <w:sz w:val="21"/>
          <w:szCs w:val="21"/>
          <w:lang w:val="en-US"/>
        </w:rPr>
      </w:pPr>
      <w:r w:rsidRPr="00A03730">
        <w:rPr>
          <w:rFonts w:ascii="inherit" w:eastAsia="Times New Roman" w:hAnsi="inherit" w:cs="Arial"/>
          <w:b/>
          <w:bCs/>
          <w:sz w:val="21"/>
          <w:szCs w:val="21"/>
          <w:bdr w:val="none" w:sz="0" w:space="0" w:color="auto" w:frame="1"/>
          <w:lang w:val="en-US"/>
        </w:rPr>
        <w:t>e. Load and stability testing:</w:t>
      </w:r>
      <w:r w:rsidRPr="00A03730">
        <w:rPr>
          <w:rFonts w:ascii="Arial" w:eastAsia="Times New Roman" w:hAnsi="Arial" w:cs="Arial"/>
          <w:sz w:val="21"/>
          <w:szCs w:val="21"/>
          <w:lang w:val="en-US"/>
        </w:rPr>
        <w:t> To test that the system is capable enough to withstand expected load without breaking down. This testing determines, how the application behaves when multiple users access it simultaneously across multiple locations.</w:t>
      </w:r>
    </w:p>
    <w:p w14:paraId="62C0E311" w14:textId="77777777" w:rsidR="00A03730" w:rsidRPr="00A03730" w:rsidRDefault="00A03730" w:rsidP="00A03730">
      <w:pPr>
        <w:shd w:val="clear" w:color="auto" w:fill="FFFFFF"/>
        <w:spacing w:after="0" w:line="408" w:lineRule="atLeast"/>
        <w:jc w:val="both"/>
        <w:textAlignment w:val="baseline"/>
        <w:rPr>
          <w:rFonts w:ascii="Arial" w:eastAsia="Times New Roman" w:hAnsi="Arial" w:cs="Arial"/>
          <w:sz w:val="21"/>
          <w:szCs w:val="21"/>
          <w:lang w:val="en-US"/>
        </w:rPr>
      </w:pPr>
      <w:r w:rsidRPr="00A03730">
        <w:rPr>
          <w:rFonts w:ascii="inherit" w:eastAsia="Times New Roman" w:hAnsi="inherit" w:cs="Arial"/>
          <w:b/>
          <w:bCs/>
          <w:sz w:val="21"/>
          <w:szCs w:val="21"/>
          <w:bdr w:val="none" w:sz="0" w:space="0" w:color="auto" w:frame="1"/>
          <w:lang w:val="en-US"/>
        </w:rPr>
        <w:t>5. Documentation Testing:</w:t>
      </w:r>
      <w:r w:rsidRPr="00A03730">
        <w:rPr>
          <w:rFonts w:ascii="Arial" w:eastAsia="Times New Roman" w:hAnsi="Arial" w:cs="Arial"/>
          <w:sz w:val="21"/>
          <w:szCs w:val="21"/>
          <w:lang w:val="en-US"/>
        </w:rPr>
        <w:t> to make sure that the systems user guide and manual are correct, complete, and usable. It includes </w:t>
      </w:r>
      <w:r w:rsidRPr="00A03730">
        <w:rPr>
          <w:rFonts w:ascii="inherit" w:eastAsia="Times New Roman" w:hAnsi="inherit" w:cs="Arial"/>
          <w:b/>
          <w:bCs/>
          <w:sz w:val="21"/>
          <w:szCs w:val="21"/>
          <w:bdr w:val="none" w:sz="0" w:space="0" w:color="auto" w:frame="1"/>
          <w:lang w:val="en-US"/>
        </w:rPr>
        <w:t>–</w:t>
      </w:r>
    </w:p>
    <w:p w14:paraId="1CD3E0C4" w14:textId="77777777" w:rsidR="00A03730" w:rsidRPr="00A03730" w:rsidRDefault="00A03730" w:rsidP="00A03730">
      <w:pPr>
        <w:shd w:val="clear" w:color="auto" w:fill="FFFFFF"/>
        <w:spacing w:after="0" w:line="408" w:lineRule="atLeast"/>
        <w:jc w:val="both"/>
        <w:textAlignment w:val="baseline"/>
        <w:rPr>
          <w:rFonts w:ascii="Arial" w:eastAsia="Times New Roman" w:hAnsi="Arial" w:cs="Arial"/>
          <w:sz w:val="21"/>
          <w:szCs w:val="21"/>
          <w:lang w:val="en-US"/>
        </w:rPr>
      </w:pPr>
      <w:r w:rsidRPr="00A03730">
        <w:rPr>
          <w:rFonts w:ascii="inherit" w:eastAsia="Times New Roman" w:hAnsi="inherit" w:cs="Arial"/>
          <w:b/>
          <w:bCs/>
          <w:sz w:val="21"/>
          <w:szCs w:val="21"/>
          <w:bdr w:val="none" w:sz="0" w:space="0" w:color="auto" w:frame="1"/>
          <w:lang w:val="en-US"/>
        </w:rPr>
        <w:t>a. Security testing:</w:t>
      </w:r>
      <w:r w:rsidRPr="00A03730">
        <w:rPr>
          <w:rFonts w:ascii="Arial" w:eastAsia="Times New Roman" w:hAnsi="Arial" w:cs="Arial"/>
          <w:sz w:val="21"/>
          <w:szCs w:val="21"/>
          <w:lang w:val="en-US"/>
        </w:rPr>
        <w:t> to make sure that the system does not allow unauthorized access to data and resources.</w:t>
      </w:r>
    </w:p>
    <w:p w14:paraId="2DB03EC2" w14:textId="77777777" w:rsidR="00A03730" w:rsidRPr="00A03730" w:rsidRDefault="00A03730" w:rsidP="00A03730">
      <w:pPr>
        <w:shd w:val="clear" w:color="auto" w:fill="FFFFFF"/>
        <w:spacing w:after="0" w:line="408" w:lineRule="atLeast"/>
        <w:jc w:val="both"/>
        <w:textAlignment w:val="baseline"/>
        <w:rPr>
          <w:rFonts w:ascii="Arial" w:eastAsia="Times New Roman" w:hAnsi="Arial" w:cs="Arial"/>
          <w:sz w:val="21"/>
          <w:szCs w:val="21"/>
          <w:lang w:val="en-US"/>
        </w:rPr>
      </w:pPr>
      <w:r w:rsidRPr="00A03730">
        <w:rPr>
          <w:rFonts w:ascii="inherit" w:eastAsia="Times New Roman" w:hAnsi="inherit" w:cs="Arial"/>
          <w:b/>
          <w:bCs/>
          <w:sz w:val="21"/>
          <w:szCs w:val="21"/>
          <w:bdr w:val="none" w:sz="0" w:space="0" w:color="auto" w:frame="1"/>
          <w:lang w:val="en-US"/>
        </w:rPr>
        <w:t>b. Usability testing:</w:t>
      </w:r>
      <w:r w:rsidRPr="00A03730">
        <w:rPr>
          <w:rFonts w:ascii="Arial" w:eastAsia="Times New Roman" w:hAnsi="Arial" w:cs="Arial"/>
          <w:sz w:val="21"/>
          <w:szCs w:val="21"/>
          <w:lang w:val="en-US"/>
        </w:rPr>
        <w:t> to make sure that the system is user-friendly, easy to use, learn &amp; operate.</w:t>
      </w:r>
    </w:p>
    <w:p w14:paraId="3C8976D7" w14:textId="1A115E37" w:rsidR="0061063B" w:rsidRPr="000A54A5" w:rsidRDefault="0061063B" w:rsidP="0061063B">
      <w:pPr>
        <w:rPr>
          <w:rFonts w:ascii="Times New Roman" w:hAnsi="Times New Roman" w:cs="Times New Roman"/>
          <w:sz w:val="24"/>
          <w:szCs w:val="24"/>
        </w:rPr>
      </w:pPr>
    </w:p>
    <w:p w14:paraId="2758162F" w14:textId="0696C571" w:rsidR="0061063B" w:rsidRPr="000A54A5" w:rsidRDefault="0061063B" w:rsidP="0061063B">
      <w:pPr>
        <w:rPr>
          <w:rFonts w:ascii="Times New Roman" w:hAnsi="Times New Roman" w:cs="Times New Roman"/>
          <w:sz w:val="24"/>
          <w:szCs w:val="24"/>
        </w:rPr>
      </w:pPr>
    </w:p>
    <w:p w14:paraId="15B36A4B" w14:textId="77777777" w:rsidR="00560F5C" w:rsidRPr="000A54A5" w:rsidRDefault="00560F5C" w:rsidP="00E10813">
      <w:pPr>
        <w:jc w:val="center"/>
        <w:rPr>
          <w:rFonts w:ascii="Times New Roman" w:hAnsi="Times New Roman" w:cs="Times New Roman"/>
          <w:b/>
          <w:bCs/>
          <w:sz w:val="24"/>
          <w:szCs w:val="24"/>
        </w:rPr>
      </w:pPr>
    </w:p>
    <w:p w14:paraId="7DDEDDC4" w14:textId="77777777" w:rsidR="00FA2056" w:rsidRPr="000A54A5" w:rsidRDefault="00FA2056" w:rsidP="005C4D3C">
      <w:pPr>
        <w:jc w:val="center"/>
        <w:rPr>
          <w:rFonts w:ascii="Times New Roman" w:hAnsi="Times New Roman" w:cs="Times New Roman"/>
          <w:b/>
          <w:bCs/>
          <w:sz w:val="24"/>
          <w:szCs w:val="24"/>
        </w:rPr>
      </w:pPr>
    </w:p>
    <w:p w14:paraId="3294265D" w14:textId="563301F4" w:rsidR="00E10813" w:rsidRPr="000A54A5" w:rsidRDefault="00E10813" w:rsidP="00184B82">
      <w:pPr>
        <w:pStyle w:val="Heading1"/>
        <w:jc w:val="center"/>
        <w:rPr>
          <w:rFonts w:ascii="Times New Roman" w:hAnsi="Times New Roman" w:cs="Times New Roman"/>
          <w:b/>
          <w:bCs/>
          <w:color w:val="auto"/>
          <w:sz w:val="24"/>
          <w:szCs w:val="24"/>
        </w:rPr>
      </w:pPr>
      <w:bookmarkStart w:id="336" w:name="_Toc109380185"/>
      <w:r w:rsidRPr="000A54A5">
        <w:rPr>
          <w:rFonts w:ascii="Times New Roman" w:hAnsi="Times New Roman" w:cs="Times New Roman"/>
          <w:b/>
          <w:bCs/>
          <w:color w:val="auto"/>
          <w:sz w:val="24"/>
          <w:szCs w:val="24"/>
        </w:rPr>
        <w:t>CHAPTER EIGHT</w:t>
      </w:r>
      <w:r w:rsidR="005C4D3C" w:rsidRPr="000A54A5">
        <w:rPr>
          <w:rFonts w:ascii="Times New Roman" w:hAnsi="Times New Roman" w:cs="Times New Roman"/>
          <w:b/>
          <w:bCs/>
          <w:color w:val="auto"/>
          <w:sz w:val="24"/>
          <w:szCs w:val="24"/>
        </w:rPr>
        <w:t xml:space="preserve"> - </w:t>
      </w:r>
      <w:r w:rsidRPr="000A54A5">
        <w:rPr>
          <w:rFonts w:ascii="Times New Roman" w:hAnsi="Times New Roman" w:cs="Times New Roman"/>
          <w:b/>
          <w:bCs/>
          <w:color w:val="auto"/>
          <w:sz w:val="24"/>
          <w:szCs w:val="24"/>
        </w:rPr>
        <w:t>CRITICAL EVALUATION</w:t>
      </w:r>
      <w:bookmarkEnd w:id="336"/>
    </w:p>
    <w:p w14:paraId="59BCEE66" w14:textId="19A5E8DC" w:rsidR="00E10813" w:rsidRPr="000A54A5" w:rsidRDefault="00E10813" w:rsidP="007C6D9B">
      <w:pPr>
        <w:pStyle w:val="Heading1"/>
        <w:jc w:val="both"/>
        <w:rPr>
          <w:rFonts w:ascii="Times New Roman" w:hAnsi="Times New Roman" w:cs="Times New Roman"/>
          <w:b/>
          <w:bCs/>
          <w:sz w:val="24"/>
          <w:szCs w:val="24"/>
        </w:rPr>
      </w:pPr>
      <w:bookmarkStart w:id="337" w:name="_Toc109380186"/>
      <w:r w:rsidRPr="000A54A5">
        <w:rPr>
          <w:rFonts w:ascii="Times New Roman" w:hAnsi="Times New Roman" w:cs="Times New Roman"/>
          <w:b/>
          <w:bCs/>
          <w:sz w:val="24"/>
          <w:szCs w:val="24"/>
        </w:rPr>
        <w:t>8.0 Introduction</w:t>
      </w:r>
      <w:bookmarkEnd w:id="337"/>
      <w:r w:rsidRPr="000A54A5">
        <w:rPr>
          <w:rFonts w:ascii="Times New Roman" w:hAnsi="Times New Roman" w:cs="Times New Roman"/>
          <w:b/>
          <w:bCs/>
          <w:sz w:val="24"/>
          <w:szCs w:val="24"/>
        </w:rPr>
        <w:t xml:space="preserve"> </w:t>
      </w:r>
    </w:p>
    <w:p w14:paraId="0CE3115F" w14:textId="75EE5077" w:rsidR="00103359" w:rsidRPr="000A54A5" w:rsidRDefault="00103359" w:rsidP="00103359">
      <w:pPr>
        <w:jc w:val="both"/>
        <w:rPr>
          <w:rFonts w:ascii="Times New Roman" w:hAnsi="Times New Roman" w:cs="Times New Roman"/>
          <w:sz w:val="24"/>
          <w:szCs w:val="24"/>
        </w:rPr>
      </w:pPr>
      <w:r w:rsidRPr="000A54A5">
        <w:rPr>
          <w:rFonts w:ascii="Times New Roman" w:hAnsi="Times New Roman" w:cs="Times New Roman"/>
          <w:sz w:val="24"/>
          <w:szCs w:val="24"/>
        </w:rPr>
        <w:t xml:space="preserve">In this chapter, all the limitations of the study will be explained, whilst highlighting the benefits of system that has been developed. This will provide data and information to anyone planning to undergo a research and project in this knowledge field. </w:t>
      </w:r>
    </w:p>
    <w:p w14:paraId="7BD5E898" w14:textId="2AFB03D5" w:rsidR="00E10813" w:rsidRPr="000A54A5" w:rsidRDefault="00E10813" w:rsidP="007C6D9B">
      <w:pPr>
        <w:pStyle w:val="Heading1"/>
        <w:jc w:val="both"/>
        <w:rPr>
          <w:rFonts w:ascii="Times New Roman" w:hAnsi="Times New Roman" w:cs="Times New Roman"/>
          <w:b/>
          <w:bCs/>
          <w:sz w:val="24"/>
          <w:szCs w:val="24"/>
        </w:rPr>
      </w:pPr>
      <w:bookmarkStart w:id="338" w:name="_Toc109380187"/>
      <w:r w:rsidRPr="000A54A5">
        <w:rPr>
          <w:rFonts w:ascii="Times New Roman" w:hAnsi="Times New Roman" w:cs="Times New Roman"/>
          <w:b/>
          <w:bCs/>
          <w:sz w:val="24"/>
          <w:szCs w:val="24"/>
        </w:rPr>
        <w:t>8.1 Limitations</w:t>
      </w:r>
      <w:bookmarkEnd w:id="338"/>
    </w:p>
    <w:p w14:paraId="66E37FA9" w14:textId="7C8D304F" w:rsidR="00BB6E44" w:rsidRPr="000A54A5" w:rsidRDefault="00BB6E44" w:rsidP="00BB6E44">
      <w:pPr>
        <w:rPr>
          <w:rFonts w:ascii="Times New Roman" w:hAnsi="Times New Roman" w:cs="Times New Roman"/>
          <w:b/>
          <w:sz w:val="24"/>
          <w:szCs w:val="24"/>
        </w:rPr>
      </w:pPr>
      <w:r w:rsidRPr="000A54A5">
        <w:rPr>
          <w:rFonts w:ascii="Times New Roman" w:hAnsi="Times New Roman" w:cs="Times New Roman"/>
          <w:b/>
          <w:sz w:val="24"/>
          <w:szCs w:val="24"/>
        </w:rPr>
        <w:t>Payment and orders module</w:t>
      </w:r>
    </w:p>
    <w:p w14:paraId="25E92716" w14:textId="4FCF5162" w:rsidR="00BB6E44" w:rsidRPr="000A54A5" w:rsidRDefault="00BB6E44" w:rsidP="00BB6E44">
      <w:pPr>
        <w:rPr>
          <w:rFonts w:ascii="Times New Roman" w:hAnsi="Times New Roman" w:cs="Times New Roman"/>
          <w:sz w:val="24"/>
          <w:szCs w:val="24"/>
        </w:rPr>
      </w:pPr>
      <w:r w:rsidRPr="000A54A5">
        <w:rPr>
          <w:rFonts w:ascii="Times New Roman" w:hAnsi="Times New Roman" w:cs="Times New Roman"/>
          <w:sz w:val="24"/>
          <w:szCs w:val="24"/>
        </w:rPr>
        <w:t xml:space="preserve">The payment module could not be </w:t>
      </w:r>
      <w:r w:rsidR="0036073A" w:rsidRPr="000A54A5">
        <w:rPr>
          <w:rFonts w:ascii="Times New Roman" w:hAnsi="Times New Roman" w:cs="Times New Roman"/>
          <w:sz w:val="24"/>
          <w:szCs w:val="24"/>
        </w:rPr>
        <w:t xml:space="preserve">fully and </w:t>
      </w:r>
      <w:r w:rsidRPr="000A54A5">
        <w:rPr>
          <w:rFonts w:ascii="Times New Roman" w:hAnsi="Times New Roman" w:cs="Times New Roman"/>
          <w:sz w:val="24"/>
          <w:szCs w:val="24"/>
        </w:rPr>
        <w:t xml:space="preserve">successfully completed because of a financial </w:t>
      </w:r>
      <w:r w:rsidR="0036073A" w:rsidRPr="000A54A5">
        <w:rPr>
          <w:rFonts w:ascii="Times New Roman" w:hAnsi="Times New Roman" w:cs="Times New Roman"/>
          <w:sz w:val="24"/>
          <w:szCs w:val="24"/>
        </w:rPr>
        <w:t>constraint.</w:t>
      </w:r>
      <w:r w:rsidR="008528FF">
        <w:rPr>
          <w:rFonts w:ascii="Times New Roman" w:hAnsi="Times New Roman" w:cs="Times New Roman"/>
          <w:sz w:val="24"/>
          <w:szCs w:val="24"/>
        </w:rPr>
        <w:t xml:space="preserve"> The orders module depends on the success of the payment module.</w:t>
      </w:r>
      <w:r w:rsidR="0036073A" w:rsidRPr="000A54A5">
        <w:rPr>
          <w:rFonts w:ascii="Times New Roman" w:hAnsi="Times New Roman" w:cs="Times New Roman"/>
          <w:sz w:val="24"/>
          <w:szCs w:val="24"/>
        </w:rPr>
        <w:t xml:space="preserve"> In order to </w:t>
      </w:r>
      <w:r w:rsidR="0036073A" w:rsidRPr="000A54A5">
        <w:rPr>
          <w:rFonts w:ascii="Times New Roman" w:hAnsi="Times New Roman" w:cs="Times New Roman"/>
          <w:sz w:val="24"/>
          <w:szCs w:val="24"/>
        </w:rPr>
        <w:lastRenderedPageBreak/>
        <w:t xml:space="preserve">view real time orders, the </w:t>
      </w:r>
      <w:r w:rsidR="004A1A31" w:rsidRPr="000A54A5">
        <w:rPr>
          <w:rFonts w:ascii="Times New Roman" w:hAnsi="Times New Roman" w:cs="Times New Roman"/>
          <w:sz w:val="24"/>
          <w:szCs w:val="24"/>
        </w:rPr>
        <w:t>external</w:t>
      </w:r>
      <w:r w:rsidR="0036073A" w:rsidRPr="000A54A5">
        <w:rPr>
          <w:rFonts w:ascii="Times New Roman" w:hAnsi="Times New Roman" w:cs="Times New Roman"/>
          <w:sz w:val="24"/>
          <w:szCs w:val="24"/>
        </w:rPr>
        <w:t xml:space="preserve"> mobile money or banks or 3</w:t>
      </w:r>
      <w:r w:rsidR="0036073A" w:rsidRPr="000A54A5">
        <w:rPr>
          <w:rFonts w:ascii="Times New Roman" w:hAnsi="Times New Roman" w:cs="Times New Roman"/>
          <w:sz w:val="24"/>
          <w:szCs w:val="24"/>
          <w:vertAlign w:val="superscript"/>
        </w:rPr>
        <w:t>rd</w:t>
      </w:r>
      <w:r w:rsidR="0036073A" w:rsidRPr="000A54A5">
        <w:rPr>
          <w:rFonts w:ascii="Times New Roman" w:hAnsi="Times New Roman" w:cs="Times New Roman"/>
          <w:sz w:val="24"/>
          <w:szCs w:val="24"/>
        </w:rPr>
        <w:t xml:space="preserve"> parties are responsible for creating the t</w:t>
      </w:r>
      <w:r w:rsidR="00546D6C">
        <w:rPr>
          <w:rFonts w:ascii="Times New Roman" w:hAnsi="Times New Roman" w:cs="Times New Roman"/>
          <w:sz w:val="24"/>
          <w:szCs w:val="24"/>
        </w:rPr>
        <w:t>ransaction between the farmer and the lessor. The</w:t>
      </w:r>
      <w:r w:rsidR="005C6972">
        <w:rPr>
          <w:rFonts w:ascii="Times New Roman" w:hAnsi="Times New Roman" w:cs="Times New Roman"/>
          <w:sz w:val="24"/>
          <w:szCs w:val="24"/>
        </w:rPr>
        <w:t xml:space="preserve"> customer id </w:t>
      </w:r>
      <w:r w:rsidR="00BA1D50">
        <w:rPr>
          <w:rFonts w:ascii="Times New Roman" w:hAnsi="Times New Roman" w:cs="Times New Roman"/>
          <w:sz w:val="24"/>
          <w:szCs w:val="24"/>
        </w:rPr>
        <w:t>,</w:t>
      </w:r>
      <w:r w:rsidR="00546D6C">
        <w:rPr>
          <w:rFonts w:ascii="Times New Roman" w:hAnsi="Times New Roman" w:cs="Times New Roman"/>
          <w:sz w:val="24"/>
          <w:szCs w:val="24"/>
        </w:rPr>
        <w:t xml:space="preserve"> transactio</w:t>
      </w:r>
      <w:r w:rsidR="00BA1D50">
        <w:rPr>
          <w:rFonts w:ascii="Times New Roman" w:hAnsi="Times New Roman" w:cs="Times New Roman"/>
          <w:sz w:val="24"/>
          <w:szCs w:val="24"/>
        </w:rPr>
        <w:t>n id, product</w:t>
      </w:r>
      <w:r w:rsidR="005C6972">
        <w:rPr>
          <w:rFonts w:ascii="Times New Roman" w:hAnsi="Times New Roman" w:cs="Times New Roman"/>
          <w:sz w:val="24"/>
          <w:szCs w:val="24"/>
        </w:rPr>
        <w:t xml:space="preserve"> details</w:t>
      </w:r>
      <w:r w:rsidR="00BA1D50">
        <w:rPr>
          <w:rFonts w:ascii="Times New Roman" w:hAnsi="Times New Roman" w:cs="Times New Roman"/>
          <w:sz w:val="24"/>
          <w:szCs w:val="24"/>
        </w:rPr>
        <w:t xml:space="preserve"> and tot</w:t>
      </w:r>
      <w:r w:rsidR="005C6972">
        <w:rPr>
          <w:rFonts w:ascii="Times New Roman" w:hAnsi="Times New Roman" w:cs="Times New Roman"/>
          <w:sz w:val="24"/>
          <w:szCs w:val="24"/>
        </w:rPr>
        <w:t xml:space="preserve">al amount </w:t>
      </w:r>
      <w:r w:rsidR="002677F0" w:rsidRPr="000A54A5">
        <w:rPr>
          <w:rFonts w:ascii="Times New Roman" w:hAnsi="Times New Roman" w:cs="Times New Roman"/>
          <w:sz w:val="24"/>
          <w:szCs w:val="24"/>
        </w:rPr>
        <w:t xml:space="preserve">is meant to be populated in </w:t>
      </w:r>
      <w:r w:rsidR="005C6972" w:rsidRPr="000A54A5">
        <w:rPr>
          <w:rFonts w:ascii="Times New Roman" w:hAnsi="Times New Roman" w:cs="Times New Roman"/>
          <w:sz w:val="24"/>
          <w:szCs w:val="24"/>
        </w:rPr>
        <w:t>the</w:t>
      </w:r>
      <w:r w:rsidR="005C6972">
        <w:rPr>
          <w:rFonts w:ascii="Times New Roman" w:hAnsi="Times New Roman" w:cs="Times New Roman"/>
          <w:sz w:val="24"/>
          <w:szCs w:val="24"/>
        </w:rPr>
        <w:t xml:space="preserve"> database and sent to the</w:t>
      </w:r>
      <w:r w:rsidR="002677F0" w:rsidRPr="000A54A5">
        <w:rPr>
          <w:rFonts w:ascii="Times New Roman" w:hAnsi="Times New Roman" w:cs="Times New Roman"/>
          <w:sz w:val="24"/>
          <w:szCs w:val="24"/>
        </w:rPr>
        <w:t xml:space="preserve"> orders page</w:t>
      </w:r>
      <w:r w:rsidR="004A1A31" w:rsidRPr="000A54A5">
        <w:rPr>
          <w:rFonts w:ascii="Times New Roman" w:hAnsi="Times New Roman" w:cs="Times New Roman"/>
          <w:sz w:val="24"/>
          <w:szCs w:val="24"/>
        </w:rPr>
        <w:t>.</w:t>
      </w:r>
      <w:r w:rsidR="005428B6" w:rsidRPr="005428B6">
        <w:rPr>
          <w:rFonts w:ascii="Times New Roman" w:hAnsi="Times New Roman" w:cs="Times New Roman"/>
          <w:sz w:val="24"/>
          <w:szCs w:val="24"/>
        </w:rPr>
        <w:t xml:space="preserve"> View payment_success.php in the code or see the snippet below.</w:t>
      </w:r>
    </w:p>
    <w:p w14:paraId="16C7E008" w14:textId="435434A8" w:rsidR="004A1A31" w:rsidRPr="000A54A5" w:rsidRDefault="004A1A31" w:rsidP="00BB6E44">
      <w:pPr>
        <w:rPr>
          <w:rFonts w:ascii="Times New Roman" w:hAnsi="Times New Roman" w:cs="Times New Roman"/>
          <w:sz w:val="24"/>
          <w:szCs w:val="24"/>
        </w:rPr>
      </w:pPr>
      <w:r w:rsidRPr="000A54A5">
        <w:rPr>
          <w:rFonts w:ascii="Times New Roman" w:hAnsi="Times New Roman" w:cs="Times New Roman"/>
          <w:sz w:val="24"/>
          <w:szCs w:val="24"/>
        </w:rPr>
        <w:t xml:space="preserve">The </w:t>
      </w:r>
      <w:r w:rsidR="00C20981" w:rsidRPr="000A54A5">
        <w:rPr>
          <w:rFonts w:ascii="Times New Roman" w:hAnsi="Times New Roman" w:cs="Times New Roman"/>
          <w:sz w:val="24"/>
          <w:szCs w:val="24"/>
        </w:rPr>
        <w:t>3</w:t>
      </w:r>
      <w:r w:rsidR="00C20981" w:rsidRPr="000A54A5">
        <w:rPr>
          <w:rFonts w:ascii="Times New Roman" w:hAnsi="Times New Roman" w:cs="Times New Roman"/>
          <w:sz w:val="24"/>
          <w:szCs w:val="24"/>
          <w:vertAlign w:val="superscript"/>
        </w:rPr>
        <w:t>rd</w:t>
      </w:r>
      <w:r w:rsidR="00C20981" w:rsidRPr="000A54A5">
        <w:rPr>
          <w:rFonts w:ascii="Times New Roman" w:hAnsi="Times New Roman" w:cs="Times New Roman"/>
          <w:sz w:val="24"/>
          <w:szCs w:val="24"/>
        </w:rPr>
        <w:t xml:space="preserve"> party financial </w:t>
      </w:r>
      <w:r w:rsidR="005B6694" w:rsidRPr="000A54A5">
        <w:rPr>
          <w:rFonts w:ascii="Times New Roman" w:hAnsi="Times New Roman" w:cs="Times New Roman"/>
          <w:sz w:val="24"/>
          <w:szCs w:val="24"/>
        </w:rPr>
        <w:t>mediators such as A</w:t>
      </w:r>
      <w:r w:rsidR="00C20981" w:rsidRPr="000A54A5">
        <w:rPr>
          <w:rFonts w:ascii="Times New Roman" w:hAnsi="Times New Roman" w:cs="Times New Roman"/>
          <w:sz w:val="24"/>
          <w:szCs w:val="24"/>
        </w:rPr>
        <w:t>irtel money,</w:t>
      </w:r>
      <w:r w:rsidR="005B6694" w:rsidRPr="000A54A5">
        <w:rPr>
          <w:rFonts w:ascii="Times New Roman" w:hAnsi="Times New Roman" w:cs="Times New Roman"/>
          <w:sz w:val="24"/>
          <w:szCs w:val="24"/>
        </w:rPr>
        <w:t xml:space="preserve"> Momo money Z</w:t>
      </w:r>
      <w:r w:rsidR="00C20981" w:rsidRPr="000A54A5">
        <w:rPr>
          <w:rFonts w:ascii="Times New Roman" w:hAnsi="Times New Roman" w:cs="Times New Roman"/>
          <w:sz w:val="24"/>
          <w:szCs w:val="24"/>
        </w:rPr>
        <w:t>am</w:t>
      </w:r>
      <w:ins w:id="339" w:author="Pukuta Mwanza" w:date="2022-08-05T17:39:00Z">
        <w:r w:rsidR="004359B7">
          <w:rPr>
            <w:rFonts w:ascii="Times New Roman" w:hAnsi="Times New Roman" w:cs="Times New Roman"/>
            <w:sz w:val="24"/>
            <w:szCs w:val="24"/>
          </w:rPr>
          <w:t>tel</w:t>
        </w:r>
      </w:ins>
      <w:r w:rsidR="00C20981" w:rsidRPr="000A54A5">
        <w:rPr>
          <w:rFonts w:ascii="Times New Roman" w:hAnsi="Times New Roman" w:cs="Times New Roman"/>
          <w:sz w:val="24"/>
          <w:szCs w:val="24"/>
        </w:rPr>
        <w:t xml:space="preserve"> money and alike, develop APIs which are supposed to be integrated with the sys</w:t>
      </w:r>
      <w:r w:rsidR="002E5054" w:rsidRPr="000A54A5">
        <w:rPr>
          <w:rFonts w:ascii="Times New Roman" w:hAnsi="Times New Roman" w:cs="Times New Roman"/>
          <w:sz w:val="24"/>
          <w:szCs w:val="24"/>
        </w:rPr>
        <w:t xml:space="preserve">tem but </w:t>
      </w:r>
      <w:r w:rsidR="005B6694" w:rsidRPr="000A54A5">
        <w:rPr>
          <w:rFonts w:ascii="Times New Roman" w:hAnsi="Times New Roman" w:cs="Times New Roman"/>
          <w:sz w:val="24"/>
          <w:szCs w:val="24"/>
        </w:rPr>
        <w:t>for</w:t>
      </w:r>
      <w:r w:rsidR="002E5054" w:rsidRPr="000A54A5">
        <w:rPr>
          <w:rFonts w:ascii="Times New Roman" w:hAnsi="Times New Roman" w:cs="Times New Roman"/>
          <w:sz w:val="24"/>
          <w:szCs w:val="24"/>
        </w:rPr>
        <w:t xml:space="preserve"> the APIs to function, the developer has to pay for a premium or </w:t>
      </w:r>
      <w:r w:rsidR="005428B6">
        <w:rPr>
          <w:rFonts w:ascii="Times New Roman" w:hAnsi="Times New Roman" w:cs="Times New Roman"/>
          <w:sz w:val="24"/>
          <w:szCs w:val="24"/>
        </w:rPr>
        <w:t>production mode</w:t>
      </w:r>
      <w:r w:rsidR="005B6694" w:rsidRPr="000A54A5">
        <w:rPr>
          <w:rFonts w:ascii="Times New Roman" w:hAnsi="Times New Roman" w:cs="Times New Roman"/>
          <w:sz w:val="24"/>
          <w:szCs w:val="24"/>
        </w:rPr>
        <w:t>.</w:t>
      </w:r>
    </w:p>
    <w:p w14:paraId="05A3F922" w14:textId="168D6EE3" w:rsidR="002677F0" w:rsidRDefault="002677F0" w:rsidP="00BB6E44">
      <w:pPr>
        <w:rPr>
          <w:rFonts w:ascii="Times New Roman" w:hAnsi="Times New Roman" w:cs="Times New Roman"/>
          <w:sz w:val="24"/>
          <w:szCs w:val="24"/>
        </w:rPr>
      </w:pPr>
      <w:r w:rsidRPr="000A54A5">
        <w:rPr>
          <w:rFonts w:ascii="Times New Roman" w:hAnsi="Times New Roman" w:cs="Times New Roman"/>
          <w:sz w:val="24"/>
          <w:szCs w:val="24"/>
        </w:rPr>
        <w:t xml:space="preserve">For demonstration purposes the researcher manually populated </w:t>
      </w:r>
      <w:r w:rsidR="004A1A31" w:rsidRPr="000A54A5">
        <w:rPr>
          <w:rFonts w:ascii="Times New Roman" w:hAnsi="Times New Roman" w:cs="Times New Roman"/>
          <w:sz w:val="24"/>
          <w:szCs w:val="24"/>
        </w:rPr>
        <w:t>order information in the database</w:t>
      </w:r>
      <w:r w:rsidR="00246FED">
        <w:rPr>
          <w:rFonts w:ascii="Times New Roman" w:hAnsi="Times New Roman" w:cs="Times New Roman"/>
          <w:sz w:val="24"/>
          <w:szCs w:val="24"/>
        </w:rPr>
        <w:t xml:space="preserve">. </w:t>
      </w:r>
    </w:p>
    <w:p w14:paraId="5F2415A5" w14:textId="77777777" w:rsidR="00133CAB" w:rsidRPr="00133CAB" w:rsidRDefault="00133CAB" w:rsidP="00133CAB">
      <w:pPr>
        <w:shd w:val="clear" w:color="auto" w:fill="1E1E1E"/>
        <w:spacing w:after="0" w:line="285" w:lineRule="atLeast"/>
        <w:rPr>
          <w:rFonts w:ascii="Consolas" w:eastAsia="Times New Roman" w:hAnsi="Consolas" w:cs="Times New Roman"/>
          <w:color w:val="D4D4D4"/>
          <w:sz w:val="21"/>
          <w:szCs w:val="21"/>
          <w:lang w:val="en-US"/>
        </w:rPr>
      </w:pPr>
      <w:r w:rsidRPr="00133CAB">
        <w:rPr>
          <w:rFonts w:ascii="Consolas" w:eastAsia="Times New Roman" w:hAnsi="Consolas" w:cs="Times New Roman"/>
          <w:color w:val="569CD6"/>
          <w:sz w:val="21"/>
          <w:szCs w:val="21"/>
          <w:lang w:val="en-US"/>
        </w:rPr>
        <w:t>&lt;?php</w:t>
      </w:r>
    </w:p>
    <w:p w14:paraId="065F5441" w14:textId="77777777" w:rsidR="00133CAB" w:rsidRPr="00133CAB" w:rsidRDefault="00133CAB" w:rsidP="00133CAB">
      <w:pPr>
        <w:shd w:val="clear" w:color="auto" w:fill="1E1E1E"/>
        <w:spacing w:after="0" w:line="285" w:lineRule="atLeast"/>
        <w:rPr>
          <w:rFonts w:ascii="Consolas" w:eastAsia="Times New Roman" w:hAnsi="Consolas" w:cs="Times New Roman"/>
          <w:color w:val="D4D4D4"/>
          <w:sz w:val="21"/>
          <w:szCs w:val="21"/>
          <w:lang w:val="en-US"/>
        </w:rPr>
      </w:pPr>
    </w:p>
    <w:p w14:paraId="122FF804" w14:textId="77777777" w:rsidR="00133CAB" w:rsidRPr="00133CAB" w:rsidRDefault="00133CAB" w:rsidP="00133CAB">
      <w:pPr>
        <w:shd w:val="clear" w:color="auto" w:fill="1E1E1E"/>
        <w:spacing w:after="0" w:line="285" w:lineRule="atLeast"/>
        <w:rPr>
          <w:rFonts w:ascii="Consolas" w:eastAsia="Times New Roman" w:hAnsi="Consolas" w:cs="Times New Roman"/>
          <w:color w:val="D4D4D4"/>
          <w:sz w:val="21"/>
          <w:szCs w:val="21"/>
          <w:lang w:val="en-US"/>
        </w:rPr>
      </w:pPr>
      <w:r w:rsidRPr="00133CAB">
        <w:rPr>
          <w:rFonts w:ascii="Consolas" w:eastAsia="Times New Roman" w:hAnsi="Consolas" w:cs="Times New Roman"/>
          <w:color w:val="DCDCAA"/>
          <w:sz w:val="21"/>
          <w:szCs w:val="21"/>
          <w:lang w:val="en-US"/>
        </w:rPr>
        <w:t>session_start</w:t>
      </w:r>
      <w:r w:rsidRPr="00133CAB">
        <w:rPr>
          <w:rFonts w:ascii="Consolas" w:eastAsia="Times New Roman" w:hAnsi="Consolas" w:cs="Times New Roman"/>
          <w:color w:val="D4D4D4"/>
          <w:sz w:val="21"/>
          <w:szCs w:val="21"/>
          <w:lang w:val="en-US"/>
        </w:rPr>
        <w:t>();</w:t>
      </w:r>
    </w:p>
    <w:p w14:paraId="554A5FFC" w14:textId="77777777" w:rsidR="00133CAB" w:rsidRPr="00133CAB" w:rsidRDefault="00133CAB" w:rsidP="00133CAB">
      <w:pPr>
        <w:shd w:val="clear" w:color="auto" w:fill="1E1E1E"/>
        <w:spacing w:after="0" w:line="285" w:lineRule="atLeast"/>
        <w:rPr>
          <w:rFonts w:ascii="Consolas" w:eastAsia="Times New Roman" w:hAnsi="Consolas" w:cs="Times New Roman"/>
          <w:color w:val="D4D4D4"/>
          <w:sz w:val="21"/>
          <w:szCs w:val="21"/>
          <w:lang w:val="en-US"/>
        </w:rPr>
      </w:pPr>
      <w:r w:rsidRPr="00133CAB">
        <w:rPr>
          <w:rFonts w:ascii="Consolas" w:eastAsia="Times New Roman" w:hAnsi="Consolas" w:cs="Times New Roman"/>
          <w:color w:val="C586C0"/>
          <w:sz w:val="21"/>
          <w:szCs w:val="21"/>
          <w:lang w:val="en-US"/>
        </w:rPr>
        <w:t>if</w:t>
      </w:r>
      <w:r w:rsidRPr="00133CAB">
        <w:rPr>
          <w:rFonts w:ascii="Consolas" w:eastAsia="Times New Roman" w:hAnsi="Consolas" w:cs="Times New Roman"/>
          <w:color w:val="D4D4D4"/>
          <w:sz w:val="21"/>
          <w:szCs w:val="21"/>
          <w:lang w:val="en-US"/>
        </w:rPr>
        <w:t>(!</w:t>
      </w:r>
      <w:r w:rsidRPr="00133CAB">
        <w:rPr>
          <w:rFonts w:ascii="Consolas" w:eastAsia="Times New Roman" w:hAnsi="Consolas" w:cs="Times New Roman"/>
          <w:color w:val="DCDCAA"/>
          <w:sz w:val="21"/>
          <w:szCs w:val="21"/>
          <w:lang w:val="en-US"/>
        </w:rPr>
        <w:t>isset</w:t>
      </w:r>
      <w:r w:rsidRPr="00133CAB">
        <w:rPr>
          <w:rFonts w:ascii="Consolas" w:eastAsia="Times New Roman" w:hAnsi="Consolas" w:cs="Times New Roman"/>
          <w:color w:val="D4D4D4"/>
          <w:sz w:val="21"/>
          <w:szCs w:val="21"/>
          <w:lang w:val="en-US"/>
        </w:rPr>
        <w:t>(</w:t>
      </w:r>
      <w:r w:rsidRPr="00133CAB">
        <w:rPr>
          <w:rFonts w:ascii="Consolas" w:eastAsia="Times New Roman" w:hAnsi="Consolas" w:cs="Times New Roman"/>
          <w:color w:val="9CDCFE"/>
          <w:sz w:val="21"/>
          <w:szCs w:val="21"/>
          <w:lang w:val="en-US"/>
        </w:rPr>
        <w:t>$_SESSION</w:t>
      </w:r>
      <w:r w:rsidRPr="00133CAB">
        <w:rPr>
          <w:rFonts w:ascii="Consolas" w:eastAsia="Times New Roman" w:hAnsi="Consolas" w:cs="Times New Roman"/>
          <w:color w:val="D4D4D4"/>
          <w:sz w:val="21"/>
          <w:szCs w:val="21"/>
          <w:lang w:val="en-US"/>
        </w:rPr>
        <w:t>[</w:t>
      </w:r>
      <w:r w:rsidRPr="00133CAB">
        <w:rPr>
          <w:rFonts w:ascii="Consolas" w:eastAsia="Times New Roman" w:hAnsi="Consolas" w:cs="Times New Roman"/>
          <w:color w:val="CE9178"/>
          <w:sz w:val="21"/>
          <w:szCs w:val="21"/>
          <w:lang w:val="en-US"/>
        </w:rPr>
        <w:t>"uid"</w:t>
      </w:r>
      <w:r w:rsidRPr="00133CAB">
        <w:rPr>
          <w:rFonts w:ascii="Consolas" w:eastAsia="Times New Roman" w:hAnsi="Consolas" w:cs="Times New Roman"/>
          <w:color w:val="D4D4D4"/>
          <w:sz w:val="21"/>
          <w:szCs w:val="21"/>
          <w:lang w:val="en-US"/>
        </w:rPr>
        <w:t>])){</w:t>
      </w:r>
    </w:p>
    <w:p w14:paraId="215118AC" w14:textId="77777777" w:rsidR="00133CAB" w:rsidRPr="00133CAB" w:rsidRDefault="00133CAB" w:rsidP="00133CAB">
      <w:pPr>
        <w:shd w:val="clear" w:color="auto" w:fill="1E1E1E"/>
        <w:spacing w:after="0" w:line="285" w:lineRule="atLeast"/>
        <w:rPr>
          <w:rFonts w:ascii="Consolas" w:eastAsia="Times New Roman" w:hAnsi="Consolas" w:cs="Times New Roman"/>
          <w:color w:val="D4D4D4"/>
          <w:sz w:val="21"/>
          <w:szCs w:val="21"/>
          <w:lang w:val="en-US"/>
        </w:rPr>
      </w:pPr>
      <w:r w:rsidRPr="00133CAB">
        <w:rPr>
          <w:rFonts w:ascii="Consolas" w:eastAsia="Times New Roman" w:hAnsi="Consolas" w:cs="Times New Roman"/>
          <w:color w:val="D4D4D4"/>
          <w:sz w:val="21"/>
          <w:szCs w:val="21"/>
          <w:lang w:val="en-US"/>
        </w:rPr>
        <w:t xml:space="preserve">    </w:t>
      </w:r>
      <w:r w:rsidRPr="00133CAB">
        <w:rPr>
          <w:rFonts w:ascii="Consolas" w:eastAsia="Times New Roman" w:hAnsi="Consolas" w:cs="Times New Roman"/>
          <w:color w:val="DCDCAA"/>
          <w:sz w:val="21"/>
          <w:szCs w:val="21"/>
          <w:lang w:val="en-US"/>
        </w:rPr>
        <w:t>header</w:t>
      </w:r>
      <w:r w:rsidRPr="00133CAB">
        <w:rPr>
          <w:rFonts w:ascii="Consolas" w:eastAsia="Times New Roman" w:hAnsi="Consolas" w:cs="Times New Roman"/>
          <w:color w:val="D4D4D4"/>
          <w:sz w:val="21"/>
          <w:szCs w:val="21"/>
          <w:lang w:val="en-US"/>
        </w:rPr>
        <w:t>(</w:t>
      </w:r>
      <w:r w:rsidRPr="00133CAB">
        <w:rPr>
          <w:rFonts w:ascii="Consolas" w:eastAsia="Times New Roman" w:hAnsi="Consolas" w:cs="Times New Roman"/>
          <w:color w:val="CE9178"/>
          <w:sz w:val="21"/>
          <w:szCs w:val="21"/>
          <w:lang w:val="en-US"/>
        </w:rPr>
        <w:t>"location:index.php"</w:t>
      </w:r>
      <w:r w:rsidRPr="00133CAB">
        <w:rPr>
          <w:rFonts w:ascii="Consolas" w:eastAsia="Times New Roman" w:hAnsi="Consolas" w:cs="Times New Roman"/>
          <w:color w:val="D4D4D4"/>
          <w:sz w:val="21"/>
          <w:szCs w:val="21"/>
          <w:lang w:val="en-US"/>
        </w:rPr>
        <w:t>);</w:t>
      </w:r>
    </w:p>
    <w:p w14:paraId="3F2C34F5" w14:textId="77777777" w:rsidR="00133CAB" w:rsidRPr="00133CAB" w:rsidRDefault="00133CAB" w:rsidP="00133CAB">
      <w:pPr>
        <w:shd w:val="clear" w:color="auto" w:fill="1E1E1E"/>
        <w:spacing w:after="0" w:line="285" w:lineRule="atLeast"/>
        <w:rPr>
          <w:rFonts w:ascii="Consolas" w:eastAsia="Times New Roman" w:hAnsi="Consolas" w:cs="Times New Roman"/>
          <w:color w:val="D4D4D4"/>
          <w:sz w:val="21"/>
          <w:szCs w:val="21"/>
          <w:lang w:val="en-US"/>
        </w:rPr>
      </w:pPr>
      <w:r w:rsidRPr="00133CAB">
        <w:rPr>
          <w:rFonts w:ascii="Consolas" w:eastAsia="Times New Roman" w:hAnsi="Consolas" w:cs="Times New Roman"/>
          <w:color w:val="D4D4D4"/>
          <w:sz w:val="21"/>
          <w:szCs w:val="21"/>
          <w:lang w:val="en-US"/>
        </w:rPr>
        <w:t>}</w:t>
      </w:r>
    </w:p>
    <w:p w14:paraId="1DF876DE" w14:textId="77777777" w:rsidR="00133CAB" w:rsidRPr="00133CAB" w:rsidRDefault="00133CAB" w:rsidP="00133CAB">
      <w:pPr>
        <w:shd w:val="clear" w:color="auto" w:fill="1E1E1E"/>
        <w:spacing w:after="0" w:line="285" w:lineRule="atLeast"/>
        <w:rPr>
          <w:rFonts w:ascii="Consolas" w:eastAsia="Times New Roman" w:hAnsi="Consolas" w:cs="Times New Roman"/>
          <w:color w:val="D4D4D4"/>
          <w:sz w:val="21"/>
          <w:szCs w:val="21"/>
          <w:lang w:val="en-US"/>
        </w:rPr>
      </w:pPr>
    </w:p>
    <w:p w14:paraId="5FF4F0A6" w14:textId="77777777" w:rsidR="00133CAB" w:rsidRPr="00133CAB" w:rsidRDefault="00133CAB" w:rsidP="00133CAB">
      <w:pPr>
        <w:shd w:val="clear" w:color="auto" w:fill="1E1E1E"/>
        <w:spacing w:after="0" w:line="285" w:lineRule="atLeast"/>
        <w:rPr>
          <w:rFonts w:ascii="Consolas" w:eastAsia="Times New Roman" w:hAnsi="Consolas" w:cs="Times New Roman"/>
          <w:color w:val="D4D4D4"/>
          <w:sz w:val="21"/>
          <w:szCs w:val="21"/>
          <w:lang w:val="en-US"/>
        </w:rPr>
      </w:pPr>
      <w:r w:rsidRPr="00133CAB">
        <w:rPr>
          <w:rFonts w:ascii="Consolas" w:eastAsia="Times New Roman" w:hAnsi="Consolas" w:cs="Times New Roman"/>
          <w:color w:val="C586C0"/>
          <w:sz w:val="21"/>
          <w:szCs w:val="21"/>
          <w:lang w:val="en-US"/>
        </w:rPr>
        <w:t>if</w:t>
      </w:r>
      <w:r w:rsidRPr="00133CAB">
        <w:rPr>
          <w:rFonts w:ascii="Consolas" w:eastAsia="Times New Roman" w:hAnsi="Consolas" w:cs="Times New Roman"/>
          <w:color w:val="D4D4D4"/>
          <w:sz w:val="21"/>
          <w:szCs w:val="21"/>
          <w:lang w:val="en-US"/>
        </w:rPr>
        <w:t xml:space="preserve"> (</w:t>
      </w:r>
      <w:r w:rsidRPr="00133CAB">
        <w:rPr>
          <w:rFonts w:ascii="Consolas" w:eastAsia="Times New Roman" w:hAnsi="Consolas" w:cs="Times New Roman"/>
          <w:color w:val="DCDCAA"/>
          <w:sz w:val="21"/>
          <w:szCs w:val="21"/>
          <w:lang w:val="en-US"/>
        </w:rPr>
        <w:t>isset</w:t>
      </w:r>
      <w:r w:rsidRPr="00133CAB">
        <w:rPr>
          <w:rFonts w:ascii="Consolas" w:eastAsia="Times New Roman" w:hAnsi="Consolas" w:cs="Times New Roman"/>
          <w:color w:val="D4D4D4"/>
          <w:sz w:val="21"/>
          <w:szCs w:val="21"/>
          <w:lang w:val="en-US"/>
        </w:rPr>
        <w:t>(</w:t>
      </w:r>
      <w:r w:rsidRPr="00133CAB">
        <w:rPr>
          <w:rFonts w:ascii="Consolas" w:eastAsia="Times New Roman" w:hAnsi="Consolas" w:cs="Times New Roman"/>
          <w:color w:val="9CDCFE"/>
          <w:sz w:val="21"/>
          <w:szCs w:val="21"/>
          <w:lang w:val="en-US"/>
        </w:rPr>
        <w:t>$_GET</w:t>
      </w:r>
      <w:r w:rsidRPr="00133CAB">
        <w:rPr>
          <w:rFonts w:ascii="Consolas" w:eastAsia="Times New Roman" w:hAnsi="Consolas" w:cs="Times New Roman"/>
          <w:color w:val="D4D4D4"/>
          <w:sz w:val="21"/>
          <w:szCs w:val="21"/>
          <w:lang w:val="en-US"/>
        </w:rPr>
        <w:t>[</w:t>
      </w:r>
      <w:r w:rsidRPr="00133CAB">
        <w:rPr>
          <w:rFonts w:ascii="Consolas" w:eastAsia="Times New Roman" w:hAnsi="Consolas" w:cs="Times New Roman"/>
          <w:color w:val="CE9178"/>
          <w:sz w:val="21"/>
          <w:szCs w:val="21"/>
          <w:lang w:val="en-US"/>
        </w:rPr>
        <w:t>"st"</w:t>
      </w:r>
      <w:r w:rsidRPr="00133CAB">
        <w:rPr>
          <w:rFonts w:ascii="Consolas" w:eastAsia="Times New Roman" w:hAnsi="Consolas" w:cs="Times New Roman"/>
          <w:color w:val="D4D4D4"/>
          <w:sz w:val="21"/>
          <w:szCs w:val="21"/>
          <w:lang w:val="en-US"/>
        </w:rPr>
        <w:t>])) {</w:t>
      </w:r>
    </w:p>
    <w:p w14:paraId="52C0ED84" w14:textId="77777777" w:rsidR="00133CAB" w:rsidRPr="00133CAB" w:rsidRDefault="00133CAB" w:rsidP="00133CAB">
      <w:pPr>
        <w:shd w:val="clear" w:color="auto" w:fill="1E1E1E"/>
        <w:spacing w:after="0" w:line="285" w:lineRule="atLeast"/>
        <w:rPr>
          <w:rFonts w:ascii="Consolas" w:eastAsia="Times New Roman" w:hAnsi="Consolas" w:cs="Times New Roman"/>
          <w:color w:val="D4D4D4"/>
          <w:sz w:val="21"/>
          <w:szCs w:val="21"/>
          <w:lang w:val="en-US"/>
        </w:rPr>
      </w:pPr>
    </w:p>
    <w:p w14:paraId="4E64B94B" w14:textId="77777777" w:rsidR="00133CAB" w:rsidRPr="00133CAB" w:rsidRDefault="00133CAB" w:rsidP="00133CAB">
      <w:pPr>
        <w:shd w:val="clear" w:color="auto" w:fill="1E1E1E"/>
        <w:spacing w:after="0" w:line="285" w:lineRule="atLeast"/>
        <w:rPr>
          <w:rFonts w:ascii="Consolas" w:eastAsia="Times New Roman" w:hAnsi="Consolas" w:cs="Times New Roman"/>
          <w:color w:val="D4D4D4"/>
          <w:sz w:val="21"/>
          <w:szCs w:val="21"/>
          <w:lang w:val="en-US"/>
        </w:rPr>
      </w:pPr>
      <w:r w:rsidRPr="00133CAB">
        <w:rPr>
          <w:rFonts w:ascii="Consolas" w:eastAsia="Times New Roman" w:hAnsi="Consolas" w:cs="Times New Roman"/>
          <w:color w:val="D4D4D4"/>
          <w:sz w:val="21"/>
          <w:szCs w:val="21"/>
          <w:lang w:val="en-US"/>
        </w:rPr>
        <w:t xml:space="preserve">    </w:t>
      </w:r>
      <w:r w:rsidRPr="00133CAB">
        <w:rPr>
          <w:rFonts w:ascii="Consolas" w:eastAsia="Times New Roman" w:hAnsi="Consolas" w:cs="Times New Roman"/>
          <w:color w:val="6A9955"/>
          <w:sz w:val="21"/>
          <w:szCs w:val="21"/>
          <w:lang w:val="en-US"/>
        </w:rPr>
        <w:t># this is where the production mode API is supposed to sit</w:t>
      </w:r>
    </w:p>
    <w:p w14:paraId="09255202" w14:textId="77777777" w:rsidR="00133CAB" w:rsidRPr="00133CAB" w:rsidRDefault="00133CAB" w:rsidP="00133CAB">
      <w:pPr>
        <w:shd w:val="clear" w:color="auto" w:fill="1E1E1E"/>
        <w:spacing w:after="0" w:line="285" w:lineRule="atLeast"/>
        <w:rPr>
          <w:rFonts w:ascii="Consolas" w:eastAsia="Times New Roman" w:hAnsi="Consolas" w:cs="Times New Roman"/>
          <w:color w:val="D4D4D4"/>
          <w:sz w:val="21"/>
          <w:szCs w:val="21"/>
          <w:lang w:val="en-US"/>
        </w:rPr>
      </w:pPr>
      <w:r w:rsidRPr="00133CAB">
        <w:rPr>
          <w:rFonts w:ascii="Consolas" w:eastAsia="Times New Roman" w:hAnsi="Consolas" w:cs="Times New Roman"/>
          <w:color w:val="D4D4D4"/>
          <w:sz w:val="21"/>
          <w:szCs w:val="21"/>
          <w:lang w:val="en-US"/>
        </w:rPr>
        <w:t xml:space="preserve">    </w:t>
      </w:r>
      <w:r w:rsidRPr="00133CAB">
        <w:rPr>
          <w:rFonts w:ascii="Consolas" w:eastAsia="Times New Roman" w:hAnsi="Consolas" w:cs="Times New Roman"/>
          <w:color w:val="9CDCFE"/>
          <w:sz w:val="21"/>
          <w:szCs w:val="21"/>
          <w:lang w:val="en-US"/>
        </w:rPr>
        <w:t>$trx_id</w:t>
      </w:r>
      <w:r w:rsidRPr="00133CAB">
        <w:rPr>
          <w:rFonts w:ascii="Consolas" w:eastAsia="Times New Roman" w:hAnsi="Consolas" w:cs="Times New Roman"/>
          <w:color w:val="D4D4D4"/>
          <w:sz w:val="21"/>
          <w:szCs w:val="21"/>
          <w:lang w:val="en-US"/>
        </w:rPr>
        <w:t xml:space="preserve"> = </w:t>
      </w:r>
      <w:r w:rsidRPr="00133CAB">
        <w:rPr>
          <w:rFonts w:ascii="Consolas" w:eastAsia="Times New Roman" w:hAnsi="Consolas" w:cs="Times New Roman"/>
          <w:color w:val="9CDCFE"/>
          <w:sz w:val="21"/>
          <w:szCs w:val="21"/>
          <w:lang w:val="en-US"/>
        </w:rPr>
        <w:t>$_GET</w:t>
      </w:r>
      <w:r w:rsidRPr="00133CAB">
        <w:rPr>
          <w:rFonts w:ascii="Consolas" w:eastAsia="Times New Roman" w:hAnsi="Consolas" w:cs="Times New Roman"/>
          <w:color w:val="D4D4D4"/>
          <w:sz w:val="21"/>
          <w:szCs w:val="21"/>
          <w:lang w:val="en-US"/>
        </w:rPr>
        <w:t>[</w:t>
      </w:r>
      <w:r w:rsidRPr="00133CAB">
        <w:rPr>
          <w:rFonts w:ascii="Consolas" w:eastAsia="Times New Roman" w:hAnsi="Consolas" w:cs="Times New Roman"/>
          <w:color w:val="CE9178"/>
          <w:sz w:val="21"/>
          <w:szCs w:val="21"/>
          <w:lang w:val="en-US"/>
        </w:rPr>
        <w:t>"tx"</w:t>
      </w:r>
      <w:r w:rsidRPr="00133CAB">
        <w:rPr>
          <w:rFonts w:ascii="Consolas" w:eastAsia="Times New Roman" w:hAnsi="Consolas" w:cs="Times New Roman"/>
          <w:color w:val="D4D4D4"/>
          <w:sz w:val="21"/>
          <w:szCs w:val="21"/>
          <w:lang w:val="en-US"/>
        </w:rPr>
        <w:t>];</w:t>
      </w:r>
    </w:p>
    <w:p w14:paraId="77C7CF72" w14:textId="77777777" w:rsidR="00133CAB" w:rsidRPr="00133CAB" w:rsidRDefault="00133CAB" w:rsidP="00133CAB">
      <w:pPr>
        <w:shd w:val="clear" w:color="auto" w:fill="1E1E1E"/>
        <w:spacing w:after="0" w:line="285" w:lineRule="atLeast"/>
        <w:rPr>
          <w:rFonts w:ascii="Consolas" w:eastAsia="Times New Roman" w:hAnsi="Consolas" w:cs="Times New Roman"/>
          <w:color w:val="D4D4D4"/>
          <w:sz w:val="21"/>
          <w:szCs w:val="21"/>
          <w:lang w:val="en-US"/>
        </w:rPr>
      </w:pPr>
      <w:r w:rsidRPr="00133CAB">
        <w:rPr>
          <w:rFonts w:ascii="Consolas" w:eastAsia="Times New Roman" w:hAnsi="Consolas" w:cs="Times New Roman"/>
          <w:color w:val="D4D4D4"/>
          <w:sz w:val="21"/>
          <w:szCs w:val="21"/>
          <w:lang w:val="en-US"/>
        </w:rPr>
        <w:t xml:space="preserve">        </w:t>
      </w:r>
      <w:r w:rsidRPr="00133CAB">
        <w:rPr>
          <w:rFonts w:ascii="Consolas" w:eastAsia="Times New Roman" w:hAnsi="Consolas" w:cs="Times New Roman"/>
          <w:color w:val="9CDCFE"/>
          <w:sz w:val="21"/>
          <w:szCs w:val="21"/>
          <w:lang w:val="en-US"/>
        </w:rPr>
        <w:t>$p_st</w:t>
      </w:r>
      <w:r w:rsidRPr="00133CAB">
        <w:rPr>
          <w:rFonts w:ascii="Consolas" w:eastAsia="Times New Roman" w:hAnsi="Consolas" w:cs="Times New Roman"/>
          <w:color w:val="D4D4D4"/>
          <w:sz w:val="21"/>
          <w:szCs w:val="21"/>
          <w:lang w:val="en-US"/>
        </w:rPr>
        <w:t xml:space="preserve"> = </w:t>
      </w:r>
      <w:r w:rsidRPr="00133CAB">
        <w:rPr>
          <w:rFonts w:ascii="Consolas" w:eastAsia="Times New Roman" w:hAnsi="Consolas" w:cs="Times New Roman"/>
          <w:color w:val="9CDCFE"/>
          <w:sz w:val="21"/>
          <w:szCs w:val="21"/>
          <w:lang w:val="en-US"/>
        </w:rPr>
        <w:t>$_GET</w:t>
      </w:r>
      <w:r w:rsidRPr="00133CAB">
        <w:rPr>
          <w:rFonts w:ascii="Consolas" w:eastAsia="Times New Roman" w:hAnsi="Consolas" w:cs="Times New Roman"/>
          <w:color w:val="D4D4D4"/>
          <w:sz w:val="21"/>
          <w:szCs w:val="21"/>
          <w:lang w:val="en-US"/>
        </w:rPr>
        <w:t>[</w:t>
      </w:r>
      <w:r w:rsidRPr="00133CAB">
        <w:rPr>
          <w:rFonts w:ascii="Consolas" w:eastAsia="Times New Roman" w:hAnsi="Consolas" w:cs="Times New Roman"/>
          <w:color w:val="CE9178"/>
          <w:sz w:val="21"/>
          <w:szCs w:val="21"/>
          <w:lang w:val="en-US"/>
        </w:rPr>
        <w:t>"st"</w:t>
      </w:r>
      <w:r w:rsidRPr="00133CAB">
        <w:rPr>
          <w:rFonts w:ascii="Consolas" w:eastAsia="Times New Roman" w:hAnsi="Consolas" w:cs="Times New Roman"/>
          <w:color w:val="D4D4D4"/>
          <w:sz w:val="21"/>
          <w:szCs w:val="21"/>
          <w:lang w:val="en-US"/>
        </w:rPr>
        <w:t>];</w:t>
      </w:r>
    </w:p>
    <w:p w14:paraId="476E3582" w14:textId="77777777" w:rsidR="00133CAB" w:rsidRPr="00133CAB" w:rsidRDefault="00133CAB" w:rsidP="00133CAB">
      <w:pPr>
        <w:shd w:val="clear" w:color="auto" w:fill="1E1E1E"/>
        <w:spacing w:after="0" w:line="285" w:lineRule="atLeast"/>
        <w:rPr>
          <w:rFonts w:ascii="Consolas" w:eastAsia="Times New Roman" w:hAnsi="Consolas" w:cs="Times New Roman"/>
          <w:color w:val="D4D4D4"/>
          <w:sz w:val="21"/>
          <w:szCs w:val="21"/>
          <w:lang w:val="en-US"/>
        </w:rPr>
      </w:pPr>
      <w:r w:rsidRPr="00133CAB">
        <w:rPr>
          <w:rFonts w:ascii="Consolas" w:eastAsia="Times New Roman" w:hAnsi="Consolas" w:cs="Times New Roman"/>
          <w:color w:val="D4D4D4"/>
          <w:sz w:val="21"/>
          <w:szCs w:val="21"/>
          <w:lang w:val="en-US"/>
        </w:rPr>
        <w:t xml:space="preserve">        </w:t>
      </w:r>
      <w:r w:rsidRPr="00133CAB">
        <w:rPr>
          <w:rFonts w:ascii="Consolas" w:eastAsia="Times New Roman" w:hAnsi="Consolas" w:cs="Times New Roman"/>
          <w:color w:val="9CDCFE"/>
          <w:sz w:val="21"/>
          <w:szCs w:val="21"/>
          <w:lang w:val="en-US"/>
        </w:rPr>
        <w:t>$amt</w:t>
      </w:r>
      <w:r w:rsidRPr="00133CAB">
        <w:rPr>
          <w:rFonts w:ascii="Consolas" w:eastAsia="Times New Roman" w:hAnsi="Consolas" w:cs="Times New Roman"/>
          <w:color w:val="D4D4D4"/>
          <w:sz w:val="21"/>
          <w:szCs w:val="21"/>
          <w:lang w:val="en-US"/>
        </w:rPr>
        <w:t xml:space="preserve"> = </w:t>
      </w:r>
      <w:r w:rsidRPr="00133CAB">
        <w:rPr>
          <w:rFonts w:ascii="Consolas" w:eastAsia="Times New Roman" w:hAnsi="Consolas" w:cs="Times New Roman"/>
          <w:color w:val="9CDCFE"/>
          <w:sz w:val="21"/>
          <w:szCs w:val="21"/>
          <w:lang w:val="en-US"/>
        </w:rPr>
        <w:t>$_GET</w:t>
      </w:r>
      <w:r w:rsidRPr="00133CAB">
        <w:rPr>
          <w:rFonts w:ascii="Consolas" w:eastAsia="Times New Roman" w:hAnsi="Consolas" w:cs="Times New Roman"/>
          <w:color w:val="D4D4D4"/>
          <w:sz w:val="21"/>
          <w:szCs w:val="21"/>
          <w:lang w:val="en-US"/>
        </w:rPr>
        <w:t>[</w:t>
      </w:r>
      <w:r w:rsidRPr="00133CAB">
        <w:rPr>
          <w:rFonts w:ascii="Consolas" w:eastAsia="Times New Roman" w:hAnsi="Consolas" w:cs="Times New Roman"/>
          <w:color w:val="CE9178"/>
          <w:sz w:val="21"/>
          <w:szCs w:val="21"/>
          <w:lang w:val="en-US"/>
        </w:rPr>
        <w:t>"amt"</w:t>
      </w:r>
      <w:r w:rsidRPr="00133CAB">
        <w:rPr>
          <w:rFonts w:ascii="Consolas" w:eastAsia="Times New Roman" w:hAnsi="Consolas" w:cs="Times New Roman"/>
          <w:color w:val="D4D4D4"/>
          <w:sz w:val="21"/>
          <w:szCs w:val="21"/>
          <w:lang w:val="en-US"/>
        </w:rPr>
        <w:t>];</w:t>
      </w:r>
    </w:p>
    <w:p w14:paraId="6A07A80C" w14:textId="77777777" w:rsidR="00133CAB" w:rsidRPr="00133CAB" w:rsidRDefault="00133CAB" w:rsidP="00133CAB">
      <w:pPr>
        <w:shd w:val="clear" w:color="auto" w:fill="1E1E1E"/>
        <w:spacing w:after="0" w:line="285" w:lineRule="atLeast"/>
        <w:rPr>
          <w:rFonts w:ascii="Consolas" w:eastAsia="Times New Roman" w:hAnsi="Consolas" w:cs="Times New Roman"/>
          <w:color w:val="D4D4D4"/>
          <w:sz w:val="21"/>
          <w:szCs w:val="21"/>
          <w:lang w:val="en-US"/>
        </w:rPr>
      </w:pPr>
      <w:r w:rsidRPr="00133CAB">
        <w:rPr>
          <w:rFonts w:ascii="Consolas" w:eastAsia="Times New Roman" w:hAnsi="Consolas" w:cs="Times New Roman"/>
          <w:color w:val="D4D4D4"/>
          <w:sz w:val="21"/>
          <w:szCs w:val="21"/>
          <w:lang w:val="en-US"/>
        </w:rPr>
        <w:t xml:space="preserve">        </w:t>
      </w:r>
      <w:r w:rsidRPr="00133CAB">
        <w:rPr>
          <w:rFonts w:ascii="Consolas" w:eastAsia="Times New Roman" w:hAnsi="Consolas" w:cs="Times New Roman"/>
          <w:color w:val="9CDCFE"/>
          <w:sz w:val="21"/>
          <w:szCs w:val="21"/>
          <w:lang w:val="en-US"/>
        </w:rPr>
        <w:t>$cc</w:t>
      </w:r>
      <w:r w:rsidRPr="00133CAB">
        <w:rPr>
          <w:rFonts w:ascii="Consolas" w:eastAsia="Times New Roman" w:hAnsi="Consolas" w:cs="Times New Roman"/>
          <w:color w:val="D4D4D4"/>
          <w:sz w:val="21"/>
          <w:szCs w:val="21"/>
          <w:lang w:val="en-US"/>
        </w:rPr>
        <w:t xml:space="preserve"> = </w:t>
      </w:r>
      <w:r w:rsidRPr="00133CAB">
        <w:rPr>
          <w:rFonts w:ascii="Consolas" w:eastAsia="Times New Roman" w:hAnsi="Consolas" w:cs="Times New Roman"/>
          <w:color w:val="9CDCFE"/>
          <w:sz w:val="21"/>
          <w:szCs w:val="21"/>
          <w:lang w:val="en-US"/>
        </w:rPr>
        <w:t>$_GET</w:t>
      </w:r>
      <w:r w:rsidRPr="00133CAB">
        <w:rPr>
          <w:rFonts w:ascii="Consolas" w:eastAsia="Times New Roman" w:hAnsi="Consolas" w:cs="Times New Roman"/>
          <w:color w:val="D4D4D4"/>
          <w:sz w:val="21"/>
          <w:szCs w:val="21"/>
          <w:lang w:val="en-US"/>
        </w:rPr>
        <w:t>[</w:t>
      </w:r>
      <w:r w:rsidRPr="00133CAB">
        <w:rPr>
          <w:rFonts w:ascii="Consolas" w:eastAsia="Times New Roman" w:hAnsi="Consolas" w:cs="Times New Roman"/>
          <w:color w:val="CE9178"/>
          <w:sz w:val="21"/>
          <w:szCs w:val="21"/>
          <w:lang w:val="en-US"/>
        </w:rPr>
        <w:t>"cc"</w:t>
      </w:r>
      <w:r w:rsidRPr="00133CAB">
        <w:rPr>
          <w:rFonts w:ascii="Consolas" w:eastAsia="Times New Roman" w:hAnsi="Consolas" w:cs="Times New Roman"/>
          <w:color w:val="D4D4D4"/>
          <w:sz w:val="21"/>
          <w:szCs w:val="21"/>
          <w:lang w:val="en-US"/>
        </w:rPr>
        <w:t>];</w:t>
      </w:r>
    </w:p>
    <w:p w14:paraId="42C6BCCF" w14:textId="77777777" w:rsidR="00133CAB" w:rsidRPr="00133CAB" w:rsidRDefault="00133CAB" w:rsidP="00133CAB">
      <w:pPr>
        <w:shd w:val="clear" w:color="auto" w:fill="1E1E1E"/>
        <w:spacing w:after="0" w:line="285" w:lineRule="atLeast"/>
        <w:rPr>
          <w:rFonts w:ascii="Consolas" w:eastAsia="Times New Roman" w:hAnsi="Consolas" w:cs="Times New Roman"/>
          <w:color w:val="D4D4D4"/>
          <w:sz w:val="21"/>
          <w:szCs w:val="21"/>
          <w:lang w:val="en-US"/>
        </w:rPr>
      </w:pPr>
      <w:r w:rsidRPr="00133CAB">
        <w:rPr>
          <w:rFonts w:ascii="Consolas" w:eastAsia="Times New Roman" w:hAnsi="Consolas" w:cs="Times New Roman"/>
          <w:color w:val="D4D4D4"/>
          <w:sz w:val="21"/>
          <w:szCs w:val="21"/>
          <w:lang w:val="en-US"/>
        </w:rPr>
        <w:t xml:space="preserve">        </w:t>
      </w:r>
      <w:r w:rsidRPr="00133CAB">
        <w:rPr>
          <w:rFonts w:ascii="Consolas" w:eastAsia="Times New Roman" w:hAnsi="Consolas" w:cs="Times New Roman"/>
          <w:color w:val="9CDCFE"/>
          <w:sz w:val="21"/>
          <w:szCs w:val="21"/>
          <w:lang w:val="en-US"/>
        </w:rPr>
        <w:t>$cm_user_id</w:t>
      </w:r>
      <w:r w:rsidRPr="00133CAB">
        <w:rPr>
          <w:rFonts w:ascii="Consolas" w:eastAsia="Times New Roman" w:hAnsi="Consolas" w:cs="Times New Roman"/>
          <w:color w:val="D4D4D4"/>
          <w:sz w:val="21"/>
          <w:szCs w:val="21"/>
          <w:lang w:val="en-US"/>
        </w:rPr>
        <w:t xml:space="preserve"> = </w:t>
      </w:r>
      <w:r w:rsidRPr="00133CAB">
        <w:rPr>
          <w:rFonts w:ascii="Consolas" w:eastAsia="Times New Roman" w:hAnsi="Consolas" w:cs="Times New Roman"/>
          <w:color w:val="9CDCFE"/>
          <w:sz w:val="21"/>
          <w:szCs w:val="21"/>
          <w:lang w:val="en-US"/>
        </w:rPr>
        <w:t>$_GET</w:t>
      </w:r>
      <w:r w:rsidRPr="00133CAB">
        <w:rPr>
          <w:rFonts w:ascii="Consolas" w:eastAsia="Times New Roman" w:hAnsi="Consolas" w:cs="Times New Roman"/>
          <w:color w:val="D4D4D4"/>
          <w:sz w:val="21"/>
          <w:szCs w:val="21"/>
          <w:lang w:val="en-US"/>
        </w:rPr>
        <w:t>[</w:t>
      </w:r>
      <w:r w:rsidRPr="00133CAB">
        <w:rPr>
          <w:rFonts w:ascii="Consolas" w:eastAsia="Times New Roman" w:hAnsi="Consolas" w:cs="Times New Roman"/>
          <w:color w:val="CE9178"/>
          <w:sz w:val="21"/>
          <w:szCs w:val="21"/>
          <w:lang w:val="en-US"/>
        </w:rPr>
        <w:t>"cm"</w:t>
      </w:r>
      <w:r w:rsidRPr="00133CAB">
        <w:rPr>
          <w:rFonts w:ascii="Consolas" w:eastAsia="Times New Roman" w:hAnsi="Consolas" w:cs="Times New Roman"/>
          <w:color w:val="D4D4D4"/>
          <w:sz w:val="21"/>
          <w:szCs w:val="21"/>
          <w:lang w:val="en-US"/>
        </w:rPr>
        <w:t>];</w:t>
      </w:r>
    </w:p>
    <w:p w14:paraId="5D4632FB" w14:textId="77777777" w:rsidR="00133CAB" w:rsidRPr="00133CAB" w:rsidRDefault="00133CAB" w:rsidP="00133CAB">
      <w:pPr>
        <w:shd w:val="clear" w:color="auto" w:fill="1E1E1E"/>
        <w:spacing w:after="0" w:line="285" w:lineRule="atLeast"/>
        <w:rPr>
          <w:rFonts w:ascii="Consolas" w:eastAsia="Times New Roman" w:hAnsi="Consolas" w:cs="Times New Roman"/>
          <w:color w:val="D4D4D4"/>
          <w:sz w:val="21"/>
          <w:szCs w:val="21"/>
          <w:lang w:val="en-US"/>
        </w:rPr>
      </w:pPr>
      <w:r w:rsidRPr="00133CAB">
        <w:rPr>
          <w:rFonts w:ascii="Consolas" w:eastAsia="Times New Roman" w:hAnsi="Consolas" w:cs="Times New Roman"/>
          <w:color w:val="D4D4D4"/>
          <w:sz w:val="21"/>
          <w:szCs w:val="21"/>
          <w:lang w:val="en-US"/>
        </w:rPr>
        <w:t xml:space="preserve">        </w:t>
      </w:r>
      <w:r w:rsidRPr="00133CAB">
        <w:rPr>
          <w:rFonts w:ascii="Consolas" w:eastAsia="Times New Roman" w:hAnsi="Consolas" w:cs="Times New Roman"/>
          <w:color w:val="9CDCFE"/>
          <w:sz w:val="21"/>
          <w:szCs w:val="21"/>
          <w:lang w:val="en-US"/>
        </w:rPr>
        <w:t>$c_amt</w:t>
      </w:r>
      <w:r w:rsidRPr="00133CAB">
        <w:rPr>
          <w:rFonts w:ascii="Consolas" w:eastAsia="Times New Roman" w:hAnsi="Consolas" w:cs="Times New Roman"/>
          <w:color w:val="D4D4D4"/>
          <w:sz w:val="21"/>
          <w:szCs w:val="21"/>
          <w:lang w:val="en-US"/>
        </w:rPr>
        <w:t xml:space="preserve"> = </w:t>
      </w:r>
      <w:r w:rsidRPr="00133CAB">
        <w:rPr>
          <w:rFonts w:ascii="Consolas" w:eastAsia="Times New Roman" w:hAnsi="Consolas" w:cs="Times New Roman"/>
          <w:color w:val="9CDCFE"/>
          <w:sz w:val="21"/>
          <w:szCs w:val="21"/>
          <w:lang w:val="en-US"/>
        </w:rPr>
        <w:t>$_COOKIE</w:t>
      </w:r>
      <w:r w:rsidRPr="00133CAB">
        <w:rPr>
          <w:rFonts w:ascii="Consolas" w:eastAsia="Times New Roman" w:hAnsi="Consolas" w:cs="Times New Roman"/>
          <w:color w:val="D4D4D4"/>
          <w:sz w:val="21"/>
          <w:szCs w:val="21"/>
          <w:lang w:val="en-US"/>
        </w:rPr>
        <w:t>[</w:t>
      </w:r>
      <w:r w:rsidRPr="00133CAB">
        <w:rPr>
          <w:rFonts w:ascii="Consolas" w:eastAsia="Times New Roman" w:hAnsi="Consolas" w:cs="Times New Roman"/>
          <w:color w:val="CE9178"/>
          <w:sz w:val="21"/>
          <w:szCs w:val="21"/>
          <w:lang w:val="en-US"/>
        </w:rPr>
        <w:t>"ta"</w:t>
      </w:r>
      <w:r w:rsidRPr="00133CAB">
        <w:rPr>
          <w:rFonts w:ascii="Consolas" w:eastAsia="Times New Roman" w:hAnsi="Consolas" w:cs="Times New Roman"/>
          <w:color w:val="D4D4D4"/>
          <w:sz w:val="21"/>
          <w:szCs w:val="21"/>
          <w:lang w:val="en-US"/>
        </w:rPr>
        <w:t>];</w:t>
      </w:r>
    </w:p>
    <w:p w14:paraId="691EA298" w14:textId="77777777" w:rsidR="00133CAB" w:rsidRPr="00133CAB" w:rsidRDefault="00133CAB" w:rsidP="00133CAB">
      <w:pPr>
        <w:shd w:val="clear" w:color="auto" w:fill="1E1E1E"/>
        <w:spacing w:after="0" w:line="285" w:lineRule="atLeast"/>
        <w:rPr>
          <w:rFonts w:ascii="Consolas" w:eastAsia="Times New Roman" w:hAnsi="Consolas" w:cs="Times New Roman"/>
          <w:color w:val="D4D4D4"/>
          <w:sz w:val="21"/>
          <w:szCs w:val="21"/>
          <w:lang w:val="en-US"/>
        </w:rPr>
      </w:pPr>
      <w:r w:rsidRPr="00133CAB">
        <w:rPr>
          <w:rFonts w:ascii="Consolas" w:eastAsia="Times New Roman" w:hAnsi="Consolas" w:cs="Times New Roman"/>
          <w:color w:val="D4D4D4"/>
          <w:sz w:val="21"/>
          <w:szCs w:val="21"/>
          <w:lang w:val="en-US"/>
        </w:rPr>
        <w:t xml:space="preserve">    </w:t>
      </w:r>
      <w:r w:rsidRPr="00133CAB">
        <w:rPr>
          <w:rFonts w:ascii="Consolas" w:eastAsia="Times New Roman" w:hAnsi="Consolas" w:cs="Times New Roman"/>
          <w:color w:val="C586C0"/>
          <w:sz w:val="21"/>
          <w:szCs w:val="21"/>
          <w:lang w:val="en-US"/>
        </w:rPr>
        <w:t>if</w:t>
      </w:r>
      <w:r w:rsidRPr="00133CAB">
        <w:rPr>
          <w:rFonts w:ascii="Consolas" w:eastAsia="Times New Roman" w:hAnsi="Consolas" w:cs="Times New Roman"/>
          <w:color w:val="D4D4D4"/>
          <w:sz w:val="21"/>
          <w:szCs w:val="21"/>
          <w:lang w:val="en-US"/>
        </w:rPr>
        <w:t xml:space="preserve"> (</w:t>
      </w:r>
      <w:r w:rsidRPr="00133CAB">
        <w:rPr>
          <w:rFonts w:ascii="Consolas" w:eastAsia="Times New Roman" w:hAnsi="Consolas" w:cs="Times New Roman"/>
          <w:color w:val="9CDCFE"/>
          <w:sz w:val="21"/>
          <w:szCs w:val="21"/>
          <w:lang w:val="en-US"/>
        </w:rPr>
        <w:t>$p_st</w:t>
      </w:r>
      <w:r w:rsidRPr="00133CAB">
        <w:rPr>
          <w:rFonts w:ascii="Consolas" w:eastAsia="Times New Roman" w:hAnsi="Consolas" w:cs="Times New Roman"/>
          <w:color w:val="D4D4D4"/>
          <w:sz w:val="21"/>
          <w:szCs w:val="21"/>
          <w:lang w:val="en-US"/>
        </w:rPr>
        <w:t xml:space="preserve"> == </w:t>
      </w:r>
      <w:r w:rsidRPr="00133CAB">
        <w:rPr>
          <w:rFonts w:ascii="Consolas" w:eastAsia="Times New Roman" w:hAnsi="Consolas" w:cs="Times New Roman"/>
          <w:color w:val="CE9178"/>
          <w:sz w:val="21"/>
          <w:szCs w:val="21"/>
          <w:lang w:val="en-US"/>
        </w:rPr>
        <w:t>"Completed"</w:t>
      </w:r>
      <w:r w:rsidRPr="00133CAB">
        <w:rPr>
          <w:rFonts w:ascii="Consolas" w:eastAsia="Times New Roman" w:hAnsi="Consolas" w:cs="Times New Roman"/>
          <w:color w:val="D4D4D4"/>
          <w:sz w:val="21"/>
          <w:szCs w:val="21"/>
          <w:lang w:val="en-US"/>
        </w:rPr>
        <w:t>) {</w:t>
      </w:r>
    </w:p>
    <w:p w14:paraId="16C7A4FA" w14:textId="5223A8B1" w:rsidR="00133CAB" w:rsidRPr="00133CAB" w:rsidRDefault="00133CAB" w:rsidP="00133CAB">
      <w:pPr>
        <w:shd w:val="clear" w:color="auto" w:fill="1E1E1E"/>
        <w:spacing w:after="0" w:line="285" w:lineRule="atLeast"/>
        <w:rPr>
          <w:rFonts w:ascii="Consolas" w:eastAsia="Times New Roman" w:hAnsi="Consolas" w:cs="Times New Roman"/>
          <w:color w:val="D4D4D4"/>
          <w:sz w:val="21"/>
          <w:szCs w:val="21"/>
          <w:lang w:val="en-US"/>
        </w:rPr>
      </w:pPr>
    </w:p>
    <w:p w14:paraId="0410D959" w14:textId="77777777" w:rsidR="00133CAB" w:rsidRPr="00133CAB" w:rsidRDefault="00133CAB" w:rsidP="00133CAB">
      <w:pPr>
        <w:shd w:val="clear" w:color="auto" w:fill="1E1E1E"/>
        <w:spacing w:after="0" w:line="285" w:lineRule="atLeast"/>
        <w:rPr>
          <w:rFonts w:ascii="Consolas" w:eastAsia="Times New Roman" w:hAnsi="Consolas" w:cs="Times New Roman"/>
          <w:color w:val="D4D4D4"/>
          <w:sz w:val="21"/>
          <w:szCs w:val="21"/>
          <w:lang w:val="en-US"/>
        </w:rPr>
      </w:pPr>
      <w:r w:rsidRPr="00133CAB">
        <w:rPr>
          <w:rFonts w:ascii="Consolas" w:eastAsia="Times New Roman" w:hAnsi="Consolas" w:cs="Times New Roman"/>
          <w:color w:val="D4D4D4"/>
          <w:sz w:val="21"/>
          <w:szCs w:val="21"/>
          <w:lang w:val="en-US"/>
        </w:rPr>
        <w:t xml:space="preserve">        </w:t>
      </w:r>
      <w:r w:rsidRPr="00133CAB">
        <w:rPr>
          <w:rFonts w:ascii="Consolas" w:eastAsia="Times New Roman" w:hAnsi="Consolas" w:cs="Times New Roman"/>
          <w:color w:val="C586C0"/>
          <w:sz w:val="21"/>
          <w:szCs w:val="21"/>
          <w:lang w:val="en-US"/>
        </w:rPr>
        <w:t>include_once</w:t>
      </w:r>
      <w:r w:rsidRPr="00133CAB">
        <w:rPr>
          <w:rFonts w:ascii="Consolas" w:eastAsia="Times New Roman" w:hAnsi="Consolas" w:cs="Times New Roman"/>
          <w:color w:val="D4D4D4"/>
          <w:sz w:val="21"/>
          <w:szCs w:val="21"/>
          <w:lang w:val="en-US"/>
        </w:rPr>
        <w:t>(</w:t>
      </w:r>
      <w:r w:rsidRPr="00133CAB">
        <w:rPr>
          <w:rFonts w:ascii="Consolas" w:eastAsia="Times New Roman" w:hAnsi="Consolas" w:cs="Times New Roman"/>
          <w:color w:val="CE9178"/>
          <w:sz w:val="21"/>
          <w:szCs w:val="21"/>
          <w:lang w:val="en-US"/>
        </w:rPr>
        <w:t>"db.php"</w:t>
      </w:r>
      <w:r w:rsidRPr="00133CAB">
        <w:rPr>
          <w:rFonts w:ascii="Consolas" w:eastAsia="Times New Roman" w:hAnsi="Consolas" w:cs="Times New Roman"/>
          <w:color w:val="D4D4D4"/>
          <w:sz w:val="21"/>
          <w:szCs w:val="21"/>
          <w:lang w:val="en-US"/>
        </w:rPr>
        <w:t>);</w:t>
      </w:r>
    </w:p>
    <w:p w14:paraId="156EEC99" w14:textId="77777777" w:rsidR="00133CAB" w:rsidRPr="00133CAB" w:rsidRDefault="00133CAB" w:rsidP="00133CAB">
      <w:pPr>
        <w:shd w:val="clear" w:color="auto" w:fill="1E1E1E"/>
        <w:spacing w:after="0" w:line="285" w:lineRule="atLeast"/>
        <w:rPr>
          <w:rFonts w:ascii="Consolas" w:eastAsia="Times New Roman" w:hAnsi="Consolas" w:cs="Times New Roman"/>
          <w:color w:val="D4D4D4"/>
          <w:sz w:val="21"/>
          <w:szCs w:val="21"/>
          <w:lang w:val="en-US"/>
        </w:rPr>
      </w:pPr>
      <w:r w:rsidRPr="00133CAB">
        <w:rPr>
          <w:rFonts w:ascii="Consolas" w:eastAsia="Times New Roman" w:hAnsi="Consolas" w:cs="Times New Roman"/>
          <w:color w:val="D4D4D4"/>
          <w:sz w:val="21"/>
          <w:szCs w:val="21"/>
          <w:lang w:val="en-US"/>
        </w:rPr>
        <w:t xml:space="preserve">        </w:t>
      </w:r>
      <w:r w:rsidRPr="00133CAB">
        <w:rPr>
          <w:rFonts w:ascii="Consolas" w:eastAsia="Times New Roman" w:hAnsi="Consolas" w:cs="Times New Roman"/>
          <w:color w:val="9CDCFE"/>
          <w:sz w:val="21"/>
          <w:szCs w:val="21"/>
          <w:lang w:val="en-US"/>
        </w:rPr>
        <w:t>$sql</w:t>
      </w:r>
      <w:r w:rsidRPr="00133CAB">
        <w:rPr>
          <w:rFonts w:ascii="Consolas" w:eastAsia="Times New Roman" w:hAnsi="Consolas" w:cs="Times New Roman"/>
          <w:color w:val="D4D4D4"/>
          <w:sz w:val="21"/>
          <w:szCs w:val="21"/>
          <w:lang w:val="en-US"/>
        </w:rPr>
        <w:t xml:space="preserve"> = </w:t>
      </w:r>
      <w:r w:rsidRPr="00133CAB">
        <w:rPr>
          <w:rFonts w:ascii="Consolas" w:eastAsia="Times New Roman" w:hAnsi="Consolas" w:cs="Times New Roman"/>
          <w:color w:val="CE9178"/>
          <w:sz w:val="21"/>
          <w:szCs w:val="21"/>
          <w:lang w:val="en-US"/>
        </w:rPr>
        <w:t>"</w:t>
      </w:r>
      <w:r w:rsidRPr="00133CAB">
        <w:rPr>
          <w:rFonts w:ascii="Consolas" w:eastAsia="Times New Roman" w:hAnsi="Consolas" w:cs="Times New Roman"/>
          <w:color w:val="569CD6"/>
          <w:sz w:val="21"/>
          <w:szCs w:val="21"/>
          <w:lang w:val="en-US"/>
        </w:rPr>
        <w:t>SELECT</w:t>
      </w:r>
      <w:r w:rsidRPr="00133CAB">
        <w:rPr>
          <w:rFonts w:ascii="Consolas" w:eastAsia="Times New Roman" w:hAnsi="Consolas" w:cs="Times New Roman"/>
          <w:color w:val="CE9178"/>
          <w:sz w:val="21"/>
          <w:szCs w:val="21"/>
          <w:lang w:val="en-US"/>
        </w:rPr>
        <w:t xml:space="preserve"> p_id,qty </w:t>
      </w:r>
      <w:r w:rsidRPr="00133CAB">
        <w:rPr>
          <w:rFonts w:ascii="Consolas" w:eastAsia="Times New Roman" w:hAnsi="Consolas" w:cs="Times New Roman"/>
          <w:color w:val="569CD6"/>
          <w:sz w:val="21"/>
          <w:szCs w:val="21"/>
          <w:lang w:val="en-US"/>
        </w:rPr>
        <w:t>FROM</w:t>
      </w:r>
      <w:r w:rsidRPr="00133CAB">
        <w:rPr>
          <w:rFonts w:ascii="Consolas" w:eastAsia="Times New Roman" w:hAnsi="Consolas" w:cs="Times New Roman"/>
          <w:color w:val="CE9178"/>
          <w:sz w:val="21"/>
          <w:szCs w:val="21"/>
          <w:lang w:val="en-US"/>
        </w:rPr>
        <w:t xml:space="preserve"> cart </w:t>
      </w:r>
      <w:r w:rsidRPr="00133CAB">
        <w:rPr>
          <w:rFonts w:ascii="Consolas" w:eastAsia="Times New Roman" w:hAnsi="Consolas" w:cs="Times New Roman"/>
          <w:color w:val="569CD6"/>
          <w:sz w:val="21"/>
          <w:szCs w:val="21"/>
          <w:lang w:val="en-US"/>
        </w:rPr>
        <w:t>WHERE</w:t>
      </w:r>
      <w:r w:rsidRPr="00133CAB">
        <w:rPr>
          <w:rFonts w:ascii="Consolas" w:eastAsia="Times New Roman" w:hAnsi="Consolas" w:cs="Times New Roman"/>
          <w:color w:val="CE9178"/>
          <w:sz w:val="21"/>
          <w:szCs w:val="21"/>
          <w:lang w:val="en-US"/>
        </w:rPr>
        <w:t xml:space="preserve"> </w:t>
      </w:r>
      <w:r w:rsidRPr="00133CAB">
        <w:rPr>
          <w:rFonts w:ascii="Consolas" w:eastAsia="Times New Roman" w:hAnsi="Consolas" w:cs="Times New Roman"/>
          <w:color w:val="DCDCAA"/>
          <w:sz w:val="21"/>
          <w:szCs w:val="21"/>
          <w:lang w:val="en-US"/>
        </w:rPr>
        <w:t>user_id</w:t>
      </w:r>
      <w:r w:rsidRPr="00133CAB">
        <w:rPr>
          <w:rFonts w:ascii="Consolas" w:eastAsia="Times New Roman" w:hAnsi="Consolas" w:cs="Times New Roman"/>
          <w:color w:val="CE9178"/>
          <w:sz w:val="21"/>
          <w:szCs w:val="21"/>
          <w:lang w:val="en-US"/>
        </w:rPr>
        <w:t xml:space="preserve"> </w:t>
      </w:r>
      <w:r w:rsidRPr="00133CAB">
        <w:rPr>
          <w:rFonts w:ascii="Consolas" w:eastAsia="Times New Roman" w:hAnsi="Consolas" w:cs="Times New Roman"/>
          <w:color w:val="D4D4D4"/>
          <w:sz w:val="21"/>
          <w:szCs w:val="21"/>
          <w:lang w:val="en-US"/>
        </w:rPr>
        <w:t>=</w:t>
      </w:r>
      <w:r w:rsidRPr="00133CAB">
        <w:rPr>
          <w:rFonts w:ascii="Consolas" w:eastAsia="Times New Roman" w:hAnsi="Consolas" w:cs="Times New Roman"/>
          <w:color w:val="CE9178"/>
          <w:sz w:val="21"/>
          <w:szCs w:val="21"/>
          <w:lang w:val="en-US"/>
        </w:rPr>
        <w:t xml:space="preserve"> '</w:t>
      </w:r>
      <w:r w:rsidRPr="00133CAB">
        <w:rPr>
          <w:rFonts w:ascii="Consolas" w:eastAsia="Times New Roman" w:hAnsi="Consolas" w:cs="Times New Roman"/>
          <w:color w:val="9CDCFE"/>
          <w:sz w:val="21"/>
          <w:szCs w:val="21"/>
          <w:lang w:val="en-US"/>
        </w:rPr>
        <w:t>$cm_user_id</w:t>
      </w:r>
      <w:r w:rsidRPr="00133CAB">
        <w:rPr>
          <w:rFonts w:ascii="Consolas" w:eastAsia="Times New Roman" w:hAnsi="Consolas" w:cs="Times New Roman"/>
          <w:color w:val="CE9178"/>
          <w:sz w:val="21"/>
          <w:szCs w:val="21"/>
          <w:lang w:val="en-US"/>
        </w:rPr>
        <w:t>'"</w:t>
      </w:r>
      <w:r w:rsidRPr="00133CAB">
        <w:rPr>
          <w:rFonts w:ascii="Consolas" w:eastAsia="Times New Roman" w:hAnsi="Consolas" w:cs="Times New Roman"/>
          <w:color w:val="D4D4D4"/>
          <w:sz w:val="21"/>
          <w:szCs w:val="21"/>
          <w:lang w:val="en-US"/>
        </w:rPr>
        <w:t>;</w:t>
      </w:r>
    </w:p>
    <w:p w14:paraId="5B776513" w14:textId="77777777" w:rsidR="00133CAB" w:rsidRPr="00133CAB" w:rsidRDefault="00133CAB" w:rsidP="00133CAB">
      <w:pPr>
        <w:shd w:val="clear" w:color="auto" w:fill="1E1E1E"/>
        <w:spacing w:after="0" w:line="285" w:lineRule="atLeast"/>
        <w:rPr>
          <w:rFonts w:ascii="Consolas" w:eastAsia="Times New Roman" w:hAnsi="Consolas" w:cs="Times New Roman"/>
          <w:color w:val="D4D4D4"/>
          <w:sz w:val="21"/>
          <w:szCs w:val="21"/>
          <w:lang w:val="en-US"/>
        </w:rPr>
      </w:pPr>
      <w:r w:rsidRPr="00133CAB">
        <w:rPr>
          <w:rFonts w:ascii="Consolas" w:eastAsia="Times New Roman" w:hAnsi="Consolas" w:cs="Times New Roman"/>
          <w:color w:val="D4D4D4"/>
          <w:sz w:val="21"/>
          <w:szCs w:val="21"/>
          <w:lang w:val="en-US"/>
        </w:rPr>
        <w:t xml:space="preserve">        </w:t>
      </w:r>
      <w:r w:rsidRPr="00133CAB">
        <w:rPr>
          <w:rFonts w:ascii="Consolas" w:eastAsia="Times New Roman" w:hAnsi="Consolas" w:cs="Times New Roman"/>
          <w:color w:val="9CDCFE"/>
          <w:sz w:val="21"/>
          <w:szCs w:val="21"/>
          <w:lang w:val="en-US"/>
        </w:rPr>
        <w:t>$query</w:t>
      </w:r>
      <w:r w:rsidRPr="00133CAB">
        <w:rPr>
          <w:rFonts w:ascii="Consolas" w:eastAsia="Times New Roman" w:hAnsi="Consolas" w:cs="Times New Roman"/>
          <w:color w:val="D4D4D4"/>
          <w:sz w:val="21"/>
          <w:szCs w:val="21"/>
          <w:lang w:val="en-US"/>
        </w:rPr>
        <w:t xml:space="preserve"> = </w:t>
      </w:r>
      <w:r w:rsidRPr="00133CAB">
        <w:rPr>
          <w:rFonts w:ascii="Consolas" w:eastAsia="Times New Roman" w:hAnsi="Consolas" w:cs="Times New Roman"/>
          <w:color w:val="DCDCAA"/>
          <w:sz w:val="21"/>
          <w:szCs w:val="21"/>
          <w:lang w:val="en-US"/>
        </w:rPr>
        <w:t>mysqli_query</w:t>
      </w:r>
      <w:r w:rsidRPr="00133CAB">
        <w:rPr>
          <w:rFonts w:ascii="Consolas" w:eastAsia="Times New Roman" w:hAnsi="Consolas" w:cs="Times New Roman"/>
          <w:color w:val="D4D4D4"/>
          <w:sz w:val="21"/>
          <w:szCs w:val="21"/>
          <w:lang w:val="en-US"/>
        </w:rPr>
        <w:t>(</w:t>
      </w:r>
      <w:r w:rsidRPr="00133CAB">
        <w:rPr>
          <w:rFonts w:ascii="Consolas" w:eastAsia="Times New Roman" w:hAnsi="Consolas" w:cs="Times New Roman"/>
          <w:color w:val="9CDCFE"/>
          <w:sz w:val="21"/>
          <w:szCs w:val="21"/>
          <w:lang w:val="en-US"/>
        </w:rPr>
        <w:t>$con</w:t>
      </w:r>
      <w:r w:rsidRPr="00133CAB">
        <w:rPr>
          <w:rFonts w:ascii="Consolas" w:eastAsia="Times New Roman" w:hAnsi="Consolas" w:cs="Times New Roman"/>
          <w:color w:val="D4D4D4"/>
          <w:sz w:val="21"/>
          <w:szCs w:val="21"/>
          <w:lang w:val="en-US"/>
        </w:rPr>
        <w:t>,</w:t>
      </w:r>
      <w:r w:rsidRPr="00133CAB">
        <w:rPr>
          <w:rFonts w:ascii="Consolas" w:eastAsia="Times New Roman" w:hAnsi="Consolas" w:cs="Times New Roman"/>
          <w:color w:val="9CDCFE"/>
          <w:sz w:val="21"/>
          <w:szCs w:val="21"/>
          <w:lang w:val="en-US"/>
        </w:rPr>
        <w:t>$sql</w:t>
      </w:r>
      <w:r w:rsidRPr="00133CAB">
        <w:rPr>
          <w:rFonts w:ascii="Consolas" w:eastAsia="Times New Roman" w:hAnsi="Consolas" w:cs="Times New Roman"/>
          <w:color w:val="D4D4D4"/>
          <w:sz w:val="21"/>
          <w:szCs w:val="21"/>
          <w:lang w:val="en-US"/>
        </w:rPr>
        <w:t>);</w:t>
      </w:r>
    </w:p>
    <w:p w14:paraId="0E6D6C49" w14:textId="77777777" w:rsidR="00133CAB" w:rsidRPr="00133CAB" w:rsidRDefault="00133CAB" w:rsidP="00133CAB">
      <w:pPr>
        <w:shd w:val="clear" w:color="auto" w:fill="1E1E1E"/>
        <w:spacing w:after="0" w:line="285" w:lineRule="atLeast"/>
        <w:rPr>
          <w:rFonts w:ascii="Consolas" w:eastAsia="Times New Roman" w:hAnsi="Consolas" w:cs="Times New Roman"/>
          <w:color w:val="D4D4D4"/>
          <w:sz w:val="21"/>
          <w:szCs w:val="21"/>
          <w:lang w:val="en-US"/>
        </w:rPr>
      </w:pPr>
      <w:r w:rsidRPr="00133CAB">
        <w:rPr>
          <w:rFonts w:ascii="Consolas" w:eastAsia="Times New Roman" w:hAnsi="Consolas" w:cs="Times New Roman"/>
          <w:color w:val="D4D4D4"/>
          <w:sz w:val="21"/>
          <w:szCs w:val="21"/>
          <w:lang w:val="en-US"/>
        </w:rPr>
        <w:t xml:space="preserve">        </w:t>
      </w:r>
      <w:r w:rsidRPr="00133CAB">
        <w:rPr>
          <w:rFonts w:ascii="Consolas" w:eastAsia="Times New Roman" w:hAnsi="Consolas" w:cs="Times New Roman"/>
          <w:color w:val="C586C0"/>
          <w:sz w:val="21"/>
          <w:szCs w:val="21"/>
          <w:lang w:val="en-US"/>
        </w:rPr>
        <w:t>if</w:t>
      </w:r>
      <w:r w:rsidRPr="00133CAB">
        <w:rPr>
          <w:rFonts w:ascii="Consolas" w:eastAsia="Times New Roman" w:hAnsi="Consolas" w:cs="Times New Roman"/>
          <w:color w:val="D4D4D4"/>
          <w:sz w:val="21"/>
          <w:szCs w:val="21"/>
          <w:lang w:val="en-US"/>
        </w:rPr>
        <w:t xml:space="preserve"> (</w:t>
      </w:r>
      <w:r w:rsidRPr="00133CAB">
        <w:rPr>
          <w:rFonts w:ascii="Consolas" w:eastAsia="Times New Roman" w:hAnsi="Consolas" w:cs="Times New Roman"/>
          <w:color w:val="DCDCAA"/>
          <w:sz w:val="21"/>
          <w:szCs w:val="21"/>
          <w:lang w:val="en-US"/>
        </w:rPr>
        <w:t>mysqli_num_rows</w:t>
      </w:r>
      <w:r w:rsidRPr="00133CAB">
        <w:rPr>
          <w:rFonts w:ascii="Consolas" w:eastAsia="Times New Roman" w:hAnsi="Consolas" w:cs="Times New Roman"/>
          <w:color w:val="D4D4D4"/>
          <w:sz w:val="21"/>
          <w:szCs w:val="21"/>
          <w:lang w:val="en-US"/>
        </w:rPr>
        <w:t>(</w:t>
      </w:r>
      <w:r w:rsidRPr="00133CAB">
        <w:rPr>
          <w:rFonts w:ascii="Consolas" w:eastAsia="Times New Roman" w:hAnsi="Consolas" w:cs="Times New Roman"/>
          <w:color w:val="9CDCFE"/>
          <w:sz w:val="21"/>
          <w:szCs w:val="21"/>
          <w:lang w:val="en-US"/>
        </w:rPr>
        <w:t>$query</w:t>
      </w:r>
      <w:r w:rsidRPr="00133CAB">
        <w:rPr>
          <w:rFonts w:ascii="Consolas" w:eastAsia="Times New Roman" w:hAnsi="Consolas" w:cs="Times New Roman"/>
          <w:color w:val="D4D4D4"/>
          <w:sz w:val="21"/>
          <w:szCs w:val="21"/>
          <w:lang w:val="en-US"/>
        </w:rPr>
        <w:t xml:space="preserve">) &gt; </w:t>
      </w:r>
      <w:r w:rsidRPr="00133CAB">
        <w:rPr>
          <w:rFonts w:ascii="Consolas" w:eastAsia="Times New Roman" w:hAnsi="Consolas" w:cs="Times New Roman"/>
          <w:color w:val="B5CEA8"/>
          <w:sz w:val="21"/>
          <w:szCs w:val="21"/>
          <w:lang w:val="en-US"/>
        </w:rPr>
        <w:t>0</w:t>
      </w:r>
      <w:r w:rsidRPr="00133CAB">
        <w:rPr>
          <w:rFonts w:ascii="Consolas" w:eastAsia="Times New Roman" w:hAnsi="Consolas" w:cs="Times New Roman"/>
          <w:color w:val="D4D4D4"/>
          <w:sz w:val="21"/>
          <w:szCs w:val="21"/>
          <w:lang w:val="en-US"/>
        </w:rPr>
        <w:t>) {</w:t>
      </w:r>
    </w:p>
    <w:p w14:paraId="16DFF2F4" w14:textId="77777777" w:rsidR="00133CAB" w:rsidRPr="00133CAB" w:rsidRDefault="00133CAB" w:rsidP="00133CAB">
      <w:pPr>
        <w:shd w:val="clear" w:color="auto" w:fill="1E1E1E"/>
        <w:spacing w:after="0" w:line="285" w:lineRule="atLeast"/>
        <w:rPr>
          <w:rFonts w:ascii="Consolas" w:eastAsia="Times New Roman" w:hAnsi="Consolas" w:cs="Times New Roman"/>
          <w:color w:val="D4D4D4"/>
          <w:sz w:val="21"/>
          <w:szCs w:val="21"/>
          <w:lang w:val="en-US"/>
        </w:rPr>
      </w:pPr>
      <w:r w:rsidRPr="00133CAB">
        <w:rPr>
          <w:rFonts w:ascii="Consolas" w:eastAsia="Times New Roman" w:hAnsi="Consolas" w:cs="Times New Roman"/>
          <w:color w:val="D4D4D4"/>
          <w:sz w:val="21"/>
          <w:szCs w:val="21"/>
          <w:lang w:val="en-US"/>
        </w:rPr>
        <w:t xml:space="preserve">            </w:t>
      </w:r>
      <w:r w:rsidRPr="00133CAB">
        <w:rPr>
          <w:rFonts w:ascii="Consolas" w:eastAsia="Times New Roman" w:hAnsi="Consolas" w:cs="Times New Roman"/>
          <w:color w:val="6A9955"/>
          <w:sz w:val="21"/>
          <w:szCs w:val="21"/>
          <w:lang w:val="en-US"/>
        </w:rPr>
        <w:t># code...</w:t>
      </w:r>
    </w:p>
    <w:p w14:paraId="28784A97" w14:textId="77777777" w:rsidR="00133CAB" w:rsidRPr="00133CAB" w:rsidRDefault="00133CAB" w:rsidP="00133CAB">
      <w:pPr>
        <w:shd w:val="clear" w:color="auto" w:fill="1E1E1E"/>
        <w:spacing w:after="0" w:line="285" w:lineRule="atLeast"/>
        <w:rPr>
          <w:rFonts w:ascii="Consolas" w:eastAsia="Times New Roman" w:hAnsi="Consolas" w:cs="Times New Roman"/>
          <w:color w:val="D4D4D4"/>
          <w:sz w:val="21"/>
          <w:szCs w:val="21"/>
          <w:lang w:val="en-US"/>
        </w:rPr>
      </w:pPr>
      <w:r w:rsidRPr="00133CAB">
        <w:rPr>
          <w:rFonts w:ascii="Consolas" w:eastAsia="Times New Roman" w:hAnsi="Consolas" w:cs="Times New Roman"/>
          <w:color w:val="D4D4D4"/>
          <w:sz w:val="21"/>
          <w:szCs w:val="21"/>
          <w:lang w:val="en-US"/>
        </w:rPr>
        <w:t xml:space="preserve">            </w:t>
      </w:r>
      <w:r w:rsidRPr="00133CAB">
        <w:rPr>
          <w:rFonts w:ascii="Consolas" w:eastAsia="Times New Roman" w:hAnsi="Consolas" w:cs="Times New Roman"/>
          <w:color w:val="C586C0"/>
          <w:sz w:val="21"/>
          <w:szCs w:val="21"/>
          <w:lang w:val="en-US"/>
        </w:rPr>
        <w:t>while</w:t>
      </w:r>
      <w:r w:rsidRPr="00133CAB">
        <w:rPr>
          <w:rFonts w:ascii="Consolas" w:eastAsia="Times New Roman" w:hAnsi="Consolas" w:cs="Times New Roman"/>
          <w:color w:val="D4D4D4"/>
          <w:sz w:val="21"/>
          <w:szCs w:val="21"/>
          <w:lang w:val="en-US"/>
        </w:rPr>
        <w:t xml:space="preserve"> (</w:t>
      </w:r>
      <w:r w:rsidRPr="00133CAB">
        <w:rPr>
          <w:rFonts w:ascii="Consolas" w:eastAsia="Times New Roman" w:hAnsi="Consolas" w:cs="Times New Roman"/>
          <w:color w:val="9CDCFE"/>
          <w:sz w:val="21"/>
          <w:szCs w:val="21"/>
          <w:lang w:val="en-US"/>
        </w:rPr>
        <w:t>$row</w:t>
      </w:r>
      <w:r w:rsidRPr="00133CAB">
        <w:rPr>
          <w:rFonts w:ascii="Consolas" w:eastAsia="Times New Roman" w:hAnsi="Consolas" w:cs="Times New Roman"/>
          <w:color w:val="D4D4D4"/>
          <w:sz w:val="21"/>
          <w:szCs w:val="21"/>
          <w:lang w:val="en-US"/>
        </w:rPr>
        <w:t>=</w:t>
      </w:r>
      <w:r w:rsidRPr="00133CAB">
        <w:rPr>
          <w:rFonts w:ascii="Consolas" w:eastAsia="Times New Roman" w:hAnsi="Consolas" w:cs="Times New Roman"/>
          <w:color w:val="DCDCAA"/>
          <w:sz w:val="21"/>
          <w:szCs w:val="21"/>
          <w:lang w:val="en-US"/>
        </w:rPr>
        <w:t>mysqli_fetch_array</w:t>
      </w:r>
      <w:r w:rsidRPr="00133CAB">
        <w:rPr>
          <w:rFonts w:ascii="Consolas" w:eastAsia="Times New Roman" w:hAnsi="Consolas" w:cs="Times New Roman"/>
          <w:color w:val="D4D4D4"/>
          <w:sz w:val="21"/>
          <w:szCs w:val="21"/>
          <w:lang w:val="en-US"/>
        </w:rPr>
        <w:t>(</w:t>
      </w:r>
      <w:r w:rsidRPr="00133CAB">
        <w:rPr>
          <w:rFonts w:ascii="Consolas" w:eastAsia="Times New Roman" w:hAnsi="Consolas" w:cs="Times New Roman"/>
          <w:color w:val="9CDCFE"/>
          <w:sz w:val="21"/>
          <w:szCs w:val="21"/>
          <w:lang w:val="en-US"/>
        </w:rPr>
        <w:t>$query</w:t>
      </w:r>
      <w:r w:rsidRPr="00133CAB">
        <w:rPr>
          <w:rFonts w:ascii="Consolas" w:eastAsia="Times New Roman" w:hAnsi="Consolas" w:cs="Times New Roman"/>
          <w:color w:val="D4D4D4"/>
          <w:sz w:val="21"/>
          <w:szCs w:val="21"/>
          <w:lang w:val="en-US"/>
        </w:rPr>
        <w:t>)) {</w:t>
      </w:r>
    </w:p>
    <w:p w14:paraId="29D2556E" w14:textId="77777777" w:rsidR="00133CAB" w:rsidRPr="00133CAB" w:rsidRDefault="00133CAB" w:rsidP="00133CAB">
      <w:pPr>
        <w:shd w:val="clear" w:color="auto" w:fill="1E1E1E"/>
        <w:spacing w:after="0" w:line="285" w:lineRule="atLeast"/>
        <w:rPr>
          <w:rFonts w:ascii="Consolas" w:eastAsia="Times New Roman" w:hAnsi="Consolas" w:cs="Times New Roman"/>
          <w:color w:val="D4D4D4"/>
          <w:sz w:val="21"/>
          <w:szCs w:val="21"/>
          <w:lang w:val="en-US"/>
        </w:rPr>
      </w:pPr>
      <w:r w:rsidRPr="00133CAB">
        <w:rPr>
          <w:rFonts w:ascii="Consolas" w:eastAsia="Times New Roman" w:hAnsi="Consolas" w:cs="Times New Roman"/>
          <w:color w:val="D4D4D4"/>
          <w:sz w:val="21"/>
          <w:szCs w:val="21"/>
          <w:lang w:val="en-US"/>
        </w:rPr>
        <w:t xml:space="preserve">            </w:t>
      </w:r>
      <w:r w:rsidRPr="00133CAB">
        <w:rPr>
          <w:rFonts w:ascii="Consolas" w:eastAsia="Times New Roman" w:hAnsi="Consolas" w:cs="Times New Roman"/>
          <w:color w:val="9CDCFE"/>
          <w:sz w:val="21"/>
          <w:szCs w:val="21"/>
          <w:lang w:val="en-US"/>
        </w:rPr>
        <w:t>$product_id</w:t>
      </w:r>
      <w:r w:rsidRPr="00133CAB">
        <w:rPr>
          <w:rFonts w:ascii="Consolas" w:eastAsia="Times New Roman" w:hAnsi="Consolas" w:cs="Times New Roman"/>
          <w:color w:val="D4D4D4"/>
          <w:sz w:val="21"/>
          <w:szCs w:val="21"/>
          <w:lang w:val="en-US"/>
        </w:rPr>
        <w:t xml:space="preserve">[] = </w:t>
      </w:r>
      <w:r w:rsidRPr="00133CAB">
        <w:rPr>
          <w:rFonts w:ascii="Consolas" w:eastAsia="Times New Roman" w:hAnsi="Consolas" w:cs="Times New Roman"/>
          <w:color w:val="9CDCFE"/>
          <w:sz w:val="21"/>
          <w:szCs w:val="21"/>
          <w:lang w:val="en-US"/>
        </w:rPr>
        <w:t>$row</w:t>
      </w:r>
      <w:r w:rsidRPr="00133CAB">
        <w:rPr>
          <w:rFonts w:ascii="Consolas" w:eastAsia="Times New Roman" w:hAnsi="Consolas" w:cs="Times New Roman"/>
          <w:color w:val="D4D4D4"/>
          <w:sz w:val="21"/>
          <w:szCs w:val="21"/>
          <w:lang w:val="en-US"/>
        </w:rPr>
        <w:t>[</w:t>
      </w:r>
      <w:r w:rsidRPr="00133CAB">
        <w:rPr>
          <w:rFonts w:ascii="Consolas" w:eastAsia="Times New Roman" w:hAnsi="Consolas" w:cs="Times New Roman"/>
          <w:color w:val="CE9178"/>
          <w:sz w:val="21"/>
          <w:szCs w:val="21"/>
          <w:lang w:val="en-US"/>
        </w:rPr>
        <w:t>"p_id"</w:t>
      </w:r>
      <w:r w:rsidRPr="00133CAB">
        <w:rPr>
          <w:rFonts w:ascii="Consolas" w:eastAsia="Times New Roman" w:hAnsi="Consolas" w:cs="Times New Roman"/>
          <w:color w:val="D4D4D4"/>
          <w:sz w:val="21"/>
          <w:szCs w:val="21"/>
          <w:lang w:val="en-US"/>
        </w:rPr>
        <w:t>];</w:t>
      </w:r>
    </w:p>
    <w:p w14:paraId="052416E2" w14:textId="77777777" w:rsidR="00133CAB" w:rsidRPr="00133CAB" w:rsidRDefault="00133CAB" w:rsidP="00133CAB">
      <w:pPr>
        <w:shd w:val="clear" w:color="auto" w:fill="1E1E1E"/>
        <w:spacing w:after="0" w:line="285" w:lineRule="atLeast"/>
        <w:rPr>
          <w:rFonts w:ascii="Consolas" w:eastAsia="Times New Roman" w:hAnsi="Consolas" w:cs="Times New Roman"/>
          <w:color w:val="D4D4D4"/>
          <w:sz w:val="21"/>
          <w:szCs w:val="21"/>
          <w:lang w:val="en-US"/>
        </w:rPr>
      </w:pPr>
      <w:r w:rsidRPr="00133CAB">
        <w:rPr>
          <w:rFonts w:ascii="Consolas" w:eastAsia="Times New Roman" w:hAnsi="Consolas" w:cs="Times New Roman"/>
          <w:color w:val="D4D4D4"/>
          <w:sz w:val="21"/>
          <w:szCs w:val="21"/>
          <w:lang w:val="en-US"/>
        </w:rPr>
        <w:t xml:space="preserve">            </w:t>
      </w:r>
      <w:r w:rsidRPr="00133CAB">
        <w:rPr>
          <w:rFonts w:ascii="Consolas" w:eastAsia="Times New Roman" w:hAnsi="Consolas" w:cs="Times New Roman"/>
          <w:color w:val="9CDCFE"/>
          <w:sz w:val="21"/>
          <w:szCs w:val="21"/>
          <w:lang w:val="en-US"/>
        </w:rPr>
        <w:t>$qty</w:t>
      </w:r>
      <w:r w:rsidRPr="00133CAB">
        <w:rPr>
          <w:rFonts w:ascii="Consolas" w:eastAsia="Times New Roman" w:hAnsi="Consolas" w:cs="Times New Roman"/>
          <w:color w:val="D4D4D4"/>
          <w:sz w:val="21"/>
          <w:szCs w:val="21"/>
          <w:lang w:val="en-US"/>
        </w:rPr>
        <w:t xml:space="preserve">[] = </w:t>
      </w:r>
      <w:r w:rsidRPr="00133CAB">
        <w:rPr>
          <w:rFonts w:ascii="Consolas" w:eastAsia="Times New Roman" w:hAnsi="Consolas" w:cs="Times New Roman"/>
          <w:color w:val="9CDCFE"/>
          <w:sz w:val="21"/>
          <w:szCs w:val="21"/>
          <w:lang w:val="en-US"/>
        </w:rPr>
        <w:t>$row</w:t>
      </w:r>
      <w:r w:rsidRPr="00133CAB">
        <w:rPr>
          <w:rFonts w:ascii="Consolas" w:eastAsia="Times New Roman" w:hAnsi="Consolas" w:cs="Times New Roman"/>
          <w:color w:val="D4D4D4"/>
          <w:sz w:val="21"/>
          <w:szCs w:val="21"/>
          <w:lang w:val="en-US"/>
        </w:rPr>
        <w:t>[</w:t>
      </w:r>
      <w:r w:rsidRPr="00133CAB">
        <w:rPr>
          <w:rFonts w:ascii="Consolas" w:eastAsia="Times New Roman" w:hAnsi="Consolas" w:cs="Times New Roman"/>
          <w:color w:val="CE9178"/>
          <w:sz w:val="21"/>
          <w:szCs w:val="21"/>
          <w:lang w:val="en-US"/>
        </w:rPr>
        <w:t>"qty"</w:t>
      </w:r>
      <w:r w:rsidRPr="00133CAB">
        <w:rPr>
          <w:rFonts w:ascii="Consolas" w:eastAsia="Times New Roman" w:hAnsi="Consolas" w:cs="Times New Roman"/>
          <w:color w:val="D4D4D4"/>
          <w:sz w:val="21"/>
          <w:szCs w:val="21"/>
          <w:lang w:val="en-US"/>
        </w:rPr>
        <w:t>];</w:t>
      </w:r>
    </w:p>
    <w:p w14:paraId="548E9F3D" w14:textId="77777777" w:rsidR="00133CAB" w:rsidRPr="00133CAB" w:rsidRDefault="00133CAB" w:rsidP="00133CAB">
      <w:pPr>
        <w:shd w:val="clear" w:color="auto" w:fill="1E1E1E"/>
        <w:spacing w:after="0" w:line="285" w:lineRule="atLeast"/>
        <w:rPr>
          <w:rFonts w:ascii="Consolas" w:eastAsia="Times New Roman" w:hAnsi="Consolas" w:cs="Times New Roman"/>
          <w:color w:val="D4D4D4"/>
          <w:sz w:val="21"/>
          <w:szCs w:val="21"/>
          <w:lang w:val="en-US"/>
        </w:rPr>
      </w:pPr>
      <w:r w:rsidRPr="00133CAB">
        <w:rPr>
          <w:rFonts w:ascii="Consolas" w:eastAsia="Times New Roman" w:hAnsi="Consolas" w:cs="Times New Roman"/>
          <w:color w:val="D4D4D4"/>
          <w:sz w:val="21"/>
          <w:szCs w:val="21"/>
          <w:lang w:val="en-US"/>
        </w:rPr>
        <w:t>            }</w:t>
      </w:r>
    </w:p>
    <w:p w14:paraId="7E7FB768" w14:textId="77777777" w:rsidR="00133CAB" w:rsidRPr="00133CAB" w:rsidRDefault="00133CAB" w:rsidP="00133CAB">
      <w:pPr>
        <w:shd w:val="clear" w:color="auto" w:fill="1E1E1E"/>
        <w:spacing w:after="0" w:line="285" w:lineRule="atLeast"/>
        <w:rPr>
          <w:rFonts w:ascii="Consolas" w:eastAsia="Times New Roman" w:hAnsi="Consolas" w:cs="Times New Roman"/>
          <w:color w:val="D4D4D4"/>
          <w:sz w:val="21"/>
          <w:szCs w:val="21"/>
          <w:lang w:val="en-US"/>
        </w:rPr>
      </w:pPr>
    </w:p>
    <w:p w14:paraId="04ABFF3B" w14:textId="0050AEAC" w:rsidR="00133CAB" w:rsidRPr="00133CAB" w:rsidRDefault="00133CAB" w:rsidP="00133CAB">
      <w:pPr>
        <w:shd w:val="clear" w:color="auto" w:fill="1E1E1E"/>
        <w:spacing w:after="0" w:line="285" w:lineRule="atLeast"/>
        <w:rPr>
          <w:rFonts w:ascii="Consolas" w:eastAsia="Times New Roman" w:hAnsi="Consolas" w:cs="Times New Roman"/>
          <w:color w:val="D4D4D4"/>
          <w:sz w:val="21"/>
          <w:szCs w:val="21"/>
          <w:lang w:val="en-US"/>
        </w:rPr>
      </w:pPr>
      <w:r w:rsidRPr="00133CAB">
        <w:rPr>
          <w:rFonts w:ascii="Consolas" w:eastAsia="Times New Roman" w:hAnsi="Consolas" w:cs="Times New Roman"/>
          <w:color w:val="6A9955"/>
          <w:sz w:val="21"/>
          <w:szCs w:val="21"/>
          <w:lang w:val="en-US"/>
        </w:rPr>
        <w:t>// After payment is successful, the orders information is supposed to be posted in the database via sql like shown below</w:t>
      </w:r>
    </w:p>
    <w:p w14:paraId="556B2405" w14:textId="77777777" w:rsidR="00133CAB" w:rsidRPr="00133CAB" w:rsidRDefault="00133CAB" w:rsidP="00133CAB">
      <w:pPr>
        <w:shd w:val="clear" w:color="auto" w:fill="1E1E1E"/>
        <w:spacing w:after="0" w:line="285" w:lineRule="atLeast"/>
        <w:rPr>
          <w:rFonts w:ascii="Consolas" w:eastAsia="Times New Roman" w:hAnsi="Consolas" w:cs="Times New Roman"/>
          <w:color w:val="D4D4D4"/>
          <w:sz w:val="21"/>
          <w:szCs w:val="21"/>
          <w:lang w:val="en-US"/>
        </w:rPr>
      </w:pPr>
      <w:r w:rsidRPr="00133CAB">
        <w:rPr>
          <w:rFonts w:ascii="Consolas" w:eastAsia="Times New Roman" w:hAnsi="Consolas" w:cs="Times New Roman"/>
          <w:color w:val="D4D4D4"/>
          <w:sz w:val="21"/>
          <w:szCs w:val="21"/>
          <w:lang w:val="en-US"/>
        </w:rPr>
        <w:t xml:space="preserve">            </w:t>
      </w:r>
      <w:r w:rsidRPr="00133CAB">
        <w:rPr>
          <w:rFonts w:ascii="Consolas" w:eastAsia="Times New Roman" w:hAnsi="Consolas" w:cs="Times New Roman"/>
          <w:color w:val="C586C0"/>
          <w:sz w:val="21"/>
          <w:szCs w:val="21"/>
          <w:lang w:val="en-US"/>
        </w:rPr>
        <w:t>for</w:t>
      </w:r>
      <w:r w:rsidRPr="00133CAB">
        <w:rPr>
          <w:rFonts w:ascii="Consolas" w:eastAsia="Times New Roman" w:hAnsi="Consolas" w:cs="Times New Roman"/>
          <w:color w:val="D4D4D4"/>
          <w:sz w:val="21"/>
          <w:szCs w:val="21"/>
          <w:lang w:val="en-US"/>
        </w:rPr>
        <w:t xml:space="preserve"> (</w:t>
      </w:r>
      <w:r w:rsidRPr="00133CAB">
        <w:rPr>
          <w:rFonts w:ascii="Consolas" w:eastAsia="Times New Roman" w:hAnsi="Consolas" w:cs="Times New Roman"/>
          <w:color w:val="9CDCFE"/>
          <w:sz w:val="21"/>
          <w:szCs w:val="21"/>
          <w:lang w:val="en-US"/>
        </w:rPr>
        <w:t>$i</w:t>
      </w:r>
      <w:r w:rsidRPr="00133CAB">
        <w:rPr>
          <w:rFonts w:ascii="Consolas" w:eastAsia="Times New Roman" w:hAnsi="Consolas" w:cs="Times New Roman"/>
          <w:color w:val="D4D4D4"/>
          <w:sz w:val="21"/>
          <w:szCs w:val="21"/>
          <w:lang w:val="en-US"/>
        </w:rPr>
        <w:t>=</w:t>
      </w:r>
      <w:r w:rsidRPr="00133CAB">
        <w:rPr>
          <w:rFonts w:ascii="Consolas" w:eastAsia="Times New Roman" w:hAnsi="Consolas" w:cs="Times New Roman"/>
          <w:color w:val="B5CEA8"/>
          <w:sz w:val="21"/>
          <w:szCs w:val="21"/>
          <w:lang w:val="en-US"/>
        </w:rPr>
        <w:t>0</w:t>
      </w:r>
      <w:r w:rsidRPr="00133CAB">
        <w:rPr>
          <w:rFonts w:ascii="Consolas" w:eastAsia="Times New Roman" w:hAnsi="Consolas" w:cs="Times New Roman"/>
          <w:color w:val="D4D4D4"/>
          <w:sz w:val="21"/>
          <w:szCs w:val="21"/>
          <w:lang w:val="en-US"/>
        </w:rPr>
        <w:t xml:space="preserve">; </w:t>
      </w:r>
      <w:r w:rsidRPr="00133CAB">
        <w:rPr>
          <w:rFonts w:ascii="Consolas" w:eastAsia="Times New Roman" w:hAnsi="Consolas" w:cs="Times New Roman"/>
          <w:color w:val="9CDCFE"/>
          <w:sz w:val="21"/>
          <w:szCs w:val="21"/>
          <w:lang w:val="en-US"/>
        </w:rPr>
        <w:t>$i</w:t>
      </w:r>
      <w:r w:rsidRPr="00133CAB">
        <w:rPr>
          <w:rFonts w:ascii="Consolas" w:eastAsia="Times New Roman" w:hAnsi="Consolas" w:cs="Times New Roman"/>
          <w:color w:val="D4D4D4"/>
          <w:sz w:val="21"/>
          <w:szCs w:val="21"/>
          <w:lang w:val="en-US"/>
        </w:rPr>
        <w:t xml:space="preserve"> &lt; </w:t>
      </w:r>
      <w:r w:rsidRPr="00133CAB">
        <w:rPr>
          <w:rFonts w:ascii="Consolas" w:eastAsia="Times New Roman" w:hAnsi="Consolas" w:cs="Times New Roman"/>
          <w:color w:val="DCDCAA"/>
          <w:sz w:val="21"/>
          <w:szCs w:val="21"/>
          <w:lang w:val="en-US"/>
        </w:rPr>
        <w:t>count</w:t>
      </w:r>
      <w:r w:rsidRPr="00133CAB">
        <w:rPr>
          <w:rFonts w:ascii="Consolas" w:eastAsia="Times New Roman" w:hAnsi="Consolas" w:cs="Times New Roman"/>
          <w:color w:val="D4D4D4"/>
          <w:sz w:val="21"/>
          <w:szCs w:val="21"/>
          <w:lang w:val="en-US"/>
        </w:rPr>
        <w:t>(</w:t>
      </w:r>
      <w:r w:rsidRPr="00133CAB">
        <w:rPr>
          <w:rFonts w:ascii="Consolas" w:eastAsia="Times New Roman" w:hAnsi="Consolas" w:cs="Times New Roman"/>
          <w:color w:val="9CDCFE"/>
          <w:sz w:val="21"/>
          <w:szCs w:val="21"/>
          <w:lang w:val="en-US"/>
        </w:rPr>
        <w:t>$product_id</w:t>
      </w:r>
      <w:r w:rsidRPr="00133CAB">
        <w:rPr>
          <w:rFonts w:ascii="Consolas" w:eastAsia="Times New Roman" w:hAnsi="Consolas" w:cs="Times New Roman"/>
          <w:color w:val="D4D4D4"/>
          <w:sz w:val="21"/>
          <w:szCs w:val="21"/>
          <w:lang w:val="en-US"/>
        </w:rPr>
        <w:t xml:space="preserve">); </w:t>
      </w:r>
      <w:r w:rsidRPr="00133CAB">
        <w:rPr>
          <w:rFonts w:ascii="Consolas" w:eastAsia="Times New Roman" w:hAnsi="Consolas" w:cs="Times New Roman"/>
          <w:color w:val="9CDCFE"/>
          <w:sz w:val="21"/>
          <w:szCs w:val="21"/>
          <w:lang w:val="en-US"/>
        </w:rPr>
        <w:t>$i</w:t>
      </w:r>
      <w:r w:rsidRPr="00133CAB">
        <w:rPr>
          <w:rFonts w:ascii="Consolas" w:eastAsia="Times New Roman" w:hAnsi="Consolas" w:cs="Times New Roman"/>
          <w:color w:val="D4D4D4"/>
          <w:sz w:val="21"/>
          <w:szCs w:val="21"/>
          <w:lang w:val="en-US"/>
        </w:rPr>
        <w:t xml:space="preserve">++) { </w:t>
      </w:r>
    </w:p>
    <w:p w14:paraId="0A51A664" w14:textId="77777777" w:rsidR="00133CAB" w:rsidRPr="00133CAB" w:rsidRDefault="00133CAB" w:rsidP="00133CAB">
      <w:pPr>
        <w:shd w:val="clear" w:color="auto" w:fill="1E1E1E"/>
        <w:spacing w:after="0" w:line="285" w:lineRule="atLeast"/>
        <w:rPr>
          <w:rFonts w:ascii="Consolas" w:eastAsia="Times New Roman" w:hAnsi="Consolas" w:cs="Times New Roman"/>
          <w:color w:val="D4D4D4"/>
          <w:sz w:val="21"/>
          <w:szCs w:val="21"/>
          <w:lang w:val="en-US"/>
        </w:rPr>
      </w:pPr>
      <w:r w:rsidRPr="00133CAB">
        <w:rPr>
          <w:rFonts w:ascii="Consolas" w:eastAsia="Times New Roman" w:hAnsi="Consolas" w:cs="Times New Roman"/>
          <w:color w:val="D4D4D4"/>
          <w:sz w:val="21"/>
          <w:szCs w:val="21"/>
          <w:lang w:val="en-US"/>
        </w:rPr>
        <w:t xml:space="preserve">                </w:t>
      </w:r>
      <w:r w:rsidRPr="00133CAB">
        <w:rPr>
          <w:rFonts w:ascii="Consolas" w:eastAsia="Times New Roman" w:hAnsi="Consolas" w:cs="Times New Roman"/>
          <w:color w:val="9CDCFE"/>
          <w:sz w:val="21"/>
          <w:szCs w:val="21"/>
          <w:lang w:val="en-US"/>
        </w:rPr>
        <w:t>$sql</w:t>
      </w:r>
      <w:r w:rsidRPr="00133CAB">
        <w:rPr>
          <w:rFonts w:ascii="Consolas" w:eastAsia="Times New Roman" w:hAnsi="Consolas" w:cs="Times New Roman"/>
          <w:color w:val="D4D4D4"/>
          <w:sz w:val="21"/>
          <w:szCs w:val="21"/>
          <w:lang w:val="en-US"/>
        </w:rPr>
        <w:t xml:space="preserve"> = </w:t>
      </w:r>
      <w:r w:rsidRPr="00133CAB">
        <w:rPr>
          <w:rFonts w:ascii="Consolas" w:eastAsia="Times New Roman" w:hAnsi="Consolas" w:cs="Times New Roman"/>
          <w:color w:val="CE9178"/>
          <w:sz w:val="21"/>
          <w:szCs w:val="21"/>
          <w:lang w:val="en-US"/>
        </w:rPr>
        <w:t>"</w:t>
      </w:r>
      <w:r w:rsidRPr="00133CAB">
        <w:rPr>
          <w:rFonts w:ascii="Consolas" w:eastAsia="Times New Roman" w:hAnsi="Consolas" w:cs="Times New Roman"/>
          <w:color w:val="569CD6"/>
          <w:sz w:val="21"/>
          <w:szCs w:val="21"/>
          <w:lang w:val="en-US"/>
        </w:rPr>
        <w:t>INSERT</w:t>
      </w:r>
      <w:r w:rsidRPr="00133CAB">
        <w:rPr>
          <w:rFonts w:ascii="Consolas" w:eastAsia="Times New Roman" w:hAnsi="Consolas" w:cs="Times New Roman"/>
          <w:color w:val="CE9178"/>
          <w:sz w:val="21"/>
          <w:szCs w:val="21"/>
          <w:lang w:val="en-US"/>
        </w:rPr>
        <w:t xml:space="preserve"> </w:t>
      </w:r>
      <w:r w:rsidRPr="00133CAB">
        <w:rPr>
          <w:rFonts w:ascii="Consolas" w:eastAsia="Times New Roman" w:hAnsi="Consolas" w:cs="Times New Roman"/>
          <w:color w:val="569CD6"/>
          <w:sz w:val="21"/>
          <w:szCs w:val="21"/>
          <w:lang w:val="en-US"/>
        </w:rPr>
        <w:t>INTO</w:t>
      </w:r>
      <w:r w:rsidRPr="00133CAB">
        <w:rPr>
          <w:rFonts w:ascii="Consolas" w:eastAsia="Times New Roman" w:hAnsi="Consolas" w:cs="Times New Roman"/>
          <w:color w:val="CE9178"/>
          <w:sz w:val="21"/>
          <w:szCs w:val="21"/>
          <w:lang w:val="en-US"/>
        </w:rPr>
        <w:t xml:space="preserve"> orders (</w:t>
      </w:r>
      <w:r w:rsidRPr="00133CAB">
        <w:rPr>
          <w:rFonts w:ascii="Consolas" w:eastAsia="Times New Roman" w:hAnsi="Consolas" w:cs="Times New Roman"/>
          <w:color w:val="DCDCAA"/>
          <w:sz w:val="21"/>
          <w:szCs w:val="21"/>
          <w:lang w:val="en-US"/>
        </w:rPr>
        <w:t>user_id</w:t>
      </w:r>
      <w:r w:rsidRPr="00133CAB">
        <w:rPr>
          <w:rFonts w:ascii="Consolas" w:eastAsia="Times New Roman" w:hAnsi="Consolas" w:cs="Times New Roman"/>
          <w:color w:val="CE9178"/>
          <w:sz w:val="21"/>
          <w:szCs w:val="21"/>
          <w:lang w:val="en-US"/>
        </w:rPr>
        <w:t xml:space="preserve">,product_id,qty,trx_id,p_status) </w:t>
      </w:r>
      <w:r w:rsidRPr="00133CAB">
        <w:rPr>
          <w:rFonts w:ascii="Consolas" w:eastAsia="Times New Roman" w:hAnsi="Consolas" w:cs="Times New Roman"/>
          <w:color w:val="569CD6"/>
          <w:sz w:val="21"/>
          <w:szCs w:val="21"/>
          <w:lang w:val="en-US"/>
        </w:rPr>
        <w:t>VALUES</w:t>
      </w:r>
      <w:r w:rsidRPr="00133CAB">
        <w:rPr>
          <w:rFonts w:ascii="Consolas" w:eastAsia="Times New Roman" w:hAnsi="Consolas" w:cs="Times New Roman"/>
          <w:color w:val="CE9178"/>
          <w:sz w:val="21"/>
          <w:szCs w:val="21"/>
          <w:lang w:val="en-US"/>
        </w:rPr>
        <w:t xml:space="preserve"> ('</w:t>
      </w:r>
      <w:r w:rsidRPr="00133CAB">
        <w:rPr>
          <w:rFonts w:ascii="Consolas" w:eastAsia="Times New Roman" w:hAnsi="Consolas" w:cs="Times New Roman"/>
          <w:color w:val="9CDCFE"/>
          <w:sz w:val="21"/>
          <w:szCs w:val="21"/>
          <w:lang w:val="en-US"/>
        </w:rPr>
        <w:t>$cm_user_id</w:t>
      </w:r>
      <w:r w:rsidRPr="00133CAB">
        <w:rPr>
          <w:rFonts w:ascii="Consolas" w:eastAsia="Times New Roman" w:hAnsi="Consolas" w:cs="Times New Roman"/>
          <w:color w:val="CE9178"/>
          <w:sz w:val="21"/>
          <w:szCs w:val="21"/>
          <w:lang w:val="en-US"/>
        </w:rPr>
        <w:t>','"</w:t>
      </w:r>
      <w:r w:rsidRPr="00133CAB">
        <w:rPr>
          <w:rFonts w:ascii="Consolas" w:eastAsia="Times New Roman" w:hAnsi="Consolas" w:cs="Times New Roman"/>
          <w:color w:val="D4D4D4"/>
          <w:sz w:val="21"/>
          <w:szCs w:val="21"/>
          <w:lang w:val="en-US"/>
        </w:rPr>
        <w:t>.</w:t>
      </w:r>
      <w:r w:rsidRPr="00133CAB">
        <w:rPr>
          <w:rFonts w:ascii="Consolas" w:eastAsia="Times New Roman" w:hAnsi="Consolas" w:cs="Times New Roman"/>
          <w:color w:val="9CDCFE"/>
          <w:sz w:val="21"/>
          <w:szCs w:val="21"/>
          <w:lang w:val="en-US"/>
        </w:rPr>
        <w:t>$product_id</w:t>
      </w:r>
      <w:r w:rsidRPr="00133CAB">
        <w:rPr>
          <w:rFonts w:ascii="Consolas" w:eastAsia="Times New Roman" w:hAnsi="Consolas" w:cs="Times New Roman"/>
          <w:color w:val="D4D4D4"/>
          <w:sz w:val="21"/>
          <w:szCs w:val="21"/>
          <w:lang w:val="en-US"/>
        </w:rPr>
        <w:t>[</w:t>
      </w:r>
      <w:r w:rsidRPr="00133CAB">
        <w:rPr>
          <w:rFonts w:ascii="Consolas" w:eastAsia="Times New Roman" w:hAnsi="Consolas" w:cs="Times New Roman"/>
          <w:color w:val="9CDCFE"/>
          <w:sz w:val="21"/>
          <w:szCs w:val="21"/>
          <w:lang w:val="en-US"/>
        </w:rPr>
        <w:t>$i</w:t>
      </w:r>
      <w:r w:rsidRPr="00133CAB">
        <w:rPr>
          <w:rFonts w:ascii="Consolas" w:eastAsia="Times New Roman" w:hAnsi="Consolas" w:cs="Times New Roman"/>
          <w:color w:val="D4D4D4"/>
          <w:sz w:val="21"/>
          <w:szCs w:val="21"/>
          <w:lang w:val="en-US"/>
        </w:rPr>
        <w:t>].</w:t>
      </w:r>
      <w:r w:rsidRPr="00133CAB">
        <w:rPr>
          <w:rFonts w:ascii="Consolas" w:eastAsia="Times New Roman" w:hAnsi="Consolas" w:cs="Times New Roman"/>
          <w:color w:val="CE9178"/>
          <w:sz w:val="21"/>
          <w:szCs w:val="21"/>
          <w:lang w:val="en-US"/>
        </w:rPr>
        <w:t>"','"</w:t>
      </w:r>
      <w:r w:rsidRPr="00133CAB">
        <w:rPr>
          <w:rFonts w:ascii="Consolas" w:eastAsia="Times New Roman" w:hAnsi="Consolas" w:cs="Times New Roman"/>
          <w:color w:val="D4D4D4"/>
          <w:sz w:val="21"/>
          <w:szCs w:val="21"/>
          <w:lang w:val="en-US"/>
        </w:rPr>
        <w:t>.</w:t>
      </w:r>
      <w:r w:rsidRPr="00133CAB">
        <w:rPr>
          <w:rFonts w:ascii="Consolas" w:eastAsia="Times New Roman" w:hAnsi="Consolas" w:cs="Times New Roman"/>
          <w:color w:val="9CDCFE"/>
          <w:sz w:val="21"/>
          <w:szCs w:val="21"/>
          <w:lang w:val="en-US"/>
        </w:rPr>
        <w:t>$qty</w:t>
      </w:r>
      <w:r w:rsidRPr="00133CAB">
        <w:rPr>
          <w:rFonts w:ascii="Consolas" w:eastAsia="Times New Roman" w:hAnsi="Consolas" w:cs="Times New Roman"/>
          <w:color w:val="D4D4D4"/>
          <w:sz w:val="21"/>
          <w:szCs w:val="21"/>
          <w:lang w:val="en-US"/>
        </w:rPr>
        <w:t>[</w:t>
      </w:r>
      <w:r w:rsidRPr="00133CAB">
        <w:rPr>
          <w:rFonts w:ascii="Consolas" w:eastAsia="Times New Roman" w:hAnsi="Consolas" w:cs="Times New Roman"/>
          <w:color w:val="9CDCFE"/>
          <w:sz w:val="21"/>
          <w:szCs w:val="21"/>
          <w:lang w:val="en-US"/>
        </w:rPr>
        <w:t>$i</w:t>
      </w:r>
      <w:r w:rsidRPr="00133CAB">
        <w:rPr>
          <w:rFonts w:ascii="Consolas" w:eastAsia="Times New Roman" w:hAnsi="Consolas" w:cs="Times New Roman"/>
          <w:color w:val="D4D4D4"/>
          <w:sz w:val="21"/>
          <w:szCs w:val="21"/>
          <w:lang w:val="en-US"/>
        </w:rPr>
        <w:t>].</w:t>
      </w:r>
      <w:r w:rsidRPr="00133CAB">
        <w:rPr>
          <w:rFonts w:ascii="Consolas" w:eastAsia="Times New Roman" w:hAnsi="Consolas" w:cs="Times New Roman"/>
          <w:color w:val="CE9178"/>
          <w:sz w:val="21"/>
          <w:szCs w:val="21"/>
          <w:lang w:val="en-US"/>
        </w:rPr>
        <w:t>"','</w:t>
      </w:r>
      <w:r w:rsidRPr="00133CAB">
        <w:rPr>
          <w:rFonts w:ascii="Consolas" w:eastAsia="Times New Roman" w:hAnsi="Consolas" w:cs="Times New Roman"/>
          <w:color w:val="9CDCFE"/>
          <w:sz w:val="21"/>
          <w:szCs w:val="21"/>
          <w:lang w:val="en-US"/>
        </w:rPr>
        <w:t>$trx_id</w:t>
      </w:r>
      <w:r w:rsidRPr="00133CAB">
        <w:rPr>
          <w:rFonts w:ascii="Consolas" w:eastAsia="Times New Roman" w:hAnsi="Consolas" w:cs="Times New Roman"/>
          <w:color w:val="CE9178"/>
          <w:sz w:val="21"/>
          <w:szCs w:val="21"/>
          <w:lang w:val="en-US"/>
        </w:rPr>
        <w:t>','</w:t>
      </w:r>
      <w:r w:rsidRPr="00133CAB">
        <w:rPr>
          <w:rFonts w:ascii="Consolas" w:eastAsia="Times New Roman" w:hAnsi="Consolas" w:cs="Times New Roman"/>
          <w:color w:val="9CDCFE"/>
          <w:sz w:val="21"/>
          <w:szCs w:val="21"/>
          <w:lang w:val="en-US"/>
        </w:rPr>
        <w:t>$p_st</w:t>
      </w:r>
      <w:r w:rsidRPr="00133CAB">
        <w:rPr>
          <w:rFonts w:ascii="Consolas" w:eastAsia="Times New Roman" w:hAnsi="Consolas" w:cs="Times New Roman"/>
          <w:color w:val="CE9178"/>
          <w:sz w:val="21"/>
          <w:szCs w:val="21"/>
          <w:lang w:val="en-US"/>
        </w:rPr>
        <w:t>')"</w:t>
      </w:r>
      <w:r w:rsidRPr="00133CAB">
        <w:rPr>
          <w:rFonts w:ascii="Consolas" w:eastAsia="Times New Roman" w:hAnsi="Consolas" w:cs="Times New Roman"/>
          <w:color w:val="D4D4D4"/>
          <w:sz w:val="21"/>
          <w:szCs w:val="21"/>
          <w:lang w:val="en-US"/>
        </w:rPr>
        <w:t>;</w:t>
      </w:r>
    </w:p>
    <w:p w14:paraId="7969043F" w14:textId="77777777" w:rsidR="00133CAB" w:rsidRPr="00133CAB" w:rsidRDefault="00133CAB" w:rsidP="00133CAB">
      <w:pPr>
        <w:shd w:val="clear" w:color="auto" w:fill="1E1E1E"/>
        <w:spacing w:after="0" w:line="285" w:lineRule="atLeast"/>
        <w:rPr>
          <w:rFonts w:ascii="Consolas" w:eastAsia="Times New Roman" w:hAnsi="Consolas" w:cs="Times New Roman"/>
          <w:color w:val="D4D4D4"/>
          <w:sz w:val="21"/>
          <w:szCs w:val="21"/>
          <w:lang w:val="en-US"/>
        </w:rPr>
      </w:pPr>
      <w:r w:rsidRPr="00133CAB">
        <w:rPr>
          <w:rFonts w:ascii="Consolas" w:eastAsia="Times New Roman" w:hAnsi="Consolas" w:cs="Times New Roman"/>
          <w:color w:val="D4D4D4"/>
          <w:sz w:val="21"/>
          <w:szCs w:val="21"/>
          <w:lang w:val="en-US"/>
        </w:rPr>
        <w:t xml:space="preserve">                </w:t>
      </w:r>
      <w:r w:rsidRPr="00133CAB">
        <w:rPr>
          <w:rFonts w:ascii="Consolas" w:eastAsia="Times New Roman" w:hAnsi="Consolas" w:cs="Times New Roman"/>
          <w:color w:val="DCDCAA"/>
          <w:sz w:val="21"/>
          <w:szCs w:val="21"/>
          <w:lang w:val="en-US"/>
        </w:rPr>
        <w:t>mysqli_query</w:t>
      </w:r>
      <w:r w:rsidRPr="00133CAB">
        <w:rPr>
          <w:rFonts w:ascii="Consolas" w:eastAsia="Times New Roman" w:hAnsi="Consolas" w:cs="Times New Roman"/>
          <w:color w:val="D4D4D4"/>
          <w:sz w:val="21"/>
          <w:szCs w:val="21"/>
          <w:lang w:val="en-US"/>
        </w:rPr>
        <w:t>(</w:t>
      </w:r>
      <w:r w:rsidRPr="00133CAB">
        <w:rPr>
          <w:rFonts w:ascii="Consolas" w:eastAsia="Times New Roman" w:hAnsi="Consolas" w:cs="Times New Roman"/>
          <w:color w:val="9CDCFE"/>
          <w:sz w:val="21"/>
          <w:szCs w:val="21"/>
          <w:lang w:val="en-US"/>
        </w:rPr>
        <w:t>$con</w:t>
      </w:r>
      <w:r w:rsidRPr="00133CAB">
        <w:rPr>
          <w:rFonts w:ascii="Consolas" w:eastAsia="Times New Roman" w:hAnsi="Consolas" w:cs="Times New Roman"/>
          <w:color w:val="D4D4D4"/>
          <w:sz w:val="21"/>
          <w:szCs w:val="21"/>
          <w:lang w:val="en-US"/>
        </w:rPr>
        <w:t>,</w:t>
      </w:r>
      <w:r w:rsidRPr="00133CAB">
        <w:rPr>
          <w:rFonts w:ascii="Consolas" w:eastAsia="Times New Roman" w:hAnsi="Consolas" w:cs="Times New Roman"/>
          <w:color w:val="9CDCFE"/>
          <w:sz w:val="21"/>
          <w:szCs w:val="21"/>
          <w:lang w:val="en-US"/>
        </w:rPr>
        <w:t>$sql</w:t>
      </w:r>
      <w:r w:rsidRPr="00133CAB">
        <w:rPr>
          <w:rFonts w:ascii="Consolas" w:eastAsia="Times New Roman" w:hAnsi="Consolas" w:cs="Times New Roman"/>
          <w:color w:val="D4D4D4"/>
          <w:sz w:val="21"/>
          <w:szCs w:val="21"/>
          <w:lang w:val="en-US"/>
        </w:rPr>
        <w:t>);</w:t>
      </w:r>
    </w:p>
    <w:p w14:paraId="4CD4CE63" w14:textId="77777777" w:rsidR="00133CAB" w:rsidRPr="00133CAB" w:rsidRDefault="00133CAB" w:rsidP="00133CAB">
      <w:pPr>
        <w:shd w:val="clear" w:color="auto" w:fill="1E1E1E"/>
        <w:spacing w:after="0" w:line="285" w:lineRule="atLeast"/>
        <w:rPr>
          <w:rFonts w:ascii="Consolas" w:eastAsia="Times New Roman" w:hAnsi="Consolas" w:cs="Times New Roman"/>
          <w:color w:val="D4D4D4"/>
          <w:sz w:val="21"/>
          <w:szCs w:val="21"/>
          <w:lang w:val="en-US"/>
        </w:rPr>
      </w:pPr>
      <w:r w:rsidRPr="00133CAB">
        <w:rPr>
          <w:rFonts w:ascii="Consolas" w:eastAsia="Times New Roman" w:hAnsi="Consolas" w:cs="Times New Roman"/>
          <w:color w:val="D4D4D4"/>
          <w:sz w:val="21"/>
          <w:szCs w:val="21"/>
          <w:lang w:val="en-US"/>
        </w:rPr>
        <w:t>            }</w:t>
      </w:r>
    </w:p>
    <w:p w14:paraId="37DE6D01" w14:textId="77777777" w:rsidR="00133CAB" w:rsidRPr="000A54A5" w:rsidRDefault="00133CAB" w:rsidP="00BB6E44">
      <w:pPr>
        <w:rPr>
          <w:rFonts w:ascii="Times New Roman" w:hAnsi="Times New Roman" w:cs="Times New Roman"/>
          <w:sz w:val="24"/>
          <w:szCs w:val="24"/>
        </w:rPr>
      </w:pPr>
    </w:p>
    <w:p w14:paraId="7ACECCA2" w14:textId="5593EC23" w:rsidR="00E10813" w:rsidRPr="000A54A5" w:rsidRDefault="00E10813" w:rsidP="007C6D9B">
      <w:pPr>
        <w:pStyle w:val="Heading1"/>
        <w:jc w:val="both"/>
        <w:rPr>
          <w:rFonts w:ascii="Times New Roman" w:hAnsi="Times New Roman" w:cs="Times New Roman"/>
          <w:b/>
          <w:bCs/>
          <w:sz w:val="24"/>
          <w:szCs w:val="24"/>
        </w:rPr>
      </w:pPr>
      <w:bookmarkStart w:id="340" w:name="_Toc109380188"/>
      <w:r w:rsidRPr="000A54A5">
        <w:rPr>
          <w:rFonts w:ascii="Times New Roman" w:hAnsi="Times New Roman" w:cs="Times New Roman"/>
          <w:b/>
          <w:bCs/>
          <w:sz w:val="24"/>
          <w:szCs w:val="24"/>
        </w:rPr>
        <w:lastRenderedPageBreak/>
        <w:t>8.2 Benefits</w:t>
      </w:r>
      <w:bookmarkEnd w:id="340"/>
      <w:r w:rsidRPr="000A54A5">
        <w:rPr>
          <w:rFonts w:ascii="Times New Roman" w:hAnsi="Times New Roman" w:cs="Times New Roman"/>
          <w:b/>
          <w:bCs/>
          <w:sz w:val="24"/>
          <w:szCs w:val="24"/>
        </w:rPr>
        <w:t xml:space="preserve"> </w:t>
      </w:r>
    </w:p>
    <w:p w14:paraId="41376345" w14:textId="5B3E2AB5" w:rsidR="00E10813" w:rsidRPr="000A54A5" w:rsidRDefault="00E10813" w:rsidP="00E10813">
      <w:pPr>
        <w:jc w:val="both"/>
        <w:rPr>
          <w:rFonts w:ascii="Times New Roman" w:hAnsi="Times New Roman" w:cs="Times New Roman"/>
          <w:b/>
          <w:bCs/>
          <w:sz w:val="24"/>
          <w:szCs w:val="24"/>
        </w:rPr>
      </w:pPr>
      <w:r w:rsidRPr="000A54A5">
        <w:rPr>
          <w:rFonts w:ascii="Times New Roman" w:hAnsi="Times New Roman" w:cs="Times New Roman"/>
          <w:b/>
          <w:bCs/>
          <w:sz w:val="24"/>
          <w:szCs w:val="24"/>
        </w:rPr>
        <w:t xml:space="preserve"> </w:t>
      </w:r>
    </w:p>
    <w:p w14:paraId="263B62FC" w14:textId="77777777" w:rsidR="0061063B" w:rsidRPr="000A54A5" w:rsidRDefault="0061063B" w:rsidP="00E10813">
      <w:pPr>
        <w:jc w:val="center"/>
        <w:rPr>
          <w:rFonts w:ascii="Times New Roman" w:hAnsi="Times New Roman" w:cs="Times New Roman"/>
          <w:b/>
          <w:bCs/>
          <w:sz w:val="24"/>
          <w:szCs w:val="24"/>
        </w:rPr>
      </w:pPr>
    </w:p>
    <w:p w14:paraId="78149629" w14:textId="77777777" w:rsidR="0061063B" w:rsidRDefault="0061063B" w:rsidP="00E10813">
      <w:pPr>
        <w:jc w:val="center"/>
        <w:rPr>
          <w:rFonts w:ascii="Times New Roman" w:hAnsi="Times New Roman" w:cs="Times New Roman"/>
          <w:b/>
          <w:bCs/>
          <w:sz w:val="24"/>
          <w:szCs w:val="24"/>
        </w:rPr>
      </w:pPr>
    </w:p>
    <w:p w14:paraId="35BBBD6B" w14:textId="77777777" w:rsidR="00F71952" w:rsidRDefault="00F71952" w:rsidP="00E10813">
      <w:pPr>
        <w:jc w:val="center"/>
        <w:rPr>
          <w:rFonts w:ascii="Times New Roman" w:hAnsi="Times New Roman" w:cs="Times New Roman"/>
          <w:b/>
          <w:bCs/>
          <w:sz w:val="24"/>
          <w:szCs w:val="24"/>
        </w:rPr>
      </w:pPr>
    </w:p>
    <w:p w14:paraId="7E5E8CC1" w14:textId="77777777" w:rsidR="00F71952" w:rsidRDefault="00F71952" w:rsidP="00E10813">
      <w:pPr>
        <w:jc w:val="center"/>
        <w:rPr>
          <w:rFonts w:ascii="Times New Roman" w:hAnsi="Times New Roman" w:cs="Times New Roman"/>
          <w:b/>
          <w:bCs/>
          <w:sz w:val="24"/>
          <w:szCs w:val="24"/>
        </w:rPr>
      </w:pPr>
    </w:p>
    <w:p w14:paraId="7D059A59" w14:textId="77777777" w:rsidR="005C4D3C" w:rsidRPr="000A54A5" w:rsidRDefault="005C4D3C" w:rsidP="00794455">
      <w:pPr>
        <w:rPr>
          <w:rFonts w:ascii="Times New Roman" w:hAnsi="Times New Roman" w:cs="Times New Roman"/>
          <w:b/>
          <w:bCs/>
          <w:sz w:val="24"/>
          <w:szCs w:val="24"/>
        </w:rPr>
      </w:pPr>
    </w:p>
    <w:p w14:paraId="266D4DF3" w14:textId="6D35EBB0" w:rsidR="00C8375F" w:rsidRPr="000A54A5" w:rsidRDefault="00E10813" w:rsidP="00EA49FD">
      <w:pPr>
        <w:pStyle w:val="Heading1"/>
        <w:jc w:val="center"/>
        <w:rPr>
          <w:rFonts w:ascii="Times New Roman" w:hAnsi="Times New Roman" w:cs="Times New Roman"/>
          <w:b/>
          <w:bCs/>
          <w:color w:val="auto"/>
          <w:sz w:val="24"/>
          <w:szCs w:val="24"/>
        </w:rPr>
      </w:pPr>
      <w:bookmarkStart w:id="341" w:name="_Toc109380189"/>
      <w:r w:rsidRPr="000A54A5">
        <w:rPr>
          <w:rFonts w:ascii="Times New Roman" w:hAnsi="Times New Roman" w:cs="Times New Roman"/>
          <w:b/>
          <w:bCs/>
          <w:color w:val="auto"/>
          <w:sz w:val="24"/>
          <w:szCs w:val="24"/>
        </w:rPr>
        <w:t>CHAPTER NINE</w:t>
      </w:r>
      <w:r w:rsidR="005C4D3C" w:rsidRPr="000A54A5">
        <w:rPr>
          <w:rFonts w:ascii="Times New Roman" w:hAnsi="Times New Roman" w:cs="Times New Roman"/>
          <w:b/>
          <w:bCs/>
          <w:color w:val="auto"/>
          <w:sz w:val="24"/>
          <w:szCs w:val="24"/>
        </w:rPr>
        <w:t xml:space="preserve"> - </w:t>
      </w:r>
      <w:r w:rsidRPr="000A54A5">
        <w:rPr>
          <w:rFonts w:ascii="Times New Roman" w:hAnsi="Times New Roman" w:cs="Times New Roman"/>
          <w:b/>
          <w:bCs/>
          <w:color w:val="auto"/>
          <w:sz w:val="24"/>
          <w:szCs w:val="24"/>
        </w:rPr>
        <w:t>CONCLUSI</w:t>
      </w:r>
      <w:r w:rsidR="00EA49FD" w:rsidRPr="000A54A5">
        <w:rPr>
          <w:rFonts w:ascii="Times New Roman" w:hAnsi="Times New Roman" w:cs="Times New Roman"/>
          <w:b/>
          <w:bCs/>
          <w:color w:val="auto"/>
          <w:sz w:val="24"/>
          <w:szCs w:val="24"/>
        </w:rPr>
        <w:t>ION</w:t>
      </w:r>
      <w:bookmarkEnd w:id="341"/>
    </w:p>
    <w:p w14:paraId="19B15C7E" w14:textId="77777777" w:rsidR="00C8375F" w:rsidRPr="000A54A5" w:rsidRDefault="00C8375F" w:rsidP="00C8375F">
      <w:pPr>
        <w:rPr>
          <w:rFonts w:ascii="Times New Roman" w:hAnsi="Times New Roman" w:cs="Times New Roman"/>
          <w:sz w:val="24"/>
          <w:szCs w:val="24"/>
        </w:rPr>
      </w:pPr>
    </w:p>
    <w:p w14:paraId="1EB0CA58" w14:textId="14D1BDEF" w:rsidR="0084094B" w:rsidRPr="000A54A5" w:rsidRDefault="0084094B" w:rsidP="00560F5C">
      <w:pPr>
        <w:rPr>
          <w:rFonts w:ascii="Times New Roman" w:hAnsi="Times New Roman" w:cs="Times New Roman"/>
          <w:sz w:val="24"/>
          <w:szCs w:val="24"/>
        </w:rPr>
      </w:pPr>
      <w:r w:rsidRPr="000A54A5">
        <w:rPr>
          <w:rFonts w:ascii="Times New Roman" w:hAnsi="Times New Roman" w:cs="Times New Roman"/>
          <w:sz w:val="24"/>
          <w:szCs w:val="24"/>
        </w:rPr>
        <w:t xml:space="preserve">The fundamental goal of the research work is to design a </w:t>
      </w:r>
      <w:r w:rsidR="000167A5" w:rsidRPr="000A54A5">
        <w:rPr>
          <w:rFonts w:ascii="Times New Roman" w:hAnsi="Times New Roman" w:cs="Times New Roman"/>
          <w:sz w:val="24"/>
          <w:szCs w:val="24"/>
        </w:rPr>
        <w:t xml:space="preserve">web based </w:t>
      </w:r>
      <w:r w:rsidRPr="000A54A5">
        <w:rPr>
          <w:rFonts w:ascii="Times New Roman" w:hAnsi="Times New Roman" w:cs="Times New Roman"/>
          <w:sz w:val="24"/>
          <w:szCs w:val="24"/>
        </w:rPr>
        <w:t xml:space="preserve">hiring system based on the available technology for farmers to hire machines with flexibility and ease at their convenience and at a lower price rate. The new system made use of well secured, optimized and structured database management system for proper storing and retrieval of information. The capabilities of the system are user friendly; the database is capable of storing and retrieving farmers’ information quickly. In conclusion, the implementation of this work by any farming association or farmers nationwide as a means of hiring machines would enhance the quality and productivity of their farming and harvest. </w:t>
      </w:r>
      <w:r w:rsidR="00071A86" w:rsidRPr="000A54A5">
        <w:rPr>
          <w:rFonts w:ascii="Times New Roman" w:hAnsi="Times New Roman" w:cs="Times New Roman"/>
          <w:sz w:val="24"/>
          <w:szCs w:val="24"/>
        </w:rPr>
        <w:t>T</w:t>
      </w:r>
      <w:r w:rsidR="00167BB9" w:rsidRPr="000A54A5">
        <w:rPr>
          <w:rFonts w:ascii="Times New Roman" w:hAnsi="Times New Roman" w:cs="Times New Roman"/>
          <w:sz w:val="24"/>
          <w:szCs w:val="24"/>
        </w:rPr>
        <w:t>he author</w:t>
      </w:r>
      <w:r w:rsidR="00071A86" w:rsidRPr="000A54A5">
        <w:rPr>
          <w:rFonts w:ascii="Times New Roman" w:hAnsi="Times New Roman" w:cs="Times New Roman"/>
          <w:sz w:val="24"/>
          <w:szCs w:val="24"/>
        </w:rPr>
        <w:t xml:space="preserve"> invites other researchers and developers to carry on the where she has left off, make further adjustments</w:t>
      </w:r>
      <w:r w:rsidR="00230F01" w:rsidRPr="000A54A5">
        <w:rPr>
          <w:rFonts w:ascii="Times New Roman" w:hAnsi="Times New Roman" w:cs="Times New Roman"/>
          <w:sz w:val="24"/>
          <w:szCs w:val="24"/>
        </w:rPr>
        <w:t xml:space="preserve"> or additions to this project</w:t>
      </w:r>
      <w:r w:rsidRPr="000A54A5">
        <w:rPr>
          <w:rFonts w:ascii="Times New Roman" w:hAnsi="Times New Roman" w:cs="Times New Roman"/>
          <w:sz w:val="24"/>
          <w:szCs w:val="24"/>
        </w:rPr>
        <w:t xml:space="preserve"> to assist</w:t>
      </w:r>
      <w:r w:rsidR="000167A5" w:rsidRPr="000A54A5">
        <w:rPr>
          <w:rFonts w:ascii="Times New Roman" w:hAnsi="Times New Roman" w:cs="Times New Roman"/>
          <w:sz w:val="24"/>
          <w:szCs w:val="24"/>
        </w:rPr>
        <w:t xml:space="preserve"> academic </w:t>
      </w:r>
      <w:r w:rsidR="00560F5C" w:rsidRPr="000A54A5">
        <w:rPr>
          <w:rFonts w:ascii="Times New Roman" w:hAnsi="Times New Roman" w:cs="Times New Roman"/>
          <w:sz w:val="24"/>
          <w:szCs w:val="24"/>
        </w:rPr>
        <w:t>students</w:t>
      </w:r>
      <w:r w:rsidR="000167A5" w:rsidRPr="000A54A5">
        <w:rPr>
          <w:rFonts w:ascii="Times New Roman" w:hAnsi="Times New Roman" w:cs="Times New Roman"/>
          <w:sz w:val="24"/>
          <w:szCs w:val="24"/>
        </w:rPr>
        <w:t>,</w:t>
      </w:r>
      <w:r w:rsidRPr="000A54A5">
        <w:rPr>
          <w:rFonts w:ascii="Times New Roman" w:hAnsi="Times New Roman" w:cs="Times New Roman"/>
          <w:sz w:val="24"/>
          <w:szCs w:val="24"/>
        </w:rPr>
        <w:t xml:space="preserve"> researchers and farmers.  </w:t>
      </w:r>
    </w:p>
    <w:p w14:paraId="7D688E78" w14:textId="77777777" w:rsidR="00C8375F" w:rsidRPr="000A54A5" w:rsidRDefault="00C8375F" w:rsidP="00C8375F">
      <w:pPr>
        <w:rPr>
          <w:rFonts w:ascii="Times New Roman" w:hAnsi="Times New Roman" w:cs="Times New Roman"/>
          <w:sz w:val="24"/>
          <w:szCs w:val="24"/>
        </w:rPr>
      </w:pPr>
    </w:p>
    <w:p w14:paraId="30E4D45A" w14:textId="77777777" w:rsidR="001B1391" w:rsidRPr="000A54A5" w:rsidRDefault="001B1391" w:rsidP="00C8375F">
      <w:pPr>
        <w:rPr>
          <w:rFonts w:ascii="Times New Roman" w:hAnsi="Times New Roman" w:cs="Times New Roman"/>
          <w:sz w:val="24"/>
          <w:szCs w:val="24"/>
        </w:rPr>
      </w:pPr>
    </w:p>
    <w:p w14:paraId="55B346C1" w14:textId="77777777" w:rsidR="001B1391" w:rsidRDefault="001B1391" w:rsidP="00C8375F">
      <w:pPr>
        <w:rPr>
          <w:rFonts w:ascii="Times New Roman" w:hAnsi="Times New Roman" w:cs="Times New Roman"/>
          <w:sz w:val="24"/>
          <w:szCs w:val="24"/>
        </w:rPr>
      </w:pPr>
    </w:p>
    <w:p w14:paraId="189AF686" w14:textId="77777777" w:rsidR="00F71952" w:rsidRDefault="00F71952" w:rsidP="00C8375F">
      <w:pPr>
        <w:rPr>
          <w:rFonts w:ascii="Times New Roman" w:hAnsi="Times New Roman" w:cs="Times New Roman"/>
          <w:sz w:val="24"/>
          <w:szCs w:val="24"/>
        </w:rPr>
      </w:pPr>
    </w:p>
    <w:p w14:paraId="0BF01EAB" w14:textId="77777777" w:rsidR="00F71952" w:rsidRDefault="00F71952" w:rsidP="00C8375F">
      <w:pPr>
        <w:rPr>
          <w:rFonts w:ascii="Times New Roman" w:hAnsi="Times New Roman" w:cs="Times New Roman"/>
          <w:sz w:val="24"/>
          <w:szCs w:val="24"/>
        </w:rPr>
      </w:pPr>
    </w:p>
    <w:p w14:paraId="15D52B23" w14:textId="77777777" w:rsidR="00F71952" w:rsidRDefault="00F71952" w:rsidP="00C8375F">
      <w:pPr>
        <w:rPr>
          <w:rFonts w:ascii="Times New Roman" w:hAnsi="Times New Roman" w:cs="Times New Roman"/>
          <w:sz w:val="24"/>
          <w:szCs w:val="24"/>
        </w:rPr>
      </w:pPr>
    </w:p>
    <w:p w14:paraId="2DE4AD37" w14:textId="77777777" w:rsidR="00F71952" w:rsidRDefault="00F71952" w:rsidP="00C8375F">
      <w:pPr>
        <w:rPr>
          <w:rFonts w:ascii="Times New Roman" w:hAnsi="Times New Roman" w:cs="Times New Roman"/>
          <w:sz w:val="24"/>
          <w:szCs w:val="24"/>
        </w:rPr>
      </w:pPr>
    </w:p>
    <w:p w14:paraId="38D5E61B" w14:textId="77777777" w:rsidR="00F71952" w:rsidRDefault="00F71952" w:rsidP="00C8375F">
      <w:pPr>
        <w:rPr>
          <w:rFonts w:ascii="Times New Roman" w:hAnsi="Times New Roman" w:cs="Times New Roman"/>
          <w:sz w:val="24"/>
          <w:szCs w:val="24"/>
        </w:rPr>
      </w:pPr>
    </w:p>
    <w:p w14:paraId="00E96C75" w14:textId="77777777" w:rsidR="00F71952" w:rsidRDefault="00F71952" w:rsidP="00C8375F">
      <w:pPr>
        <w:rPr>
          <w:rFonts w:ascii="Times New Roman" w:hAnsi="Times New Roman" w:cs="Times New Roman"/>
          <w:sz w:val="24"/>
          <w:szCs w:val="24"/>
        </w:rPr>
      </w:pPr>
    </w:p>
    <w:p w14:paraId="15F28565" w14:textId="77777777" w:rsidR="00F71952" w:rsidRDefault="00F71952" w:rsidP="00C8375F">
      <w:pPr>
        <w:rPr>
          <w:rFonts w:ascii="Times New Roman" w:hAnsi="Times New Roman" w:cs="Times New Roman"/>
          <w:sz w:val="24"/>
          <w:szCs w:val="24"/>
        </w:rPr>
      </w:pPr>
    </w:p>
    <w:p w14:paraId="13F432B6" w14:textId="77777777" w:rsidR="00F71952" w:rsidRDefault="00F71952" w:rsidP="00C8375F">
      <w:pPr>
        <w:rPr>
          <w:rFonts w:ascii="Times New Roman" w:hAnsi="Times New Roman" w:cs="Times New Roman"/>
          <w:sz w:val="24"/>
          <w:szCs w:val="24"/>
        </w:rPr>
      </w:pPr>
    </w:p>
    <w:p w14:paraId="1A4A25E2" w14:textId="77777777" w:rsidR="00F71952" w:rsidRDefault="00F71952" w:rsidP="00C8375F">
      <w:pPr>
        <w:rPr>
          <w:rFonts w:ascii="Times New Roman" w:hAnsi="Times New Roman" w:cs="Times New Roman"/>
          <w:sz w:val="24"/>
          <w:szCs w:val="24"/>
        </w:rPr>
      </w:pPr>
    </w:p>
    <w:p w14:paraId="299BFBF3" w14:textId="77777777" w:rsidR="00F71952" w:rsidRDefault="00F71952" w:rsidP="00C8375F">
      <w:pPr>
        <w:rPr>
          <w:rFonts w:ascii="Times New Roman" w:hAnsi="Times New Roman" w:cs="Times New Roman"/>
          <w:sz w:val="24"/>
          <w:szCs w:val="24"/>
        </w:rPr>
      </w:pPr>
    </w:p>
    <w:p w14:paraId="601D54E2" w14:textId="07D18EA0" w:rsidR="00F71952" w:rsidDel="0096057B" w:rsidRDefault="00F71952" w:rsidP="00C8375F">
      <w:pPr>
        <w:rPr>
          <w:del w:id="342" w:author="Pukuta Mwanza" w:date="2022-08-05T17:37:00Z"/>
          <w:rFonts w:ascii="Times New Roman" w:eastAsiaTheme="majorEastAsia" w:hAnsi="Times New Roman" w:cs="Times New Roman"/>
          <w:b/>
          <w:bCs/>
          <w:color w:val="2F5496" w:themeColor="accent1" w:themeShade="BF"/>
          <w:sz w:val="24"/>
          <w:szCs w:val="24"/>
        </w:rPr>
      </w:pPr>
    </w:p>
    <w:p w14:paraId="0D594B52" w14:textId="35AB4F4C" w:rsidR="0096057B" w:rsidRDefault="0096057B" w:rsidP="00C8375F">
      <w:pPr>
        <w:rPr>
          <w:ins w:id="343" w:author="Pukuta Mwanza" w:date="2022-08-05T17:37:00Z"/>
          <w:rFonts w:ascii="Times New Roman" w:eastAsiaTheme="majorEastAsia" w:hAnsi="Times New Roman" w:cs="Times New Roman"/>
          <w:b/>
          <w:bCs/>
          <w:color w:val="2F5496" w:themeColor="accent1" w:themeShade="BF"/>
          <w:sz w:val="24"/>
          <w:szCs w:val="24"/>
        </w:rPr>
      </w:pPr>
    </w:p>
    <w:p w14:paraId="080DED88" w14:textId="77777777" w:rsidR="0096057B" w:rsidRDefault="0096057B" w:rsidP="00C8375F">
      <w:pPr>
        <w:rPr>
          <w:ins w:id="344" w:author="Pukuta Mwanza" w:date="2022-08-05T17:37:00Z"/>
          <w:rFonts w:ascii="Times New Roman" w:hAnsi="Times New Roman" w:cs="Times New Roman"/>
          <w:sz w:val="24"/>
          <w:szCs w:val="24"/>
        </w:rPr>
      </w:pPr>
    </w:p>
    <w:p w14:paraId="604E3BC0" w14:textId="77777777" w:rsidR="00F71952" w:rsidDel="0096057B" w:rsidRDefault="00F71952" w:rsidP="00C8375F">
      <w:pPr>
        <w:rPr>
          <w:del w:id="345" w:author="Pukuta Mwanza" w:date="2022-08-05T17:37:00Z"/>
          <w:rFonts w:ascii="Times New Roman" w:hAnsi="Times New Roman" w:cs="Times New Roman"/>
          <w:sz w:val="24"/>
          <w:szCs w:val="24"/>
        </w:rPr>
      </w:pPr>
    </w:p>
    <w:p w14:paraId="34572E96" w14:textId="77777777" w:rsidR="00F71952" w:rsidDel="0096057B" w:rsidRDefault="00F71952" w:rsidP="00C8375F">
      <w:pPr>
        <w:rPr>
          <w:del w:id="346" w:author="Pukuta Mwanza" w:date="2022-08-05T17:37:00Z"/>
          <w:rFonts w:ascii="Times New Roman" w:hAnsi="Times New Roman" w:cs="Times New Roman"/>
          <w:sz w:val="24"/>
          <w:szCs w:val="24"/>
        </w:rPr>
      </w:pPr>
    </w:p>
    <w:p w14:paraId="0FA2F14F" w14:textId="77777777" w:rsidR="00F71952" w:rsidRPr="000A54A5" w:rsidDel="0096057B" w:rsidRDefault="00F71952" w:rsidP="00C8375F">
      <w:pPr>
        <w:rPr>
          <w:del w:id="347" w:author="Pukuta Mwanza" w:date="2022-08-05T17:37:00Z"/>
          <w:rFonts w:ascii="Times New Roman" w:hAnsi="Times New Roman" w:cs="Times New Roman"/>
          <w:sz w:val="24"/>
          <w:szCs w:val="24"/>
        </w:rPr>
      </w:pPr>
    </w:p>
    <w:p w14:paraId="59AE2D95" w14:textId="77777777" w:rsidR="001B1391" w:rsidRPr="000A54A5" w:rsidDel="0096057B" w:rsidRDefault="001B1391" w:rsidP="00C8375F">
      <w:pPr>
        <w:rPr>
          <w:del w:id="348" w:author="Pukuta Mwanza" w:date="2022-08-05T17:37:00Z"/>
          <w:rFonts w:ascii="Times New Roman" w:hAnsi="Times New Roman" w:cs="Times New Roman"/>
          <w:sz w:val="24"/>
          <w:szCs w:val="24"/>
        </w:rPr>
      </w:pPr>
    </w:p>
    <w:p w14:paraId="1450713E" w14:textId="77777777" w:rsidR="0061063B" w:rsidRPr="000A54A5" w:rsidDel="0096057B" w:rsidRDefault="0061063B" w:rsidP="003511F1">
      <w:pPr>
        <w:rPr>
          <w:del w:id="349" w:author="Pukuta Mwanza" w:date="2022-08-05T17:37:00Z"/>
          <w:rFonts w:ascii="Times New Roman" w:hAnsi="Times New Roman" w:cs="Times New Roman"/>
          <w:sz w:val="24"/>
          <w:szCs w:val="24"/>
        </w:rPr>
      </w:pPr>
    </w:p>
    <w:p w14:paraId="250464CB" w14:textId="4E1EE8E3" w:rsidR="00A56C1D" w:rsidRPr="00437573" w:rsidRDefault="00A56C1D" w:rsidP="00287480">
      <w:pPr>
        <w:pStyle w:val="Heading1"/>
        <w:rPr>
          <w:rFonts w:ascii="Times New Roman" w:hAnsi="Times New Roman" w:cs="Times New Roman"/>
          <w:b/>
          <w:bCs/>
          <w:sz w:val="24"/>
          <w:szCs w:val="24"/>
        </w:rPr>
      </w:pPr>
      <w:bookmarkStart w:id="350" w:name="_Toc109380190"/>
      <w:r w:rsidRPr="000A54A5">
        <w:rPr>
          <w:rFonts w:ascii="Times New Roman" w:hAnsi="Times New Roman" w:cs="Times New Roman"/>
          <w:b/>
          <w:bCs/>
          <w:sz w:val="24"/>
          <w:szCs w:val="24"/>
        </w:rPr>
        <w:t>References.</w:t>
      </w:r>
      <w:bookmarkEnd w:id="350"/>
    </w:p>
    <w:p w14:paraId="6F32D177" w14:textId="4A3BCB4F" w:rsidR="00683092" w:rsidRPr="00437573" w:rsidRDefault="00683092" w:rsidP="00683092">
      <w:pPr>
        <w:spacing w:line="360" w:lineRule="auto"/>
        <w:rPr>
          <w:rFonts w:ascii="Times New Roman" w:hAnsi="Times New Roman" w:cs="Times New Roman"/>
          <w:sz w:val="24"/>
          <w:szCs w:val="24"/>
          <w:lang w:val="en-US"/>
        </w:rPr>
      </w:pPr>
      <w:r w:rsidRPr="00437573">
        <w:rPr>
          <w:rFonts w:ascii="Times New Roman" w:hAnsi="Times New Roman" w:cs="Times New Roman"/>
          <w:sz w:val="24"/>
          <w:szCs w:val="24"/>
          <w:lang w:val="en-US"/>
        </w:rPr>
        <w:t>Ray, D. K., Mueller, N. D., West, P. C., &amp; Foley, J. A. (2013).</w:t>
      </w:r>
      <w:r w:rsidR="0069206F" w:rsidRPr="00437573">
        <w:rPr>
          <w:rFonts w:ascii="Times New Roman" w:hAnsi="Times New Roman" w:cs="Times New Roman"/>
          <w:sz w:val="24"/>
          <w:szCs w:val="24"/>
          <w:lang w:val="en-US"/>
        </w:rPr>
        <w:t xml:space="preserve"> Yield Trends Are Insufficient </w:t>
      </w:r>
      <w:r w:rsidRPr="00437573">
        <w:rPr>
          <w:rFonts w:ascii="Times New Roman" w:hAnsi="Times New Roman" w:cs="Times New Roman"/>
          <w:sz w:val="24"/>
          <w:szCs w:val="24"/>
          <w:lang w:val="en-US"/>
        </w:rPr>
        <w:t>to Double Globa</w:t>
      </w:r>
      <w:r w:rsidR="00DA52E9" w:rsidRPr="00437573">
        <w:rPr>
          <w:rFonts w:ascii="Times New Roman" w:hAnsi="Times New Roman" w:cs="Times New Roman"/>
          <w:sz w:val="24"/>
          <w:szCs w:val="24"/>
          <w:lang w:val="en-US"/>
        </w:rPr>
        <w:t xml:space="preserve">l Crop Production by 2050. </w:t>
      </w:r>
      <w:r w:rsidRPr="00437573">
        <w:rPr>
          <w:rFonts w:ascii="Times New Roman" w:hAnsi="Times New Roman" w:cs="Times New Roman"/>
          <w:sz w:val="24"/>
          <w:szCs w:val="24"/>
          <w:lang w:val="en-US"/>
        </w:rPr>
        <w:t xml:space="preserve">ONE, 8(6), e66428. </w:t>
      </w:r>
    </w:p>
    <w:p w14:paraId="43219F8D" w14:textId="04EB1972" w:rsidR="00683092" w:rsidRPr="00437573" w:rsidRDefault="0069206F" w:rsidP="00683092">
      <w:pPr>
        <w:spacing w:line="360" w:lineRule="auto"/>
        <w:rPr>
          <w:rFonts w:ascii="Times New Roman" w:hAnsi="Times New Roman" w:cs="Times New Roman"/>
          <w:sz w:val="24"/>
          <w:szCs w:val="24"/>
          <w:lang w:val="en-US"/>
        </w:rPr>
      </w:pPr>
      <w:r w:rsidRPr="00437573">
        <w:rPr>
          <w:rFonts w:ascii="Times New Roman" w:hAnsi="Times New Roman" w:cs="Times New Roman"/>
          <w:sz w:val="24"/>
          <w:szCs w:val="24"/>
          <w:lang w:val="en-US"/>
        </w:rPr>
        <w:t xml:space="preserve">Godfray, H.  C. J., Beddington, J. R., Crute, I.  R., Haddad, L., Lawrence, D., Muir, J.  F., </w:t>
      </w:r>
      <w:r w:rsidR="00683092" w:rsidRPr="00437573">
        <w:rPr>
          <w:rFonts w:ascii="Times New Roman" w:hAnsi="Times New Roman" w:cs="Times New Roman"/>
          <w:sz w:val="24"/>
          <w:szCs w:val="24"/>
          <w:lang w:val="en-US"/>
        </w:rPr>
        <w:t>T</w:t>
      </w:r>
      <w:r w:rsidR="004A064F" w:rsidRPr="00437573">
        <w:rPr>
          <w:rFonts w:ascii="Times New Roman" w:hAnsi="Times New Roman" w:cs="Times New Roman"/>
          <w:sz w:val="24"/>
          <w:szCs w:val="24"/>
          <w:lang w:val="en-US"/>
        </w:rPr>
        <w:t xml:space="preserve">oulmin, </w:t>
      </w:r>
      <w:r w:rsidR="00683092" w:rsidRPr="00437573">
        <w:rPr>
          <w:rFonts w:ascii="Times New Roman" w:hAnsi="Times New Roman" w:cs="Times New Roman"/>
          <w:sz w:val="24"/>
          <w:szCs w:val="24"/>
          <w:lang w:val="en-US"/>
        </w:rPr>
        <w:t>C. (2010).  Fo</w:t>
      </w:r>
      <w:r w:rsidR="004A064F" w:rsidRPr="00437573">
        <w:rPr>
          <w:rFonts w:ascii="Times New Roman" w:hAnsi="Times New Roman" w:cs="Times New Roman"/>
          <w:sz w:val="24"/>
          <w:szCs w:val="24"/>
          <w:lang w:val="en-US"/>
        </w:rPr>
        <w:t xml:space="preserve">od Security:  The Challenge of </w:t>
      </w:r>
      <w:r w:rsidRPr="00437573">
        <w:rPr>
          <w:rFonts w:ascii="Times New Roman" w:hAnsi="Times New Roman" w:cs="Times New Roman"/>
          <w:sz w:val="24"/>
          <w:szCs w:val="24"/>
          <w:lang w:val="en-US"/>
        </w:rPr>
        <w:t>Feeding 9 Billion People. Science, 3</w:t>
      </w:r>
      <w:r w:rsidR="00683092" w:rsidRPr="00437573">
        <w:rPr>
          <w:rFonts w:ascii="Times New Roman" w:hAnsi="Times New Roman" w:cs="Times New Roman"/>
          <w:sz w:val="24"/>
          <w:szCs w:val="24"/>
          <w:lang w:val="en-US"/>
        </w:rPr>
        <w:t xml:space="preserve">27(5967), 812–818. </w:t>
      </w:r>
    </w:p>
    <w:p w14:paraId="3F25C149" w14:textId="6B2EFE9F" w:rsidR="00683092" w:rsidRPr="00437573" w:rsidRDefault="004A064F" w:rsidP="00683092">
      <w:pPr>
        <w:spacing w:line="360" w:lineRule="auto"/>
        <w:rPr>
          <w:rFonts w:ascii="Times New Roman" w:hAnsi="Times New Roman" w:cs="Times New Roman"/>
          <w:sz w:val="24"/>
          <w:szCs w:val="24"/>
          <w:lang w:val="en-US"/>
        </w:rPr>
      </w:pPr>
      <w:r w:rsidRPr="00437573">
        <w:rPr>
          <w:rFonts w:ascii="Times New Roman" w:hAnsi="Times New Roman" w:cs="Times New Roman"/>
          <w:sz w:val="24"/>
          <w:szCs w:val="24"/>
          <w:lang w:val="en-US"/>
        </w:rPr>
        <w:t>Licker, R., Johnston, M.,</w:t>
      </w:r>
      <w:r w:rsidR="00683092" w:rsidRPr="00437573">
        <w:rPr>
          <w:rFonts w:ascii="Times New Roman" w:hAnsi="Times New Roman" w:cs="Times New Roman"/>
          <w:sz w:val="24"/>
          <w:szCs w:val="24"/>
          <w:lang w:val="en-US"/>
        </w:rPr>
        <w:t xml:space="preserve"> Foley, J.  A., Barford, C., Kucharik</w:t>
      </w:r>
      <w:r w:rsidRPr="00437573">
        <w:rPr>
          <w:rFonts w:ascii="Times New Roman" w:hAnsi="Times New Roman" w:cs="Times New Roman"/>
          <w:sz w:val="24"/>
          <w:szCs w:val="24"/>
          <w:lang w:val="en-US"/>
        </w:rPr>
        <w:t>, C. J., Monfreda, C., &amp; Ra</w:t>
      </w:r>
      <w:r w:rsidR="00683092" w:rsidRPr="00437573">
        <w:rPr>
          <w:rFonts w:ascii="Times New Roman" w:hAnsi="Times New Roman" w:cs="Times New Roman"/>
          <w:sz w:val="24"/>
          <w:szCs w:val="24"/>
          <w:lang w:val="en-US"/>
        </w:rPr>
        <w:t>mankutty, N. (2010). Mind the gap: how do climate and agric</w:t>
      </w:r>
      <w:r w:rsidRPr="00437573">
        <w:rPr>
          <w:rFonts w:ascii="Times New Roman" w:hAnsi="Times New Roman" w:cs="Times New Roman"/>
          <w:sz w:val="24"/>
          <w:szCs w:val="24"/>
          <w:lang w:val="en-US"/>
        </w:rPr>
        <w:t xml:space="preserve">ultural management explain the </w:t>
      </w:r>
      <w:r w:rsidR="00683092" w:rsidRPr="00437573">
        <w:rPr>
          <w:rFonts w:ascii="Times New Roman" w:hAnsi="Times New Roman" w:cs="Times New Roman"/>
          <w:sz w:val="24"/>
          <w:szCs w:val="24"/>
          <w:lang w:val="en-US"/>
        </w:rPr>
        <w:t>“yield gap” of croplands around the world? Global Ecology</w:t>
      </w:r>
      <w:r w:rsidRPr="00437573">
        <w:rPr>
          <w:rFonts w:ascii="Times New Roman" w:hAnsi="Times New Roman" w:cs="Times New Roman"/>
          <w:sz w:val="24"/>
          <w:szCs w:val="24"/>
          <w:lang w:val="en-US"/>
        </w:rPr>
        <w:t xml:space="preserve"> and Biogeography, 19(6), 769–</w:t>
      </w:r>
      <w:r w:rsidR="00683092" w:rsidRPr="00437573">
        <w:rPr>
          <w:rFonts w:ascii="Times New Roman" w:hAnsi="Times New Roman" w:cs="Times New Roman"/>
          <w:sz w:val="24"/>
          <w:szCs w:val="24"/>
          <w:lang w:val="en-US"/>
        </w:rPr>
        <w:t xml:space="preserve">782. </w:t>
      </w:r>
    </w:p>
    <w:p w14:paraId="129F0B25" w14:textId="2CCDB895" w:rsidR="00683092" w:rsidRPr="00437573" w:rsidRDefault="00683092" w:rsidP="00683092">
      <w:pPr>
        <w:spacing w:line="360" w:lineRule="auto"/>
        <w:rPr>
          <w:rFonts w:ascii="Times New Roman" w:hAnsi="Times New Roman" w:cs="Times New Roman"/>
          <w:sz w:val="24"/>
          <w:szCs w:val="24"/>
          <w:lang w:val="en-US"/>
        </w:rPr>
      </w:pPr>
      <w:r w:rsidRPr="00437573">
        <w:rPr>
          <w:rFonts w:ascii="Times New Roman" w:hAnsi="Times New Roman" w:cs="Times New Roman"/>
          <w:sz w:val="24"/>
          <w:szCs w:val="24"/>
          <w:lang w:val="en-US"/>
        </w:rPr>
        <w:t>Ajah, J. (2014). Factors Limiting Small-Scale Farmers’ Acce</w:t>
      </w:r>
      <w:r w:rsidR="004A064F" w:rsidRPr="00437573">
        <w:rPr>
          <w:rFonts w:ascii="Times New Roman" w:hAnsi="Times New Roman" w:cs="Times New Roman"/>
          <w:sz w:val="24"/>
          <w:szCs w:val="24"/>
          <w:lang w:val="en-US"/>
        </w:rPr>
        <w:t>ss and Use of Tractors for Agri</w:t>
      </w:r>
      <w:r w:rsidRPr="00437573">
        <w:rPr>
          <w:rFonts w:ascii="Times New Roman" w:hAnsi="Times New Roman" w:cs="Times New Roman"/>
          <w:sz w:val="24"/>
          <w:szCs w:val="24"/>
          <w:lang w:val="en-US"/>
        </w:rPr>
        <w:t>cultural Mechanization in Abuja, North Central Zone, Nigeri</w:t>
      </w:r>
      <w:r w:rsidR="004A064F" w:rsidRPr="00437573">
        <w:rPr>
          <w:rFonts w:ascii="Times New Roman" w:hAnsi="Times New Roman" w:cs="Times New Roman"/>
          <w:sz w:val="24"/>
          <w:szCs w:val="24"/>
          <w:lang w:val="en-US"/>
        </w:rPr>
        <w:t>a. European Journal of Sustain</w:t>
      </w:r>
      <w:r w:rsidRPr="00437573">
        <w:rPr>
          <w:rFonts w:ascii="Times New Roman" w:hAnsi="Times New Roman" w:cs="Times New Roman"/>
          <w:sz w:val="24"/>
          <w:szCs w:val="24"/>
          <w:lang w:val="en-US"/>
        </w:rPr>
        <w:t xml:space="preserve">able Development vol. 3 (1) 115-124.  </w:t>
      </w:r>
    </w:p>
    <w:p w14:paraId="7A7B5118" w14:textId="5FAA8C1A" w:rsidR="00683092" w:rsidRPr="00437573" w:rsidRDefault="00683092" w:rsidP="00683092">
      <w:pPr>
        <w:spacing w:line="360" w:lineRule="auto"/>
        <w:rPr>
          <w:rFonts w:ascii="Times New Roman" w:hAnsi="Times New Roman" w:cs="Times New Roman"/>
          <w:sz w:val="24"/>
          <w:szCs w:val="24"/>
          <w:lang w:val="en-US"/>
        </w:rPr>
      </w:pPr>
      <w:r w:rsidRPr="00437573">
        <w:rPr>
          <w:rFonts w:ascii="Times New Roman" w:hAnsi="Times New Roman" w:cs="Times New Roman"/>
          <w:sz w:val="24"/>
          <w:szCs w:val="24"/>
          <w:lang w:val="en-US"/>
        </w:rPr>
        <w:t xml:space="preserve">WEF-World Bank-OECD. (2015). Africa Competitiveness Report Geneva  </w:t>
      </w:r>
    </w:p>
    <w:p w14:paraId="67E310EF" w14:textId="619D03E0" w:rsidR="00683092" w:rsidRPr="00437573" w:rsidRDefault="00683092" w:rsidP="00683092">
      <w:pPr>
        <w:spacing w:line="360" w:lineRule="auto"/>
        <w:rPr>
          <w:rFonts w:ascii="Times New Roman" w:hAnsi="Times New Roman" w:cs="Times New Roman"/>
          <w:sz w:val="24"/>
          <w:szCs w:val="24"/>
          <w:lang w:val="en-US"/>
        </w:rPr>
      </w:pPr>
      <w:r w:rsidRPr="00437573">
        <w:rPr>
          <w:rFonts w:ascii="Times New Roman" w:hAnsi="Times New Roman" w:cs="Times New Roman"/>
          <w:sz w:val="24"/>
          <w:szCs w:val="24"/>
          <w:lang w:val="en-US"/>
        </w:rPr>
        <w:t xml:space="preserve">OECD-FAO., (2014). OECD-FAO Agricultural Outlook, Paris: OECD  </w:t>
      </w:r>
    </w:p>
    <w:p w14:paraId="6D1F9ACC" w14:textId="73A6D096" w:rsidR="00683092" w:rsidRPr="00437573" w:rsidRDefault="00683092" w:rsidP="00683092">
      <w:pPr>
        <w:spacing w:line="360" w:lineRule="auto"/>
        <w:rPr>
          <w:rFonts w:ascii="Times New Roman" w:hAnsi="Times New Roman" w:cs="Times New Roman"/>
          <w:sz w:val="24"/>
          <w:szCs w:val="24"/>
          <w:lang w:val="en-US"/>
        </w:rPr>
      </w:pPr>
      <w:r w:rsidRPr="00437573">
        <w:rPr>
          <w:rFonts w:ascii="Times New Roman" w:hAnsi="Times New Roman" w:cs="Times New Roman"/>
          <w:sz w:val="24"/>
          <w:szCs w:val="24"/>
          <w:lang w:val="en-US"/>
        </w:rPr>
        <w:t xml:space="preserve">Aguilera, E., </w:t>
      </w:r>
      <w:r w:rsidR="00E075FA" w:rsidRPr="00437573">
        <w:rPr>
          <w:rFonts w:ascii="Times New Roman" w:hAnsi="Times New Roman" w:cs="Times New Roman"/>
          <w:sz w:val="24"/>
          <w:szCs w:val="24"/>
          <w:lang w:val="en-US"/>
        </w:rPr>
        <w:t>Guzman</w:t>
      </w:r>
      <w:r w:rsidRPr="00437573">
        <w:rPr>
          <w:rFonts w:ascii="Times New Roman" w:hAnsi="Times New Roman" w:cs="Times New Roman"/>
          <w:sz w:val="24"/>
          <w:szCs w:val="24"/>
          <w:lang w:val="en-US"/>
        </w:rPr>
        <w:t>, G. I., González de Molina, M., Soto, D</w:t>
      </w:r>
      <w:r w:rsidR="00E075FA" w:rsidRPr="00437573">
        <w:rPr>
          <w:rFonts w:ascii="Times New Roman" w:hAnsi="Times New Roman" w:cs="Times New Roman"/>
          <w:sz w:val="24"/>
          <w:szCs w:val="24"/>
          <w:lang w:val="en-US"/>
        </w:rPr>
        <w:t xml:space="preserve">., &amp; Infante-Amate, J. (2019). </w:t>
      </w:r>
      <w:r w:rsidRPr="00437573">
        <w:rPr>
          <w:rFonts w:ascii="Times New Roman" w:hAnsi="Times New Roman" w:cs="Times New Roman"/>
          <w:sz w:val="24"/>
          <w:szCs w:val="24"/>
          <w:lang w:val="en-US"/>
        </w:rPr>
        <w:t>From animals to machines. The impact of mechanization on th</w:t>
      </w:r>
      <w:r w:rsidR="00E075FA" w:rsidRPr="00437573">
        <w:rPr>
          <w:rFonts w:ascii="Times New Roman" w:hAnsi="Times New Roman" w:cs="Times New Roman"/>
          <w:sz w:val="24"/>
          <w:szCs w:val="24"/>
          <w:lang w:val="en-US"/>
        </w:rPr>
        <w:t xml:space="preserve">e carbon footprint of traction </w:t>
      </w:r>
      <w:r w:rsidRPr="00437573">
        <w:rPr>
          <w:rFonts w:ascii="Times New Roman" w:hAnsi="Times New Roman" w:cs="Times New Roman"/>
          <w:sz w:val="24"/>
          <w:szCs w:val="24"/>
          <w:lang w:val="en-US"/>
        </w:rPr>
        <w:t xml:space="preserve">in Spanish agriculture: 1900–2014. Journal of Cleaner Production Vol. 221; 295 – 305.  </w:t>
      </w:r>
    </w:p>
    <w:p w14:paraId="272138E3" w14:textId="4D0FD68D" w:rsidR="00683092" w:rsidRPr="00437573" w:rsidRDefault="00683092" w:rsidP="00683092">
      <w:pPr>
        <w:spacing w:line="360" w:lineRule="auto"/>
        <w:rPr>
          <w:rFonts w:ascii="Times New Roman" w:hAnsi="Times New Roman" w:cs="Times New Roman"/>
          <w:sz w:val="24"/>
          <w:szCs w:val="24"/>
          <w:lang w:val="en-US"/>
        </w:rPr>
      </w:pPr>
      <w:r w:rsidRPr="00437573">
        <w:rPr>
          <w:rFonts w:ascii="Times New Roman" w:hAnsi="Times New Roman" w:cs="Times New Roman"/>
          <w:sz w:val="24"/>
          <w:szCs w:val="24"/>
          <w:lang w:val="en-US"/>
        </w:rPr>
        <w:t>Azeta, J., Bolu, C. A., Alele, F., Daranijo, E. O., Onyeubani</w:t>
      </w:r>
      <w:r w:rsidR="00E075FA" w:rsidRPr="00437573">
        <w:rPr>
          <w:rFonts w:ascii="Times New Roman" w:hAnsi="Times New Roman" w:cs="Times New Roman"/>
          <w:sz w:val="24"/>
          <w:szCs w:val="24"/>
          <w:lang w:val="en-US"/>
        </w:rPr>
        <w:t>, P., Abioye, A. A. (2019). Application of</w:t>
      </w:r>
      <w:r w:rsidRPr="00437573">
        <w:rPr>
          <w:rFonts w:ascii="Times New Roman" w:hAnsi="Times New Roman" w:cs="Times New Roman"/>
          <w:sz w:val="24"/>
          <w:szCs w:val="24"/>
          <w:lang w:val="en-US"/>
        </w:rPr>
        <w:t xml:space="preserve"> Mechatroni</w:t>
      </w:r>
      <w:r w:rsidR="00E075FA" w:rsidRPr="00437573">
        <w:rPr>
          <w:rFonts w:ascii="Times New Roman" w:hAnsi="Times New Roman" w:cs="Times New Roman"/>
          <w:sz w:val="24"/>
          <w:szCs w:val="24"/>
          <w:lang w:val="en-US"/>
        </w:rPr>
        <w:t xml:space="preserve">cs in Agriculture:  A review. </w:t>
      </w:r>
      <w:r w:rsidRPr="00437573">
        <w:rPr>
          <w:rFonts w:ascii="Times New Roman" w:hAnsi="Times New Roman" w:cs="Times New Roman"/>
          <w:sz w:val="24"/>
          <w:szCs w:val="24"/>
          <w:lang w:val="en-US"/>
        </w:rPr>
        <w:t xml:space="preserve">Journal </w:t>
      </w:r>
      <w:r w:rsidR="00E075FA" w:rsidRPr="00437573">
        <w:rPr>
          <w:rFonts w:ascii="Times New Roman" w:hAnsi="Times New Roman" w:cs="Times New Roman"/>
          <w:sz w:val="24"/>
          <w:szCs w:val="24"/>
          <w:lang w:val="en-US"/>
        </w:rPr>
        <w:t xml:space="preserve">of Physics: Conference Vol. </w:t>
      </w:r>
      <w:r w:rsidRPr="00437573">
        <w:rPr>
          <w:rFonts w:ascii="Times New Roman" w:hAnsi="Times New Roman" w:cs="Times New Roman"/>
          <w:sz w:val="24"/>
          <w:szCs w:val="24"/>
          <w:lang w:val="en-US"/>
        </w:rPr>
        <w:t xml:space="preserve">1378 (3). </w:t>
      </w:r>
    </w:p>
    <w:p w14:paraId="759A55DC" w14:textId="2948130E" w:rsidR="00683092" w:rsidRPr="00437573" w:rsidRDefault="00683092" w:rsidP="00683092">
      <w:pPr>
        <w:spacing w:line="360" w:lineRule="auto"/>
        <w:rPr>
          <w:rFonts w:ascii="Times New Roman" w:hAnsi="Times New Roman" w:cs="Times New Roman"/>
          <w:sz w:val="24"/>
          <w:szCs w:val="24"/>
          <w:lang w:val="en-US"/>
        </w:rPr>
      </w:pPr>
      <w:r w:rsidRPr="00437573">
        <w:rPr>
          <w:rFonts w:ascii="Times New Roman" w:hAnsi="Times New Roman" w:cs="Times New Roman"/>
          <w:sz w:val="24"/>
          <w:szCs w:val="24"/>
          <w:lang w:val="en-US"/>
        </w:rPr>
        <w:t xml:space="preserve">Tyagi, A., Gupta, N., Navani, J. P., Tiwari, M. R., &amp; Gupta, </w:t>
      </w:r>
      <w:r w:rsidR="000566DB" w:rsidRPr="00437573">
        <w:rPr>
          <w:rFonts w:ascii="Times New Roman" w:hAnsi="Times New Roman" w:cs="Times New Roman"/>
          <w:sz w:val="24"/>
          <w:szCs w:val="24"/>
          <w:lang w:val="en-US"/>
        </w:rPr>
        <w:t>M. A. (2017). Smart irrigation s</w:t>
      </w:r>
      <w:r w:rsidRPr="00437573">
        <w:rPr>
          <w:rFonts w:ascii="Times New Roman" w:hAnsi="Times New Roman" w:cs="Times New Roman"/>
          <w:sz w:val="24"/>
          <w:szCs w:val="24"/>
          <w:lang w:val="en-US"/>
        </w:rPr>
        <w:t>ystem. International Journal for Innovative Research</w:t>
      </w:r>
      <w:r w:rsidR="000566DB" w:rsidRPr="00437573">
        <w:rPr>
          <w:rFonts w:ascii="Times New Roman" w:hAnsi="Times New Roman" w:cs="Times New Roman"/>
          <w:sz w:val="24"/>
          <w:szCs w:val="24"/>
          <w:lang w:val="en-US"/>
        </w:rPr>
        <w:t xml:space="preserve"> in Science &amp; Technology, 3(10)</w:t>
      </w:r>
      <w:r w:rsidRPr="00437573">
        <w:rPr>
          <w:rFonts w:ascii="Times New Roman" w:hAnsi="Times New Roman" w:cs="Times New Roman"/>
          <w:sz w:val="24"/>
          <w:szCs w:val="24"/>
          <w:lang w:val="en-US"/>
        </w:rPr>
        <w:t xml:space="preserve">. </w:t>
      </w:r>
    </w:p>
    <w:p w14:paraId="3C7BD905" w14:textId="27E57862" w:rsidR="00683092" w:rsidRPr="00437573" w:rsidRDefault="000566DB" w:rsidP="00683092">
      <w:pPr>
        <w:spacing w:line="360" w:lineRule="auto"/>
        <w:rPr>
          <w:rFonts w:ascii="Times New Roman" w:hAnsi="Times New Roman" w:cs="Times New Roman"/>
          <w:sz w:val="24"/>
          <w:szCs w:val="24"/>
          <w:lang w:val="en-US"/>
        </w:rPr>
      </w:pPr>
      <w:r w:rsidRPr="00437573">
        <w:rPr>
          <w:rFonts w:ascii="Times New Roman" w:hAnsi="Times New Roman" w:cs="Times New Roman"/>
          <w:sz w:val="24"/>
          <w:szCs w:val="24"/>
          <w:lang w:val="en-US"/>
        </w:rPr>
        <w:lastRenderedPageBreak/>
        <w:t xml:space="preserve">Ramli, </w:t>
      </w:r>
      <w:r w:rsidR="00683092" w:rsidRPr="00437573">
        <w:rPr>
          <w:rFonts w:ascii="Times New Roman" w:hAnsi="Times New Roman" w:cs="Times New Roman"/>
          <w:sz w:val="24"/>
          <w:szCs w:val="24"/>
          <w:lang w:val="en-US"/>
        </w:rPr>
        <w:t>N.  L.</w:t>
      </w:r>
      <w:r w:rsidRPr="00437573">
        <w:rPr>
          <w:rFonts w:ascii="Times New Roman" w:hAnsi="Times New Roman" w:cs="Times New Roman"/>
          <w:sz w:val="24"/>
          <w:szCs w:val="24"/>
          <w:lang w:val="en-US"/>
        </w:rPr>
        <w:t xml:space="preserve">, Mohd Yamin, N., Ab Ghani, S., Saad, N.  M., &amp; Md Sharif, S.  (2015). </w:t>
      </w:r>
      <w:r w:rsidR="00D819B6" w:rsidRPr="00437573">
        <w:rPr>
          <w:rFonts w:ascii="Times New Roman" w:hAnsi="Times New Roman" w:cs="Times New Roman"/>
          <w:sz w:val="24"/>
          <w:szCs w:val="24"/>
          <w:lang w:val="en-US"/>
        </w:rPr>
        <w:t>AI i</w:t>
      </w:r>
      <w:r w:rsidRPr="00437573">
        <w:rPr>
          <w:rFonts w:ascii="Times New Roman" w:hAnsi="Times New Roman" w:cs="Times New Roman"/>
          <w:sz w:val="24"/>
          <w:szCs w:val="24"/>
          <w:lang w:val="en-US"/>
        </w:rPr>
        <w:t>m</w:t>
      </w:r>
      <w:r w:rsidR="00D819B6" w:rsidRPr="00437573">
        <w:rPr>
          <w:rFonts w:ascii="Times New Roman" w:hAnsi="Times New Roman" w:cs="Times New Roman"/>
          <w:sz w:val="24"/>
          <w:szCs w:val="24"/>
          <w:lang w:val="en-US"/>
        </w:rPr>
        <w:t>plementation</w:t>
      </w:r>
      <w:r w:rsidR="00683092" w:rsidRPr="00437573">
        <w:rPr>
          <w:rFonts w:ascii="Times New Roman" w:hAnsi="Times New Roman" w:cs="Times New Roman"/>
          <w:sz w:val="24"/>
          <w:szCs w:val="24"/>
          <w:lang w:val="en-US"/>
        </w:rPr>
        <w:t xml:space="preserve"> </w:t>
      </w:r>
      <w:r w:rsidRPr="00437573">
        <w:rPr>
          <w:rFonts w:ascii="Times New Roman" w:hAnsi="Times New Roman" w:cs="Times New Roman"/>
          <w:sz w:val="24"/>
          <w:szCs w:val="24"/>
          <w:lang w:val="en-US"/>
        </w:rPr>
        <w:t xml:space="preserve">of passive infrared sensor in </w:t>
      </w:r>
      <w:r w:rsidR="00683092" w:rsidRPr="00437573">
        <w:rPr>
          <w:rFonts w:ascii="Times New Roman" w:hAnsi="Times New Roman" w:cs="Times New Roman"/>
          <w:sz w:val="24"/>
          <w:szCs w:val="24"/>
          <w:lang w:val="en-US"/>
        </w:rPr>
        <w:t>street lig</w:t>
      </w:r>
      <w:r w:rsidRPr="00437573">
        <w:rPr>
          <w:rFonts w:ascii="Times New Roman" w:hAnsi="Times New Roman" w:cs="Times New Roman"/>
          <w:sz w:val="24"/>
          <w:szCs w:val="24"/>
          <w:lang w:val="en-US"/>
        </w:rPr>
        <w:t xml:space="preserve">hting </w:t>
      </w:r>
      <w:r w:rsidR="00D819B6" w:rsidRPr="00437573">
        <w:rPr>
          <w:rFonts w:ascii="Times New Roman" w:hAnsi="Times New Roman" w:cs="Times New Roman"/>
          <w:sz w:val="24"/>
          <w:szCs w:val="24"/>
          <w:lang w:val="en-US"/>
        </w:rPr>
        <w:t xml:space="preserve">automation system. ARPN </w:t>
      </w:r>
      <w:r w:rsidR="00683092" w:rsidRPr="00437573">
        <w:rPr>
          <w:rFonts w:ascii="Times New Roman" w:hAnsi="Times New Roman" w:cs="Times New Roman"/>
          <w:sz w:val="24"/>
          <w:szCs w:val="24"/>
          <w:lang w:val="en-US"/>
        </w:rPr>
        <w:t xml:space="preserve">Journal of Engineering and Applied Sciences, 10(22), 17120–17126.  </w:t>
      </w:r>
    </w:p>
    <w:p w14:paraId="43DAEA25" w14:textId="4EBF9C8C" w:rsidR="00683092" w:rsidRPr="00437573" w:rsidRDefault="00683092" w:rsidP="00683092">
      <w:pPr>
        <w:spacing w:line="360" w:lineRule="auto"/>
        <w:rPr>
          <w:rFonts w:ascii="Times New Roman" w:hAnsi="Times New Roman" w:cs="Times New Roman"/>
          <w:sz w:val="24"/>
          <w:szCs w:val="24"/>
          <w:lang w:val="en-US"/>
        </w:rPr>
      </w:pPr>
      <w:r w:rsidRPr="00437573">
        <w:rPr>
          <w:rFonts w:ascii="Times New Roman" w:hAnsi="Times New Roman" w:cs="Times New Roman"/>
          <w:sz w:val="24"/>
          <w:szCs w:val="24"/>
          <w:lang w:val="en-US"/>
        </w:rPr>
        <w:t xml:space="preserve">Hessel, L., Bar-On, D. (2003). U.S. Patent No. 6,508,033. Washington, DC: U.S. Patent and Trademark Office  </w:t>
      </w:r>
    </w:p>
    <w:p w14:paraId="292872A8" w14:textId="55EBB65B" w:rsidR="00683092" w:rsidRPr="00437573" w:rsidRDefault="00D819B6" w:rsidP="00683092">
      <w:pPr>
        <w:spacing w:line="360" w:lineRule="auto"/>
        <w:rPr>
          <w:rFonts w:ascii="Times New Roman" w:hAnsi="Times New Roman" w:cs="Times New Roman"/>
          <w:sz w:val="24"/>
          <w:szCs w:val="24"/>
          <w:lang w:val="en-US"/>
        </w:rPr>
      </w:pPr>
      <w:r w:rsidRPr="00437573">
        <w:rPr>
          <w:rFonts w:ascii="Times New Roman" w:hAnsi="Times New Roman" w:cs="Times New Roman"/>
          <w:sz w:val="24"/>
          <w:szCs w:val="24"/>
          <w:lang w:val="en-US"/>
        </w:rPr>
        <w:t xml:space="preserve">Srinivas K.  R. </w:t>
      </w:r>
      <w:r w:rsidR="00683092" w:rsidRPr="00437573">
        <w:rPr>
          <w:rFonts w:ascii="Times New Roman" w:hAnsi="Times New Roman" w:cs="Times New Roman"/>
          <w:sz w:val="24"/>
          <w:szCs w:val="24"/>
          <w:lang w:val="en-US"/>
        </w:rPr>
        <w:t xml:space="preserve">(2018).  </w:t>
      </w:r>
      <w:r w:rsidR="009879E1" w:rsidRPr="00437573">
        <w:rPr>
          <w:rFonts w:ascii="Times New Roman" w:hAnsi="Times New Roman" w:cs="Times New Roman"/>
          <w:sz w:val="24"/>
          <w:szCs w:val="24"/>
          <w:lang w:val="en-US"/>
        </w:rPr>
        <w:t>Cooperation in Agriculture in AAGC: Innovations and</w:t>
      </w:r>
      <w:r w:rsidRPr="00437573">
        <w:rPr>
          <w:rFonts w:ascii="Times New Roman" w:hAnsi="Times New Roman" w:cs="Times New Roman"/>
          <w:sz w:val="24"/>
          <w:szCs w:val="24"/>
          <w:lang w:val="en-US"/>
        </w:rPr>
        <w:t xml:space="preserve"> Agro Processing. </w:t>
      </w:r>
      <w:r w:rsidR="00683092" w:rsidRPr="00437573">
        <w:rPr>
          <w:rFonts w:ascii="Times New Roman" w:hAnsi="Times New Roman" w:cs="Times New Roman"/>
          <w:sz w:val="24"/>
          <w:szCs w:val="24"/>
          <w:lang w:val="en-US"/>
        </w:rPr>
        <w:t>RIS/AAGC-DP vol. 221.</w:t>
      </w:r>
    </w:p>
    <w:p w14:paraId="759BCE7F" w14:textId="5621489E" w:rsidR="002A22B4" w:rsidRPr="00437573" w:rsidRDefault="002A22B4" w:rsidP="002A22B4">
      <w:pPr>
        <w:spacing w:line="360" w:lineRule="auto"/>
        <w:rPr>
          <w:rFonts w:ascii="Times New Roman" w:hAnsi="Times New Roman" w:cs="Times New Roman"/>
          <w:sz w:val="24"/>
          <w:szCs w:val="24"/>
          <w:lang w:val="en-US"/>
        </w:rPr>
      </w:pPr>
      <w:r w:rsidRPr="00437573">
        <w:rPr>
          <w:rFonts w:ascii="Times New Roman" w:hAnsi="Times New Roman" w:cs="Times New Roman"/>
          <w:sz w:val="24"/>
          <w:szCs w:val="24"/>
          <w:lang w:val="en-US"/>
        </w:rPr>
        <w:t>Arogundade, O.T., Abayomi-Alli, A., Adesemowo, K.</w:t>
      </w:r>
      <w:r w:rsidR="009879E1" w:rsidRPr="00437573">
        <w:rPr>
          <w:rFonts w:ascii="Times New Roman" w:hAnsi="Times New Roman" w:cs="Times New Roman"/>
          <w:sz w:val="24"/>
          <w:szCs w:val="24"/>
          <w:lang w:val="en-US"/>
        </w:rPr>
        <w:t>, Bamigbade</w:t>
      </w:r>
      <w:r w:rsidR="00FB756B" w:rsidRPr="00437573">
        <w:rPr>
          <w:rFonts w:ascii="Times New Roman" w:hAnsi="Times New Roman" w:cs="Times New Roman"/>
          <w:sz w:val="24"/>
          <w:szCs w:val="24"/>
          <w:lang w:val="en-US"/>
        </w:rPr>
        <w:t>, T.</w:t>
      </w:r>
      <w:r w:rsidR="009879E1" w:rsidRPr="00437573">
        <w:rPr>
          <w:rFonts w:ascii="Times New Roman" w:hAnsi="Times New Roman" w:cs="Times New Roman"/>
          <w:sz w:val="24"/>
          <w:szCs w:val="24"/>
          <w:lang w:val="en-US"/>
        </w:rPr>
        <w:t>, Odusami</w:t>
      </w:r>
      <w:r w:rsidR="00FB756B" w:rsidRPr="00437573">
        <w:rPr>
          <w:rFonts w:ascii="Times New Roman" w:hAnsi="Times New Roman" w:cs="Times New Roman"/>
          <w:sz w:val="24"/>
          <w:szCs w:val="24"/>
          <w:lang w:val="en-US"/>
        </w:rPr>
        <w:t xml:space="preserve">, M.  </w:t>
      </w:r>
      <w:r w:rsidR="009879E1" w:rsidRPr="00437573">
        <w:rPr>
          <w:rFonts w:ascii="Times New Roman" w:hAnsi="Times New Roman" w:cs="Times New Roman"/>
          <w:sz w:val="24"/>
          <w:szCs w:val="24"/>
          <w:lang w:val="en-US"/>
        </w:rPr>
        <w:t>And</w:t>
      </w:r>
      <w:r w:rsidR="00FB756B" w:rsidRPr="00437573">
        <w:rPr>
          <w:rFonts w:ascii="Times New Roman" w:hAnsi="Times New Roman" w:cs="Times New Roman"/>
          <w:sz w:val="24"/>
          <w:szCs w:val="24"/>
          <w:lang w:val="en-US"/>
        </w:rPr>
        <w:t xml:space="preserve"> </w:t>
      </w:r>
      <w:r w:rsidR="009879E1" w:rsidRPr="00437573">
        <w:rPr>
          <w:rFonts w:ascii="Times New Roman" w:hAnsi="Times New Roman" w:cs="Times New Roman"/>
          <w:sz w:val="24"/>
          <w:szCs w:val="24"/>
          <w:lang w:val="en-US"/>
        </w:rPr>
        <w:t xml:space="preserve">Olowe, V., </w:t>
      </w:r>
      <w:r w:rsidRPr="00437573">
        <w:rPr>
          <w:rFonts w:ascii="Times New Roman" w:hAnsi="Times New Roman" w:cs="Times New Roman"/>
          <w:sz w:val="24"/>
          <w:szCs w:val="24"/>
          <w:lang w:val="en-US"/>
        </w:rPr>
        <w:t xml:space="preserve">(2020). An </w:t>
      </w:r>
      <w:r w:rsidR="009879E1" w:rsidRPr="00437573">
        <w:rPr>
          <w:rFonts w:ascii="Times New Roman" w:hAnsi="Times New Roman" w:cs="Times New Roman"/>
          <w:sz w:val="24"/>
          <w:szCs w:val="24"/>
          <w:lang w:val="en-US"/>
        </w:rPr>
        <w:t>Intelligent Market space</w:t>
      </w:r>
      <w:r w:rsidRPr="00437573">
        <w:rPr>
          <w:rFonts w:ascii="Times New Roman" w:hAnsi="Times New Roman" w:cs="Times New Roman"/>
          <w:sz w:val="24"/>
          <w:szCs w:val="24"/>
          <w:lang w:val="en-US"/>
        </w:rPr>
        <w:t xml:space="preserve"> Mobile </w:t>
      </w:r>
      <w:r w:rsidR="009879E1" w:rsidRPr="00437573">
        <w:rPr>
          <w:rFonts w:ascii="Times New Roman" w:hAnsi="Times New Roman" w:cs="Times New Roman"/>
          <w:sz w:val="24"/>
          <w:szCs w:val="24"/>
          <w:lang w:val="en-US"/>
        </w:rPr>
        <w:t>Application for</w:t>
      </w:r>
      <w:r w:rsidRPr="00437573">
        <w:rPr>
          <w:rFonts w:ascii="Times New Roman" w:hAnsi="Times New Roman" w:cs="Times New Roman"/>
          <w:sz w:val="24"/>
          <w:szCs w:val="24"/>
          <w:lang w:val="en-US"/>
        </w:rPr>
        <w:t xml:space="preserve"> </w:t>
      </w:r>
      <w:r w:rsidR="009879E1" w:rsidRPr="00437573">
        <w:rPr>
          <w:rFonts w:ascii="Times New Roman" w:hAnsi="Times New Roman" w:cs="Times New Roman"/>
          <w:sz w:val="24"/>
          <w:szCs w:val="24"/>
          <w:lang w:val="en-US"/>
        </w:rPr>
        <w:t>Marketing Organic</w:t>
      </w:r>
      <w:r w:rsidRPr="00437573">
        <w:rPr>
          <w:rFonts w:ascii="Times New Roman" w:hAnsi="Times New Roman" w:cs="Times New Roman"/>
          <w:sz w:val="24"/>
          <w:szCs w:val="24"/>
          <w:lang w:val="en-US"/>
        </w:rPr>
        <w:t xml:space="preserve"> </w:t>
      </w:r>
    </w:p>
    <w:p w14:paraId="5BAD088B" w14:textId="3499534D" w:rsidR="002A22B4" w:rsidRPr="00437573" w:rsidRDefault="002A22B4" w:rsidP="002A22B4">
      <w:pPr>
        <w:spacing w:line="360" w:lineRule="auto"/>
        <w:rPr>
          <w:rFonts w:ascii="Times New Roman" w:hAnsi="Times New Roman" w:cs="Times New Roman"/>
          <w:sz w:val="24"/>
          <w:szCs w:val="24"/>
          <w:lang w:val="en-US"/>
        </w:rPr>
      </w:pPr>
      <w:r w:rsidRPr="00437573">
        <w:rPr>
          <w:rFonts w:ascii="Times New Roman" w:hAnsi="Times New Roman" w:cs="Times New Roman"/>
          <w:sz w:val="24"/>
          <w:szCs w:val="24"/>
          <w:lang w:val="en-US"/>
        </w:rPr>
        <w:t>Products. In Responsible Design, Implementation and Us</w:t>
      </w:r>
      <w:r w:rsidR="00FB756B" w:rsidRPr="00437573">
        <w:rPr>
          <w:rFonts w:ascii="Times New Roman" w:hAnsi="Times New Roman" w:cs="Times New Roman"/>
          <w:sz w:val="24"/>
          <w:szCs w:val="24"/>
          <w:lang w:val="en-US"/>
        </w:rPr>
        <w:t>e of Information and Communica</w:t>
      </w:r>
      <w:r w:rsidRPr="00437573">
        <w:rPr>
          <w:rFonts w:ascii="Times New Roman" w:hAnsi="Times New Roman" w:cs="Times New Roman"/>
          <w:sz w:val="24"/>
          <w:szCs w:val="24"/>
          <w:lang w:val="en-US"/>
        </w:rPr>
        <w:t>tion Technology. I3E 2020. Lecture Notes in Computer Scie</w:t>
      </w:r>
      <w:r w:rsidR="00FB756B" w:rsidRPr="00437573">
        <w:rPr>
          <w:rFonts w:ascii="Times New Roman" w:hAnsi="Times New Roman" w:cs="Times New Roman"/>
          <w:sz w:val="24"/>
          <w:szCs w:val="24"/>
          <w:lang w:val="en-US"/>
        </w:rPr>
        <w:t xml:space="preserve">nce (Vol. 12066, pp. 276–287). </w:t>
      </w:r>
      <w:r w:rsidRPr="00437573">
        <w:rPr>
          <w:rFonts w:ascii="Times New Roman" w:hAnsi="Times New Roman" w:cs="Times New Roman"/>
          <w:sz w:val="24"/>
          <w:szCs w:val="24"/>
          <w:lang w:val="en-US"/>
        </w:rPr>
        <w:t xml:space="preserve">Springer, Cham. </w:t>
      </w:r>
    </w:p>
    <w:p w14:paraId="026B5FF6" w14:textId="1582CDE3" w:rsidR="002A22B4" w:rsidRPr="00437573" w:rsidRDefault="002A22B4" w:rsidP="002A22B4">
      <w:pPr>
        <w:spacing w:line="360" w:lineRule="auto"/>
        <w:rPr>
          <w:rFonts w:ascii="Times New Roman" w:hAnsi="Times New Roman" w:cs="Times New Roman"/>
          <w:sz w:val="24"/>
          <w:szCs w:val="24"/>
          <w:lang w:val="en-US"/>
        </w:rPr>
      </w:pPr>
      <w:r w:rsidRPr="00437573">
        <w:rPr>
          <w:rFonts w:ascii="Times New Roman" w:hAnsi="Times New Roman" w:cs="Times New Roman"/>
          <w:sz w:val="24"/>
          <w:szCs w:val="24"/>
          <w:lang w:val="en-US"/>
        </w:rPr>
        <w:t xml:space="preserve">Takeshima, H., </w:t>
      </w:r>
      <w:r w:rsidR="00FB756B" w:rsidRPr="00437573">
        <w:rPr>
          <w:rFonts w:ascii="Times New Roman" w:hAnsi="Times New Roman" w:cs="Times New Roman"/>
          <w:sz w:val="24"/>
          <w:szCs w:val="24"/>
          <w:lang w:val="en-US"/>
        </w:rPr>
        <w:t>Hatzenbuehlerb.</w:t>
      </w:r>
      <w:r w:rsidRPr="00437573">
        <w:rPr>
          <w:rFonts w:ascii="Times New Roman" w:hAnsi="Times New Roman" w:cs="Times New Roman"/>
          <w:sz w:val="24"/>
          <w:szCs w:val="24"/>
          <w:lang w:val="en-US"/>
        </w:rPr>
        <w:t xml:space="preserve"> P.L., Edeh, H.O. (2020). Effects of agricultural </w:t>
      </w:r>
      <w:r w:rsidR="00FB756B" w:rsidRPr="00437573">
        <w:rPr>
          <w:rFonts w:ascii="Times New Roman" w:hAnsi="Times New Roman" w:cs="Times New Roman"/>
          <w:sz w:val="24"/>
          <w:szCs w:val="24"/>
          <w:lang w:val="en-US"/>
        </w:rPr>
        <w:t>mechanization</w:t>
      </w:r>
      <w:r w:rsidRPr="00437573">
        <w:rPr>
          <w:rFonts w:ascii="Times New Roman" w:hAnsi="Times New Roman" w:cs="Times New Roman"/>
          <w:sz w:val="24"/>
          <w:szCs w:val="24"/>
          <w:lang w:val="en-US"/>
        </w:rPr>
        <w:t xml:space="preserve">  on  economies  of  scope  in  crop  production  in  Nigeri</w:t>
      </w:r>
      <w:r w:rsidR="00FB756B" w:rsidRPr="00437573">
        <w:rPr>
          <w:rFonts w:ascii="Times New Roman" w:hAnsi="Times New Roman" w:cs="Times New Roman"/>
          <w:sz w:val="24"/>
          <w:szCs w:val="24"/>
          <w:lang w:val="en-US"/>
        </w:rPr>
        <w:t xml:space="preserve">a.  Agricultural Systems 177 </w:t>
      </w:r>
      <w:r w:rsidRPr="00437573">
        <w:rPr>
          <w:rFonts w:ascii="Times New Roman" w:hAnsi="Times New Roman" w:cs="Times New Roman"/>
          <w:sz w:val="24"/>
          <w:szCs w:val="24"/>
          <w:lang w:val="en-US"/>
        </w:rPr>
        <w:t xml:space="preserve">(102691).  </w:t>
      </w:r>
    </w:p>
    <w:p w14:paraId="543FB53A" w14:textId="42A5780B" w:rsidR="002A22B4" w:rsidRPr="00437573" w:rsidRDefault="002A22B4" w:rsidP="002A22B4">
      <w:pPr>
        <w:spacing w:line="360" w:lineRule="auto"/>
        <w:rPr>
          <w:rFonts w:ascii="Times New Roman" w:hAnsi="Times New Roman" w:cs="Times New Roman"/>
          <w:sz w:val="24"/>
          <w:szCs w:val="24"/>
          <w:lang w:val="en-US"/>
        </w:rPr>
      </w:pPr>
      <w:r w:rsidRPr="00437573">
        <w:rPr>
          <w:rFonts w:ascii="Times New Roman" w:hAnsi="Times New Roman" w:cs="Times New Roman"/>
          <w:sz w:val="24"/>
          <w:szCs w:val="24"/>
          <w:lang w:val="en-US"/>
        </w:rPr>
        <w:t>15. Matiyabu, I., I., Ndayizigamiye, P. (2019).  Enhancing Agr</w:t>
      </w:r>
      <w:r w:rsidR="009557D5" w:rsidRPr="00437573">
        <w:rPr>
          <w:rFonts w:ascii="Times New Roman" w:hAnsi="Times New Roman" w:cs="Times New Roman"/>
          <w:sz w:val="24"/>
          <w:szCs w:val="24"/>
          <w:lang w:val="en-US"/>
        </w:rPr>
        <w:t>icultural Practices through Mo</w:t>
      </w:r>
      <w:r w:rsidRPr="00437573">
        <w:rPr>
          <w:rFonts w:ascii="Times New Roman" w:hAnsi="Times New Roman" w:cs="Times New Roman"/>
          <w:sz w:val="24"/>
          <w:szCs w:val="24"/>
          <w:lang w:val="en-US"/>
        </w:rPr>
        <w:t xml:space="preserve">bile Technology Interventions: A Case of the Democratic </w:t>
      </w:r>
      <w:r w:rsidR="009557D5" w:rsidRPr="00437573">
        <w:rPr>
          <w:rFonts w:ascii="Times New Roman" w:hAnsi="Times New Roman" w:cs="Times New Roman"/>
          <w:sz w:val="24"/>
          <w:szCs w:val="24"/>
          <w:lang w:val="en-US"/>
        </w:rPr>
        <w:t xml:space="preserve">Republic of Congo. IEEE Global </w:t>
      </w:r>
      <w:r w:rsidRPr="00437573">
        <w:rPr>
          <w:rFonts w:ascii="Times New Roman" w:hAnsi="Times New Roman" w:cs="Times New Roman"/>
          <w:sz w:val="24"/>
          <w:szCs w:val="24"/>
          <w:lang w:val="en-US"/>
        </w:rPr>
        <w:t xml:space="preserve">Humanitarian Technology Conference (GHTC).  </w:t>
      </w:r>
    </w:p>
    <w:p w14:paraId="2B185F78" w14:textId="75DC0A44" w:rsidR="002A22B4" w:rsidRPr="00437573" w:rsidRDefault="002A22B4" w:rsidP="002A22B4">
      <w:pPr>
        <w:spacing w:line="360" w:lineRule="auto"/>
        <w:rPr>
          <w:rFonts w:ascii="Times New Roman" w:hAnsi="Times New Roman" w:cs="Times New Roman"/>
          <w:sz w:val="24"/>
          <w:szCs w:val="24"/>
          <w:lang w:val="en-US"/>
        </w:rPr>
      </w:pPr>
      <w:r w:rsidRPr="00437573">
        <w:rPr>
          <w:rFonts w:ascii="Times New Roman" w:hAnsi="Times New Roman" w:cs="Times New Roman"/>
          <w:sz w:val="24"/>
          <w:szCs w:val="24"/>
          <w:lang w:val="en-US"/>
        </w:rPr>
        <w:t>Pongsuwan</w:t>
      </w:r>
      <w:r w:rsidR="009557D5" w:rsidRPr="00437573">
        <w:rPr>
          <w:rFonts w:ascii="Times New Roman" w:hAnsi="Times New Roman" w:cs="Times New Roman"/>
          <w:sz w:val="24"/>
          <w:szCs w:val="24"/>
          <w:lang w:val="en-US"/>
        </w:rPr>
        <w:t>, W</w:t>
      </w:r>
      <w:r w:rsidRPr="00437573">
        <w:rPr>
          <w:rFonts w:ascii="Times New Roman" w:hAnsi="Times New Roman" w:cs="Times New Roman"/>
          <w:sz w:val="24"/>
          <w:szCs w:val="24"/>
          <w:lang w:val="en-US"/>
        </w:rPr>
        <w:t>.</w:t>
      </w:r>
      <w:r w:rsidR="009557D5" w:rsidRPr="00437573">
        <w:rPr>
          <w:rFonts w:ascii="Times New Roman" w:hAnsi="Times New Roman" w:cs="Times New Roman"/>
          <w:sz w:val="24"/>
          <w:szCs w:val="24"/>
          <w:lang w:val="en-US"/>
        </w:rPr>
        <w:t>, Pongsuwan</w:t>
      </w:r>
      <w:r w:rsidRPr="00437573">
        <w:rPr>
          <w:rFonts w:ascii="Times New Roman" w:hAnsi="Times New Roman" w:cs="Times New Roman"/>
          <w:sz w:val="24"/>
          <w:szCs w:val="24"/>
          <w:lang w:val="en-US"/>
        </w:rPr>
        <w:t xml:space="preserve">, H.  (2019). </w:t>
      </w:r>
      <w:r w:rsidR="009557D5" w:rsidRPr="00437573">
        <w:rPr>
          <w:rFonts w:ascii="Times New Roman" w:hAnsi="Times New Roman" w:cs="Times New Roman"/>
          <w:sz w:val="24"/>
          <w:szCs w:val="24"/>
          <w:lang w:val="en-US"/>
        </w:rPr>
        <w:t>Social Media</w:t>
      </w:r>
      <w:r w:rsidRPr="00437573">
        <w:rPr>
          <w:rFonts w:ascii="Times New Roman" w:hAnsi="Times New Roman" w:cs="Times New Roman"/>
          <w:sz w:val="24"/>
          <w:szCs w:val="24"/>
          <w:lang w:val="en-US"/>
        </w:rPr>
        <w:t xml:space="preserve"> </w:t>
      </w:r>
      <w:r w:rsidR="009557D5" w:rsidRPr="00437573">
        <w:rPr>
          <w:rFonts w:ascii="Times New Roman" w:hAnsi="Times New Roman" w:cs="Times New Roman"/>
          <w:sz w:val="24"/>
          <w:szCs w:val="24"/>
          <w:lang w:val="en-US"/>
        </w:rPr>
        <w:t>for Smart Farmer</w:t>
      </w:r>
      <w:r w:rsidRPr="00437573">
        <w:rPr>
          <w:rFonts w:ascii="Times New Roman" w:hAnsi="Times New Roman" w:cs="Times New Roman"/>
          <w:sz w:val="24"/>
          <w:szCs w:val="24"/>
          <w:lang w:val="en-US"/>
        </w:rPr>
        <w:t>-</w:t>
      </w:r>
      <w:r w:rsidR="009557D5" w:rsidRPr="00437573">
        <w:rPr>
          <w:rFonts w:ascii="Times New Roman" w:hAnsi="Times New Roman" w:cs="Times New Roman"/>
          <w:sz w:val="24"/>
          <w:szCs w:val="24"/>
          <w:lang w:val="en-US"/>
        </w:rPr>
        <w:t>Shared Farming</w:t>
      </w:r>
      <w:r w:rsidRPr="00437573">
        <w:rPr>
          <w:rFonts w:ascii="Times New Roman" w:hAnsi="Times New Roman" w:cs="Times New Roman"/>
          <w:sz w:val="24"/>
          <w:szCs w:val="24"/>
          <w:lang w:val="en-US"/>
        </w:rPr>
        <w:t xml:space="preserve"> </w:t>
      </w:r>
    </w:p>
    <w:p w14:paraId="61133990" w14:textId="77777777" w:rsidR="002A22B4" w:rsidRPr="00437573" w:rsidRDefault="002A22B4" w:rsidP="002A22B4">
      <w:pPr>
        <w:spacing w:line="360" w:lineRule="auto"/>
        <w:rPr>
          <w:rFonts w:ascii="Times New Roman" w:hAnsi="Times New Roman" w:cs="Times New Roman"/>
          <w:sz w:val="24"/>
          <w:szCs w:val="24"/>
          <w:lang w:val="en-US"/>
        </w:rPr>
      </w:pPr>
      <w:r w:rsidRPr="00437573">
        <w:rPr>
          <w:rFonts w:ascii="Times New Roman" w:hAnsi="Times New Roman" w:cs="Times New Roman"/>
          <w:sz w:val="24"/>
          <w:szCs w:val="24"/>
          <w:lang w:val="en-US"/>
        </w:rPr>
        <w:t xml:space="preserve">Equipment Model. Information Management and Business Review, Vol. 11(2), 1-9.  </w:t>
      </w:r>
    </w:p>
    <w:p w14:paraId="02CD8414" w14:textId="44A7D67B" w:rsidR="002A22B4" w:rsidRPr="00437573" w:rsidRDefault="002A22B4" w:rsidP="002A22B4">
      <w:pPr>
        <w:spacing w:line="360" w:lineRule="auto"/>
        <w:rPr>
          <w:rFonts w:ascii="Times New Roman" w:hAnsi="Times New Roman" w:cs="Times New Roman"/>
          <w:sz w:val="24"/>
          <w:szCs w:val="24"/>
          <w:lang w:val="en-US"/>
        </w:rPr>
      </w:pPr>
      <w:r w:rsidRPr="00437573">
        <w:rPr>
          <w:rFonts w:ascii="Times New Roman" w:hAnsi="Times New Roman" w:cs="Times New Roman"/>
          <w:sz w:val="24"/>
          <w:szCs w:val="24"/>
          <w:lang w:val="en-US"/>
        </w:rPr>
        <w:t>Hassan,</w:t>
      </w:r>
      <w:r w:rsidR="00023CF6" w:rsidRPr="00437573">
        <w:rPr>
          <w:rFonts w:ascii="Times New Roman" w:hAnsi="Times New Roman" w:cs="Times New Roman"/>
          <w:sz w:val="24"/>
          <w:szCs w:val="24"/>
          <w:lang w:val="en-US"/>
        </w:rPr>
        <w:t xml:space="preserve"> F., &amp; Kornher, L.  (2019). let’s</w:t>
      </w:r>
      <w:r w:rsidR="009557D5" w:rsidRPr="00437573">
        <w:rPr>
          <w:rFonts w:ascii="Times New Roman" w:hAnsi="Times New Roman" w:cs="Times New Roman"/>
          <w:sz w:val="24"/>
          <w:szCs w:val="24"/>
          <w:lang w:val="en-US"/>
        </w:rPr>
        <w:t xml:space="preserve"> get mechanized – labor </w:t>
      </w:r>
      <w:r w:rsidR="00023CF6" w:rsidRPr="00437573">
        <w:rPr>
          <w:rFonts w:ascii="Times New Roman" w:hAnsi="Times New Roman" w:cs="Times New Roman"/>
          <w:sz w:val="24"/>
          <w:szCs w:val="24"/>
          <w:lang w:val="en-US"/>
        </w:rPr>
        <w:t xml:space="preserve">market implications of </w:t>
      </w:r>
      <w:r w:rsidRPr="00437573">
        <w:rPr>
          <w:rFonts w:ascii="Times New Roman" w:hAnsi="Times New Roman" w:cs="Times New Roman"/>
          <w:sz w:val="24"/>
          <w:szCs w:val="24"/>
          <w:lang w:val="en-US"/>
        </w:rPr>
        <w:t xml:space="preserve">structural transformation in Bangladesh pp. 1-26.  </w:t>
      </w:r>
    </w:p>
    <w:p w14:paraId="2C398E4C" w14:textId="10A882AD" w:rsidR="002A22B4" w:rsidRPr="00437573" w:rsidRDefault="002A22B4" w:rsidP="002A22B4">
      <w:pPr>
        <w:spacing w:line="360" w:lineRule="auto"/>
        <w:rPr>
          <w:rFonts w:ascii="Times New Roman" w:hAnsi="Times New Roman" w:cs="Times New Roman"/>
          <w:sz w:val="24"/>
          <w:szCs w:val="24"/>
          <w:lang w:val="en-US"/>
        </w:rPr>
      </w:pPr>
      <w:r w:rsidRPr="00437573">
        <w:rPr>
          <w:rFonts w:ascii="Times New Roman" w:hAnsi="Times New Roman" w:cs="Times New Roman"/>
          <w:sz w:val="24"/>
          <w:szCs w:val="24"/>
          <w:lang w:val="en-US"/>
        </w:rPr>
        <w:t xml:space="preserve">Sims, B.G., Hilmi, M., Kienzle, J. (2016).  Agricultural mechanization: a key input for sub-Saharan Africa smallholders. FAO, Rome (Italy). Plant Production and Protection Div.23.  </w:t>
      </w:r>
    </w:p>
    <w:p w14:paraId="38875FA1" w14:textId="2C9E0162" w:rsidR="002A22B4" w:rsidRPr="00437573" w:rsidRDefault="002A22B4" w:rsidP="002A22B4">
      <w:pPr>
        <w:spacing w:line="360" w:lineRule="auto"/>
        <w:rPr>
          <w:rFonts w:ascii="Times New Roman" w:hAnsi="Times New Roman" w:cs="Times New Roman"/>
          <w:sz w:val="24"/>
          <w:szCs w:val="24"/>
          <w:lang w:val="en-US"/>
        </w:rPr>
      </w:pPr>
      <w:r w:rsidRPr="00437573">
        <w:rPr>
          <w:rFonts w:ascii="Times New Roman" w:hAnsi="Times New Roman" w:cs="Times New Roman"/>
          <w:sz w:val="24"/>
          <w:szCs w:val="24"/>
          <w:lang w:val="en-US"/>
        </w:rPr>
        <w:t>Bello, R., S., Onyeanula P., Saidu, M., J., Bello, M., B. (2015). Mechaniz</w:t>
      </w:r>
      <w:r w:rsidR="00023CF6" w:rsidRPr="00437573">
        <w:rPr>
          <w:rFonts w:ascii="Times New Roman" w:hAnsi="Times New Roman" w:cs="Times New Roman"/>
          <w:sz w:val="24"/>
          <w:szCs w:val="24"/>
          <w:lang w:val="en-US"/>
        </w:rPr>
        <w:t xml:space="preserve">ation and Agricultural Productivity Functions in Umuahia North LGA, Abia, </w:t>
      </w:r>
      <w:r w:rsidRPr="00437573">
        <w:rPr>
          <w:rFonts w:ascii="Times New Roman" w:hAnsi="Times New Roman" w:cs="Times New Roman"/>
          <w:sz w:val="24"/>
          <w:szCs w:val="24"/>
          <w:lang w:val="en-US"/>
        </w:rPr>
        <w:t xml:space="preserve">Nigeria. </w:t>
      </w:r>
      <w:r w:rsidR="00023CF6" w:rsidRPr="00437573">
        <w:rPr>
          <w:rFonts w:ascii="Times New Roman" w:hAnsi="Times New Roman" w:cs="Times New Roman"/>
          <w:sz w:val="24"/>
          <w:szCs w:val="24"/>
          <w:lang w:val="en-US"/>
        </w:rPr>
        <w:t xml:space="preserve">Science Journal of </w:t>
      </w:r>
      <w:r w:rsidRPr="00437573">
        <w:rPr>
          <w:rFonts w:ascii="Times New Roman" w:hAnsi="Times New Roman" w:cs="Times New Roman"/>
          <w:sz w:val="24"/>
          <w:szCs w:val="24"/>
          <w:lang w:val="en-US"/>
        </w:rPr>
        <w:t xml:space="preserve">Business and Management. Vol 3(5-1) 21-25.  </w:t>
      </w:r>
    </w:p>
    <w:p w14:paraId="216AEB1D" w14:textId="282EF5F2" w:rsidR="002A22B4" w:rsidRPr="00437573" w:rsidRDefault="002A22B4" w:rsidP="002A22B4">
      <w:pPr>
        <w:spacing w:line="360" w:lineRule="auto"/>
        <w:rPr>
          <w:rFonts w:ascii="Times New Roman" w:hAnsi="Times New Roman" w:cs="Times New Roman"/>
          <w:sz w:val="24"/>
          <w:szCs w:val="24"/>
          <w:lang w:val="en-US"/>
        </w:rPr>
      </w:pPr>
      <w:r w:rsidRPr="00437573">
        <w:rPr>
          <w:rFonts w:ascii="Times New Roman" w:hAnsi="Times New Roman" w:cs="Times New Roman"/>
          <w:sz w:val="24"/>
          <w:szCs w:val="24"/>
          <w:lang w:val="en-US"/>
        </w:rPr>
        <w:lastRenderedPageBreak/>
        <w:t xml:space="preserve">Verma, S.  R. "Impact </w:t>
      </w:r>
      <w:r w:rsidR="00977A6D" w:rsidRPr="00437573">
        <w:rPr>
          <w:rFonts w:ascii="Times New Roman" w:hAnsi="Times New Roman" w:cs="Times New Roman"/>
          <w:sz w:val="24"/>
          <w:szCs w:val="24"/>
          <w:lang w:val="en-US"/>
        </w:rPr>
        <w:t>of agricultural</w:t>
      </w:r>
      <w:r w:rsidRPr="00437573">
        <w:rPr>
          <w:rFonts w:ascii="Times New Roman" w:hAnsi="Times New Roman" w:cs="Times New Roman"/>
          <w:sz w:val="24"/>
          <w:szCs w:val="24"/>
          <w:lang w:val="en-US"/>
        </w:rPr>
        <w:t xml:space="preserve"> </w:t>
      </w:r>
      <w:r w:rsidR="00977A6D" w:rsidRPr="00437573">
        <w:rPr>
          <w:rFonts w:ascii="Times New Roman" w:hAnsi="Times New Roman" w:cs="Times New Roman"/>
          <w:sz w:val="24"/>
          <w:szCs w:val="24"/>
          <w:lang w:val="en-US"/>
        </w:rPr>
        <w:t>mechanization on</w:t>
      </w:r>
      <w:r w:rsidRPr="00437573">
        <w:rPr>
          <w:rFonts w:ascii="Times New Roman" w:hAnsi="Times New Roman" w:cs="Times New Roman"/>
          <w:sz w:val="24"/>
          <w:szCs w:val="24"/>
          <w:lang w:val="en-US"/>
        </w:rPr>
        <w:t xml:space="preserve"> production</w:t>
      </w:r>
      <w:r w:rsidR="00977A6D" w:rsidRPr="00437573">
        <w:rPr>
          <w:rFonts w:ascii="Times New Roman" w:hAnsi="Times New Roman" w:cs="Times New Roman"/>
          <w:sz w:val="24"/>
          <w:szCs w:val="24"/>
          <w:lang w:val="en-US"/>
        </w:rPr>
        <w:t>, productivity</w:t>
      </w:r>
      <w:r w:rsidRPr="00437573">
        <w:rPr>
          <w:rFonts w:ascii="Times New Roman" w:hAnsi="Times New Roman" w:cs="Times New Roman"/>
          <w:sz w:val="24"/>
          <w:szCs w:val="24"/>
          <w:lang w:val="en-US"/>
        </w:rPr>
        <w:t xml:space="preserve">, cropping intensity income generation and employment of </w:t>
      </w:r>
      <w:r w:rsidR="00640898" w:rsidRPr="00437573">
        <w:rPr>
          <w:rFonts w:ascii="Times New Roman" w:hAnsi="Times New Roman" w:cs="Times New Roman"/>
          <w:sz w:val="24"/>
          <w:szCs w:val="24"/>
          <w:lang w:val="en-US"/>
        </w:rPr>
        <w:t>labor</w:t>
      </w:r>
      <w:r w:rsidRPr="00437573">
        <w:rPr>
          <w:rFonts w:ascii="Times New Roman" w:hAnsi="Times New Roman" w:cs="Times New Roman"/>
          <w:sz w:val="24"/>
          <w:szCs w:val="24"/>
          <w:lang w:val="en-US"/>
        </w:rPr>
        <w:t>." Stat</w:t>
      </w:r>
      <w:r w:rsidR="00640898" w:rsidRPr="00437573">
        <w:rPr>
          <w:rFonts w:ascii="Times New Roman" w:hAnsi="Times New Roman" w:cs="Times New Roman"/>
          <w:sz w:val="24"/>
          <w:szCs w:val="24"/>
          <w:lang w:val="en-US"/>
        </w:rPr>
        <w:t>us of farm mechanization in In</w:t>
      </w:r>
      <w:r w:rsidRPr="00437573">
        <w:rPr>
          <w:rFonts w:ascii="Times New Roman" w:hAnsi="Times New Roman" w:cs="Times New Roman"/>
          <w:sz w:val="24"/>
          <w:szCs w:val="24"/>
          <w:lang w:val="en-US"/>
        </w:rPr>
        <w:t xml:space="preserve">dia (2006): 133-153.  </w:t>
      </w:r>
    </w:p>
    <w:p w14:paraId="0CB68CAD" w14:textId="761BEBB8" w:rsidR="002A22B4" w:rsidRPr="00437573" w:rsidRDefault="002A22B4" w:rsidP="002A22B4">
      <w:pPr>
        <w:spacing w:line="360" w:lineRule="auto"/>
        <w:rPr>
          <w:rFonts w:ascii="Times New Roman" w:hAnsi="Times New Roman" w:cs="Times New Roman"/>
          <w:sz w:val="24"/>
          <w:szCs w:val="24"/>
          <w:lang w:val="en-US"/>
        </w:rPr>
      </w:pPr>
      <w:r w:rsidRPr="00437573">
        <w:rPr>
          <w:rFonts w:ascii="Times New Roman" w:hAnsi="Times New Roman" w:cs="Times New Roman"/>
          <w:sz w:val="24"/>
          <w:szCs w:val="24"/>
          <w:lang w:val="en-US"/>
        </w:rPr>
        <w:t>Jonathan O., Ogbunude C. Misra, S., (2018). Design and im</w:t>
      </w:r>
      <w:r w:rsidR="00934EE2" w:rsidRPr="00437573">
        <w:rPr>
          <w:rFonts w:ascii="Times New Roman" w:hAnsi="Times New Roman" w:cs="Times New Roman"/>
          <w:sz w:val="24"/>
          <w:szCs w:val="24"/>
          <w:lang w:val="en-US"/>
        </w:rPr>
        <w:t>plementation of a Mobile-based personal</w:t>
      </w:r>
      <w:r w:rsidRPr="00437573">
        <w:rPr>
          <w:rFonts w:ascii="Times New Roman" w:hAnsi="Times New Roman" w:cs="Times New Roman"/>
          <w:sz w:val="24"/>
          <w:szCs w:val="24"/>
          <w:lang w:val="en-US"/>
        </w:rPr>
        <w:t xml:space="preserve"> digital assistant (MPDA), Communications in Com</w:t>
      </w:r>
      <w:r w:rsidR="00934EE2" w:rsidRPr="00437573">
        <w:rPr>
          <w:rFonts w:ascii="Times New Roman" w:hAnsi="Times New Roman" w:cs="Times New Roman"/>
          <w:sz w:val="24"/>
          <w:szCs w:val="24"/>
          <w:lang w:val="en-US"/>
        </w:rPr>
        <w:t xml:space="preserve">puter and Information Science, </w:t>
      </w:r>
      <w:r w:rsidRPr="00437573">
        <w:rPr>
          <w:rFonts w:ascii="Times New Roman" w:hAnsi="Times New Roman" w:cs="Times New Roman"/>
          <w:sz w:val="24"/>
          <w:szCs w:val="24"/>
          <w:lang w:val="en-US"/>
        </w:rPr>
        <w:t xml:space="preserve">1031, </w:t>
      </w:r>
      <w:r w:rsidR="007A3A0E" w:rsidRPr="00437573">
        <w:rPr>
          <w:rFonts w:ascii="Times New Roman" w:hAnsi="Times New Roman" w:cs="Times New Roman"/>
          <w:sz w:val="24"/>
          <w:szCs w:val="24"/>
          <w:lang w:val="en-US"/>
        </w:rPr>
        <w:t>pp.</w:t>
      </w:r>
      <w:r w:rsidRPr="00437573">
        <w:rPr>
          <w:rFonts w:ascii="Times New Roman" w:hAnsi="Times New Roman" w:cs="Times New Roman"/>
          <w:sz w:val="24"/>
          <w:szCs w:val="24"/>
          <w:lang w:val="en-US"/>
        </w:rPr>
        <w:t xml:space="preserve"> 15-28.  </w:t>
      </w:r>
    </w:p>
    <w:p w14:paraId="30C0C716" w14:textId="7C8ADBB7" w:rsidR="002A22B4" w:rsidRPr="00437573" w:rsidRDefault="002A22B4" w:rsidP="002A22B4">
      <w:pPr>
        <w:spacing w:line="360" w:lineRule="auto"/>
        <w:rPr>
          <w:rFonts w:ascii="Times New Roman" w:hAnsi="Times New Roman" w:cs="Times New Roman"/>
          <w:sz w:val="24"/>
          <w:szCs w:val="24"/>
          <w:lang w:val="en-US"/>
        </w:rPr>
      </w:pPr>
      <w:r w:rsidRPr="00437573">
        <w:rPr>
          <w:rFonts w:ascii="Times New Roman" w:hAnsi="Times New Roman" w:cs="Times New Roman"/>
          <w:sz w:val="24"/>
          <w:szCs w:val="24"/>
          <w:lang w:val="en-US"/>
        </w:rPr>
        <w:t>O. Misra, S., Ibanga E., Maskeliunas, R. Damasevi</w:t>
      </w:r>
      <w:r w:rsidR="00934EE2" w:rsidRPr="00437573">
        <w:rPr>
          <w:rFonts w:ascii="Times New Roman" w:hAnsi="Times New Roman" w:cs="Times New Roman"/>
          <w:sz w:val="24"/>
          <w:szCs w:val="24"/>
          <w:lang w:val="en-US"/>
        </w:rPr>
        <w:t xml:space="preserve">cius, R., Ahuja (2019). Design </w:t>
      </w:r>
      <w:r w:rsidRPr="00437573">
        <w:rPr>
          <w:rFonts w:ascii="Times New Roman" w:hAnsi="Times New Roman" w:cs="Times New Roman"/>
          <w:sz w:val="24"/>
          <w:szCs w:val="24"/>
          <w:lang w:val="en-US"/>
        </w:rPr>
        <w:t xml:space="preserve">and Implementation of a mobile webcast application with </w:t>
      </w:r>
      <w:r w:rsidR="00934EE2" w:rsidRPr="00437573">
        <w:rPr>
          <w:rFonts w:ascii="Times New Roman" w:hAnsi="Times New Roman" w:cs="Times New Roman"/>
          <w:sz w:val="24"/>
          <w:szCs w:val="24"/>
          <w:lang w:val="en-US"/>
        </w:rPr>
        <w:t>Google</w:t>
      </w:r>
      <w:r w:rsidR="007A3A0E" w:rsidRPr="00437573">
        <w:rPr>
          <w:rFonts w:ascii="Times New Roman" w:hAnsi="Times New Roman" w:cs="Times New Roman"/>
          <w:sz w:val="24"/>
          <w:szCs w:val="24"/>
          <w:lang w:val="en-US"/>
        </w:rPr>
        <w:t xml:space="preserve"> analytics and </w:t>
      </w:r>
      <w:r w:rsidR="00934EE2" w:rsidRPr="00437573">
        <w:rPr>
          <w:rFonts w:ascii="Times New Roman" w:hAnsi="Times New Roman" w:cs="Times New Roman"/>
          <w:sz w:val="24"/>
          <w:szCs w:val="24"/>
          <w:lang w:val="en-US"/>
        </w:rPr>
        <w:t>cloud messaging</w:t>
      </w:r>
      <w:r w:rsidRPr="00437573">
        <w:rPr>
          <w:rFonts w:ascii="Times New Roman" w:hAnsi="Times New Roman" w:cs="Times New Roman"/>
          <w:sz w:val="24"/>
          <w:szCs w:val="24"/>
          <w:lang w:val="en-US"/>
        </w:rPr>
        <w:t xml:space="preserve"> functionality. Journal of Physics </w:t>
      </w:r>
      <w:r w:rsidR="007A3A0E" w:rsidRPr="00437573">
        <w:rPr>
          <w:rFonts w:ascii="Times New Roman" w:hAnsi="Times New Roman" w:cs="Times New Roman"/>
          <w:sz w:val="24"/>
          <w:szCs w:val="24"/>
          <w:lang w:val="en-US"/>
        </w:rPr>
        <w:t>Conference</w:t>
      </w:r>
      <w:r w:rsidRPr="00437573">
        <w:rPr>
          <w:rFonts w:ascii="Times New Roman" w:hAnsi="Times New Roman" w:cs="Times New Roman"/>
          <w:sz w:val="24"/>
          <w:szCs w:val="24"/>
          <w:lang w:val="en-US"/>
        </w:rPr>
        <w:t xml:space="preserve"> Series, 1235(1), 012023. </w:t>
      </w:r>
    </w:p>
    <w:p w14:paraId="20930841" w14:textId="6A871BD1" w:rsidR="002A22B4" w:rsidRDefault="002A22B4" w:rsidP="002A22B4">
      <w:pPr>
        <w:spacing w:line="360" w:lineRule="auto"/>
        <w:rPr>
          <w:rFonts w:ascii="Times New Roman" w:hAnsi="Times New Roman" w:cs="Times New Roman"/>
          <w:sz w:val="24"/>
          <w:szCs w:val="24"/>
          <w:lang w:val="en-US"/>
        </w:rPr>
      </w:pPr>
      <w:r w:rsidRPr="00437573">
        <w:rPr>
          <w:rFonts w:ascii="Times New Roman" w:hAnsi="Times New Roman" w:cs="Times New Roman"/>
          <w:sz w:val="24"/>
          <w:szCs w:val="24"/>
          <w:lang w:val="en-US"/>
        </w:rPr>
        <w:t>Abayomi-Zannu, T.P., Odun-Ayo, I. Tatama, B.F., Misra, S.</w:t>
      </w:r>
      <w:r w:rsidR="00934EE2" w:rsidRPr="00437573">
        <w:rPr>
          <w:rFonts w:ascii="Times New Roman" w:hAnsi="Times New Roman" w:cs="Times New Roman"/>
          <w:sz w:val="24"/>
          <w:szCs w:val="24"/>
          <w:lang w:val="en-US"/>
        </w:rPr>
        <w:t xml:space="preserve"> (2020). Implementing a Mobile </w:t>
      </w:r>
      <w:r w:rsidRPr="00437573">
        <w:rPr>
          <w:rFonts w:ascii="Times New Roman" w:hAnsi="Times New Roman" w:cs="Times New Roman"/>
          <w:sz w:val="24"/>
          <w:szCs w:val="24"/>
          <w:lang w:val="en-US"/>
        </w:rPr>
        <w:t xml:space="preserve">Voting System Utilizing </w:t>
      </w:r>
      <w:r w:rsidR="008C11D8" w:rsidRPr="00437573">
        <w:rPr>
          <w:rFonts w:ascii="Times New Roman" w:hAnsi="Times New Roman" w:cs="Times New Roman"/>
          <w:sz w:val="24"/>
          <w:szCs w:val="24"/>
          <w:lang w:val="en-US"/>
        </w:rPr>
        <w:t>Block chain</w:t>
      </w:r>
      <w:r w:rsidRPr="00437573">
        <w:rPr>
          <w:rFonts w:ascii="Times New Roman" w:hAnsi="Times New Roman" w:cs="Times New Roman"/>
          <w:sz w:val="24"/>
          <w:szCs w:val="24"/>
          <w:lang w:val="en-US"/>
        </w:rPr>
        <w:t xml:space="preserve"> Technology and Two-Fac</w:t>
      </w:r>
      <w:r w:rsidR="00934EE2" w:rsidRPr="00437573">
        <w:rPr>
          <w:rFonts w:ascii="Times New Roman" w:hAnsi="Times New Roman" w:cs="Times New Roman"/>
          <w:sz w:val="24"/>
          <w:szCs w:val="24"/>
          <w:lang w:val="en-US"/>
        </w:rPr>
        <w:t xml:space="preserve">tor Authentication in Nigeria. </w:t>
      </w:r>
      <w:r w:rsidRPr="00437573">
        <w:rPr>
          <w:rFonts w:ascii="Times New Roman" w:hAnsi="Times New Roman" w:cs="Times New Roman"/>
          <w:sz w:val="24"/>
          <w:szCs w:val="24"/>
          <w:lang w:val="en-US"/>
        </w:rPr>
        <w:t xml:space="preserve">Lecture Notes in Network and Systems, 121, 857-872. </w:t>
      </w:r>
    </w:p>
    <w:p w14:paraId="5D79D903" w14:textId="77777777" w:rsidR="0089245B" w:rsidRDefault="0089245B" w:rsidP="002A22B4">
      <w:pPr>
        <w:spacing w:line="360" w:lineRule="auto"/>
        <w:rPr>
          <w:rFonts w:ascii="Times New Roman" w:hAnsi="Times New Roman" w:cs="Times New Roman"/>
          <w:sz w:val="24"/>
          <w:szCs w:val="24"/>
          <w:lang w:val="en-US"/>
        </w:rPr>
      </w:pPr>
    </w:p>
    <w:p w14:paraId="1C34CD10" w14:textId="77777777" w:rsidR="00603157" w:rsidRDefault="00F25F21" w:rsidP="002A22B4">
      <w:pPr>
        <w:spacing w:line="360" w:lineRule="auto"/>
        <w:rPr>
          <w:rFonts w:ascii="Times New Roman" w:hAnsi="Times New Roman" w:cs="Times New Roman"/>
          <w:sz w:val="24"/>
          <w:szCs w:val="24"/>
        </w:rPr>
      </w:pPr>
      <w:r w:rsidRPr="00F25F21">
        <w:rPr>
          <w:rFonts w:ascii="Times New Roman" w:hAnsi="Times New Roman" w:cs="Times New Roman"/>
          <w:sz w:val="24"/>
          <w:szCs w:val="24"/>
        </w:rPr>
        <w:t xml:space="preserve">CFU, NFU, FAO. Lusaka, Zambia. 47 p. FAO, 2011. Hire services by farmers for farmers. By: Sims, B, Röttger, A &amp; Mkomwa, S. Diversification Booklet 19. Rural Infrastructure and Agro-Industries Division. Food and Agriculture Organization of the United Nations. Rome, Italy. </w:t>
      </w:r>
    </w:p>
    <w:p w14:paraId="40D2F5A9" w14:textId="77777777" w:rsidR="00603157" w:rsidRDefault="00F25F21" w:rsidP="002A22B4">
      <w:pPr>
        <w:spacing w:line="360" w:lineRule="auto"/>
        <w:rPr>
          <w:rFonts w:ascii="Times New Roman" w:hAnsi="Times New Roman" w:cs="Times New Roman"/>
          <w:sz w:val="24"/>
          <w:szCs w:val="24"/>
        </w:rPr>
      </w:pPr>
      <w:r w:rsidRPr="00F25F21">
        <w:rPr>
          <w:rFonts w:ascii="Times New Roman" w:hAnsi="Times New Roman" w:cs="Times New Roman"/>
          <w:sz w:val="24"/>
          <w:szCs w:val="24"/>
        </w:rPr>
        <w:t xml:space="preserve">FAO, 2012. E-vouchers in Zimbabwe: guidelines for agricultural input distribution. Emergency, Rehabilitation and Coordination Unit, Zimbabwe. Food and Agriculture Organization of the United Nations. Rome, Italy. Available at: http://www.fao.org/fileadmin/user_upload/emergencies/docs/Evoucher_Zimbabwe.pdf </w:t>
      </w:r>
    </w:p>
    <w:p w14:paraId="0FA7622F" w14:textId="77777777" w:rsidR="00603157" w:rsidRDefault="00F25F21" w:rsidP="002A22B4">
      <w:pPr>
        <w:spacing w:line="360" w:lineRule="auto"/>
        <w:rPr>
          <w:rFonts w:ascii="Times New Roman" w:hAnsi="Times New Roman" w:cs="Times New Roman"/>
          <w:sz w:val="24"/>
          <w:szCs w:val="24"/>
        </w:rPr>
      </w:pPr>
      <w:r w:rsidRPr="00F25F21">
        <w:rPr>
          <w:rFonts w:ascii="Times New Roman" w:hAnsi="Times New Roman" w:cs="Times New Roman"/>
          <w:sz w:val="24"/>
          <w:szCs w:val="24"/>
        </w:rPr>
        <w:t xml:space="preserve">Garrity, DP, Akinnifesi, FK, Ajayi, OC, Weldesemayat, SG, Mowo, JG, Kalinganire, A, Larwanou, M &amp; Bayala, J. 2010. Evergreen agriculture: a robust approach to sustainable food security in Africa. Food Security 2(3): 197-214. </w:t>
      </w:r>
    </w:p>
    <w:p w14:paraId="5A5675C2" w14:textId="77777777" w:rsidR="00603157" w:rsidRDefault="00F25F21" w:rsidP="002A22B4">
      <w:pPr>
        <w:spacing w:line="360" w:lineRule="auto"/>
        <w:rPr>
          <w:rFonts w:ascii="Times New Roman" w:hAnsi="Times New Roman" w:cs="Times New Roman"/>
          <w:sz w:val="24"/>
          <w:szCs w:val="24"/>
        </w:rPr>
      </w:pPr>
      <w:r w:rsidRPr="00F25F21">
        <w:rPr>
          <w:rFonts w:ascii="Times New Roman" w:hAnsi="Times New Roman" w:cs="Times New Roman"/>
          <w:sz w:val="24"/>
          <w:szCs w:val="24"/>
        </w:rPr>
        <w:t xml:space="preserve">Johansen, C, Haque, ME, Bell, RW, Thierfelder, C &amp; Esdaile, RJ, 2012. Conservation agriculture for small holder rainfed farming: opportunities and constraints of new mechanized seeding systems. Field Crops Research, 132:18-32. 14 June 2012. </w:t>
      </w:r>
    </w:p>
    <w:p w14:paraId="5C8277A3" w14:textId="4E994771" w:rsidR="00B16BB5" w:rsidRDefault="00F25F21" w:rsidP="002A22B4">
      <w:pPr>
        <w:spacing w:line="360" w:lineRule="auto"/>
        <w:rPr>
          <w:rFonts w:ascii="Times New Roman" w:hAnsi="Times New Roman" w:cs="Times New Roman"/>
          <w:sz w:val="24"/>
          <w:szCs w:val="24"/>
        </w:rPr>
      </w:pPr>
      <w:r w:rsidRPr="00F25F21">
        <w:rPr>
          <w:rFonts w:ascii="Times New Roman" w:hAnsi="Times New Roman" w:cs="Times New Roman"/>
          <w:sz w:val="24"/>
          <w:szCs w:val="24"/>
        </w:rPr>
        <w:t xml:space="preserve">Siegel, PB &amp; Alwang, J, 2005. Poverty reducing potential of smallholder agriculture in Zambia; opportunities and constraints. Social Development Department, World Bank. </w:t>
      </w:r>
      <w:r w:rsidRPr="00F25F21">
        <w:rPr>
          <w:rFonts w:ascii="Times New Roman" w:hAnsi="Times New Roman" w:cs="Times New Roman"/>
          <w:sz w:val="24"/>
          <w:szCs w:val="24"/>
        </w:rPr>
        <w:lastRenderedPageBreak/>
        <w:t xml:space="preserve">Washington DC. Africa Region Working paper 85. Available at: </w:t>
      </w:r>
      <w:hyperlink r:id="rId30" w:history="1">
        <w:r w:rsidR="00B16BB5" w:rsidRPr="001B2782">
          <w:rPr>
            <w:rStyle w:val="Hyperlink"/>
            <w:rFonts w:ascii="Times New Roman" w:hAnsi="Times New Roman" w:cs="Times New Roman"/>
            <w:sz w:val="24"/>
            <w:szCs w:val="24"/>
          </w:rPr>
          <w:t>http://www.worldbank.org/afr/wps/wp85.pdf</w:t>
        </w:r>
      </w:hyperlink>
      <w:r w:rsidRPr="00F25F21">
        <w:rPr>
          <w:rFonts w:ascii="Times New Roman" w:hAnsi="Times New Roman" w:cs="Times New Roman"/>
          <w:sz w:val="24"/>
          <w:szCs w:val="24"/>
        </w:rPr>
        <w:t xml:space="preserve">. </w:t>
      </w:r>
    </w:p>
    <w:p w14:paraId="69569550" w14:textId="77777777" w:rsidR="00B16BB5" w:rsidRDefault="00F25F21" w:rsidP="002A22B4">
      <w:pPr>
        <w:spacing w:line="360" w:lineRule="auto"/>
        <w:rPr>
          <w:rFonts w:ascii="Times New Roman" w:hAnsi="Times New Roman" w:cs="Times New Roman"/>
          <w:sz w:val="24"/>
          <w:szCs w:val="24"/>
        </w:rPr>
      </w:pPr>
      <w:r w:rsidRPr="00F25F21">
        <w:rPr>
          <w:rFonts w:ascii="Times New Roman" w:hAnsi="Times New Roman" w:cs="Times New Roman"/>
          <w:sz w:val="24"/>
          <w:szCs w:val="24"/>
        </w:rPr>
        <w:t xml:space="preserve">Sims, BG, Thierfelder, C, Kienzle, J, Friedrich, T &amp; Kassam, A, 2012. Development of the conservation agriculture equipment industry in sub-Saharan Africa. Applied Engineering in Agriculture 28(6):813-823. Thierfelder, C &amp; Wall, PC. 2010. Rotation in conservation agriculture systems of Zambia : effects on soil quality and water relations. Expl Agric. 46(3):309-325. </w:t>
      </w:r>
    </w:p>
    <w:p w14:paraId="4333647A" w14:textId="39AB010B" w:rsidR="00F25F21" w:rsidRPr="00437573" w:rsidRDefault="00F25F21" w:rsidP="002A22B4">
      <w:pPr>
        <w:spacing w:line="360" w:lineRule="auto"/>
        <w:rPr>
          <w:rFonts w:ascii="Times New Roman" w:hAnsi="Times New Roman" w:cs="Times New Roman"/>
          <w:sz w:val="24"/>
          <w:szCs w:val="24"/>
          <w:lang w:val="en-US"/>
        </w:rPr>
      </w:pPr>
      <w:r w:rsidRPr="00F25F21">
        <w:rPr>
          <w:rFonts w:ascii="Times New Roman" w:hAnsi="Times New Roman" w:cs="Times New Roman"/>
          <w:sz w:val="24"/>
          <w:szCs w:val="24"/>
        </w:rPr>
        <w:t>World Agroforestry Centre, 2009. Creating an evergreen agriculture in Africa for food security and environmental resilience. World Agroforestry Centre, Nairobi. 24pp</w:t>
      </w:r>
    </w:p>
    <w:p w14:paraId="6125D48A" w14:textId="78081E80" w:rsidR="002A22B4" w:rsidRPr="00437573" w:rsidRDefault="002A22B4" w:rsidP="002A22B4">
      <w:pPr>
        <w:spacing w:line="360" w:lineRule="auto"/>
        <w:rPr>
          <w:rFonts w:ascii="Times New Roman" w:hAnsi="Times New Roman" w:cs="Times New Roman"/>
          <w:sz w:val="24"/>
          <w:szCs w:val="24"/>
          <w:lang w:val="en-US"/>
        </w:rPr>
      </w:pPr>
      <w:r w:rsidRPr="00437573">
        <w:rPr>
          <w:rFonts w:ascii="Times New Roman" w:hAnsi="Times New Roman" w:cs="Times New Roman"/>
          <w:sz w:val="24"/>
          <w:szCs w:val="24"/>
          <w:lang w:val="en-US"/>
        </w:rPr>
        <w:t xml:space="preserve">Oluwagbemi, O., Adewumi A., Misra, S., Leon, M. </w:t>
      </w:r>
      <w:r w:rsidR="008C11D8" w:rsidRPr="00437573">
        <w:rPr>
          <w:rFonts w:ascii="Times New Roman" w:hAnsi="Times New Roman" w:cs="Times New Roman"/>
          <w:sz w:val="24"/>
          <w:szCs w:val="24"/>
          <w:lang w:val="en-US"/>
        </w:rPr>
        <w:t>(2020). MAFODKM: Mobile Applica</w:t>
      </w:r>
      <w:r w:rsidRPr="00437573">
        <w:rPr>
          <w:rFonts w:ascii="Times New Roman" w:hAnsi="Times New Roman" w:cs="Times New Roman"/>
          <w:sz w:val="24"/>
          <w:szCs w:val="24"/>
          <w:lang w:val="en-US"/>
        </w:rPr>
        <w:t>tion Framework for the management of Omics Data and K</w:t>
      </w:r>
      <w:r w:rsidR="008C11D8" w:rsidRPr="00437573">
        <w:rPr>
          <w:rFonts w:ascii="Times New Roman" w:hAnsi="Times New Roman" w:cs="Times New Roman"/>
          <w:sz w:val="24"/>
          <w:szCs w:val="24"/>
          <w:lang w:val="en-US"/>
        </w:rPr>
        <w:t>nowledge Mining. Journal of Physics</w:t>
      </w:r>
      <w:r w:rsidRPr="00437573">
        <w:rPr>
          <w:rFonts w:ascii="Times New Roman" w:hAnsi="Times New Roman" w:cs="Times New Roman"/>
          <w:sz w:val="24"/>
          <w:szCs w:val="24"/>
          <w:lang w:val="en-US"/>
        </w:rPr>
        <w:t xml:space="preserve"> Conference Series, 1566 (1), 012132. </w:t>
      </w:r>
    </w:p>
    <w:p w14:paraId="03579A5D" w14:textId="63957721" w:rsidR="002A22B4" w:rsidRPr="00437573" w:rsidRDefault="002A22B4" w:rsidP="002A22B4">
      <w:pPr>
        <w:spacing w:line="360" w:lineRule="auto"/>
        <w:rPr>
          <w:rFonts w:ascii="Times New Roman" w:hAnsi="Times New Roman" w:cs="Times New Roman"/>
          <w:sz w:val="24"/>
          <w:szCs w:val="24"/>
          <w:lang w:val="en-US"/>
        </w:rPr>
      </w:pPr>
      <w:r w:rsidRPr="00437573">
        <w:rPr>
          <w:rFonts w:ascii="Times New Roman" w:hAnsi="Times New Roman" w:cs="Times New Roman"/>
          <w:sz w:val="24"/>
          <w:szCs w:val="24"/>
          <w:lang w:val="en-US"/>
        </w:rPr>
        <w:t xml:space="preserve">Holz, H. J., Applin, A., </w:t>
      </w:r>
      <w:r w:rsidR="005123EA" w:rsidRPr="00437573">
        <w:rPr>
          <w:rFonts w:ascii="Times New Roman" w:hAnsi="Times New Roman" w:cs="Times New Roman"/>
          <w:sz w:val="24"/>
          <w:szCs w:val="24"/>
          <w:lang w:val="en-US"/>
        </w:rPr>
        <w:t>Hagerman</w:t>
      </w:r>
      <w:r w:rsidRPr="00437573">
        <w:rPr>
          <w:rFonts w:ascii="Times New Roman" w:hAnsi="Times New Roman" w:cs="Times New Roman"/>
          <w:sz w:val="24"/>
          <w:szCs w:val="24"/>
          <w:lang w:val="en-US"/>
        </w:rPr>
        <w:t xml:space="preserve">, B., Joyce, D., Purchase, H., &amp; Reed, C. (2006). Research </w:t>
      </w:r>
    </w:p>
    <w:p w14:paraId="187EB363" w14:textId="25450F01" w:rsidR="002A22B4" w:rsidRPr="00437573" w:rsidRDefault="005123EA" w:rsidP="002A22B4">
      <w:pPr>
        <w:spacing w:line="360" w:lineRule="auto"/>
        <w:rPr>
          <w:rFonts w:ascii="Times New Roman" w:hAnsi="Times New Roman" w:cs="Times New Roman"/>
          <w:sz w:val="24"/>
          <w:szCs w:val="24"/>
          <w:lang w:val="en-US"/>
        </w:rPr>
      </w:pPr>
      <w:r w:rsidRPr="00437573">
        <w:rPr>
          <w:rFonts w:ascii="Times New Roman" w:hAnsi="Times New Roman" w:cs="Times New Roman"/>
          <w:sz w:val="24"/>
          <w:szCs w:val="24"/>
          <w:lang w:val="en-US"/>
        </w:rPr>
        <w:t>Methods</w:t>
      </w:r>
      <w:r w:rsidR="002A22B4" w:rsidRPr="00437573">
        <w:rPr>
          <w:rFonts w:ascii="Times New Roman" w:hAnsi="Times New Roman" w:cs="Times New Roman"/>
          <w:sz w:val="24"/>
          <w:szCs w:val="24"/>
          <w:lang w:val="en-US"/>
        </w:rPr>
        <w:t xml:space="preserve"> in computing. Working Group Reports on ITiCSE o</w:t>
      </w:r>
      <w:r w:rsidRPr="00437573">
        <w:rPr>
          <w:rFonts w:ascii="Times New Roman" w:hAnsi="Times New Roman" w:cs="Times New Roman"/>
          <w:sz w:val="24"/>
          <w:szCs w:val="24"/>
          <w:lang w:val="en-US"/>
        </w:rPr>
        <w:t xml:space="preserve">n Innovation and Technology in </w:t>
      </w:r>
      <w:r w:rsidR="002A22B4" w:rsidRPr="00437573">
        <w:rPr>
          <w:rFonts w:ascii="Times New Roman" w:hAnsi="Times New Roman" w:cs="Times New Roman"/>
          <w:sz w:val="24"/>
          <w:szCs w:val="24"/>
          <w:lang w:val="en-US"/>
        </w:rPr>
        <w:t xml:space="preserve">Computer Science Education - ITiCSE-WGR ’06.  </w:t>
      </w:r>
    </w:p>
    <w:p w14:paraId="6923948F" w14:textId="4D2E5B54" w:rsidR="002A22B4" w:rsidRPr="00437573" w:rsidRDefault="002A22B4" w:rsidP="002A22B4">
      <w:pPr>
        <w:spacing w:line="360" w:lineRule="auto"/>
        <w:rPr>
          <w:rFonts w:ascii="Times New Roman" w:hAnsi="Times New Roman" w:cs="Times New Roman"/>
          <w:sz w:val="24"/>
          <w:szCs w:val="24"/>
          <w:lang w:val="en-US"/>
        </w:rPr>
      </w:pPr>
      <w:r w:rsidRPr="00437573">
        <w:rPr>
          <w:rFonts w:ascii="Times New Roman" w:hAnsi="Times New Roman" w:cs="Times New Roman"/>
          <w:sz w:val="24"/>
          <w:szCs w:val="24"/>
          <w:lang w:val="en-US"/>
        </w:rPr>
        <w:t xml:space="preserve">26. Saunders, M.N.K., Lewis, P., </w:t>
      </w:r>
      <w:r w:rsidR="005123EA" w:rsidRPr="00437573">
        <w:rPr>
          <w:rFonts w:ascii="Times New Roman" w:hAnsi="Times New Roman" w:cs="Times New Roman"/>
          <w:sz w:val="24"/>
          <w:szCs w:val="24"/>
          <w:lang w:val="en-US"/>
        </w:rPr>
        <w:t>Thorn hill</w:t>
      </w:r>
      <w:r w:rsidRPr="00437573">
        <w:rPr>
          <w:rFonts w:ascii="Times New Roman" w:hAnsi="Times New Roman" w:cs="Times New Roman"/>
          <w:sz w:val="24"/>
          <w:szCs w:val="24"/>
          <w:lang w:val="en-US"/>
        </w:rPr>
        <w:t>, A.  (2019). Underst</w:t>
      </w:r>
      <w:r w:rsidR="00640898" w:rsidRPr="00437573">
        <w:rPr>
          <w:rFonts w:ascii="Times New Roman" w:hAnsi="Times New Roman" w:cs="Times New Roman"/>
          <w:sz w:val="24"/>
          <w:szCs w:val="24"/>
          <w:lang w:val="en-US"/>
        </w:rPr>
        <w:t xml:space="preserve">anding research philosophy and </w:t>
      </w:r>
      <w:r w:rsidR="005123EA" w:rsidRPr="00437573">
        <w:rPr>
          <w:rFonts w:ascii="Times New Roman" w:hAnsi="Times New Roman" w:cs="Times New Roman"/>
          <w:sz w:val="24"/>
          <w:szCs w:val="24"/>
          <w:lang w:val="en-US"/>
        </w:rPr>
        <w:t>Approaches to</w:t>
      </w:r>
      <w:r w:rsidRPr="00437573">
        <w:rPr>
          <w:rFonts w:ascii="Times New Roman" w:hAnsi="Times New Roman" w:cs="Times New Roman"/>
          <w:sz w:val="24"/>
          <w:szCs w:val="24"/>
          <w:lang w:val="en-US"/>
        </w:rPr>
        <w:t xml:space="preserve"> theory development.  In: </w:t>
      </w:r>
      <w:r w:rsidR="005123EA" w:rsidRPr="00437573">
        <w:rPr>
          <w:rFonts w:ascii="Times New Roman" w:hAnsi="Times New Roman" w:cs="Times New Roman"/>
          <w:sz w:val="24"/>
          <w:szCs w:val="24"/>
          <w:lang w:val="en-US"/>
        </w:rPr>
        <w:t>Research Methods</w:t>
      </w:r>
      <w:r w:rsidRPr="00437573">
        <w:rPr>
          <w:rFonts w:ascii="Times New Roman" w:hAnsi="Times New Roman" w:cs="Times New Roman"/>
          <w:sz w:val="24"/>
          <w:szCs w:val="24"/>
          <w:lang w:val="en-US"/>
        </w:rPr>
        <w:t xml:space="preserve"> fo</w:t>
      </w:r>
      <w:r w:rsidR="005123EA" w:rsidRPr="00437573">
        <w:rPr>
          <w:rFonts w:ascii="Times New Roman" w:hAnsi="Times New Roman" w:cs="Times New Roman"/>
          <w:sz w:val="24"/>
          <w:szCs w:val="24"/>
          <w:lang w:val="en-US"/>
        </w:rPr>
        <w:t>r Business Students, pp. 128–</w:t>
      </w:r>
      <w:r w:rsidR="00977A6D" w:rsidRPr="00437573">
        <w:rPr>
          <w:rFonts w:ascii="Times New Roman" w:hAnsi="Times New Roman" w:cs="Times New Roman"/>
          <w:sz w:val="24"/>
          <w:szCs w:val="24"/>
          <w:lang w:val="en-US"/>
        </w:rPr>
        <w:t>170. Pearson, Harlow</w:t>
      </w:r>
    </w:p>
    <w:p w14:paraId="61821533" w14:textId="7732668F" w:rsidR="00977A6D" w:rsidRPr="00437573" w:rsidRDefault="00977A6D" w:rsidP="00977A6D">
      <w:pPr>
        <w:spacing w:line="360" w:lineRule="auto"/>
        <w:rPr>
          <w:rFonts w:ascii="Times New Roman" w:hAnsi="Times New Roman" w:cs="Times New Roman"/>
          <w:sz w:val="24"/>
          <w:szCs w:val="24"/>
          <w:lang w:val="en-US"/>
        </w:rPr>
      </w:pPr>
      <w:r w:rsidRPr="00437573">
        <w:rPr>
          <w:rFonts w:ascii="Times New Roman" w:hAnsi="Times New Roman" w:cs="Times New Roman"/>
          <w:sz w:val="24"/>
          <w:szCs w:val="24"/>
          <w:lang w:val="en-US"/>
        </w:rPr>
        <w:t>ACC.  (2008). Global Food Shortage and Organised Crime. Retrieved August 27, 2012 from http://www.crimecommission.gov.au</w:t>
      </w:r>
    </w:p>
    <w:p w14:paraId="4536AD85" w14:textId="08E5E943" w:rsidR="00977A6D" w:rsidRPr="00437573" w:rsidRDefault="00977A6D" w:rsidP="00977A6D">
      <w:pPr>
        <w:spacing w:line="360" w:lineRule="auto"/>
        <w:rPr>
          <w:rFonts w:ascii="Times New Roman" w:hAnsi="Times New Roman" w:cs="Times New Roman"/>
          <w:sz w:val="24"/>
          <w:szCs w:val="24"/>
          <w:lang w:val="en-US"/>
        </w:rPr>
      </w:pPr>
      <w:r w:rsidRPr="00437573">
        <w:rPr>
          <w:rFonts w:ascii="Times New Roman" w:hAnsi="Times New Roman" w:cs="Times New Roman"/>
          <w:sz w:val="24"/>
          <w:szCs w:val="24"/>
          <w:lang w:val="en-US"/>
        </w:rPr>
        <w:t xml:space="preserve">Hood, Leroy. "Population Growth and Ecosystem Limits." </w:t>
      </w:r>
      <w:r w:rsidR="00DA52E9" w:rsidRPr="00437573">
        <w:rPr>
          <w:rFonts w:ascii="Times New Roman" w:hAnsi="Times New Roman" w:cs="Times New Roman"/>
          <w:sz w:val="24"/>
          <w:szCs w:val="24"/>
          <w:lang w:val="en-US"/>
        </w:rPr>
        <w:t>N.P</w:t>
      </w:r>
      <w:r w:rsidRPr="00437573">
        <w:rPr>
          <w:rFonts w:ascii="Times New Roman" w:hAnsi="Times New Roman" w:cs="Times New Roman"/>
          <w:sz w:val="24"/>
          <w:szCs w:val="24"/>
          <w:lang w:val="en-US"/>
        </w:rPr>
        <w:t>., n.d. Web. &lt;http://www.paypervids.com/population-growth-ecosystems-limits/&gt;.</w:t>
      </w:r>
    </w:p>
    <w:p w14:paraId="1CB9C88D" w14:textId="1822C4D5" w:rsidR="00977A6D" w:rsidRPr="00437573" w:rsidRDefault="00977A6D" w:rsidP="00977A6D">
      <w:pPr>
        <w:spacing w:line="360" w:lineRule="auto"/>
        <w:rPr>
          <w:rFonts w:ascii="Times New Roman" w:hAnsi="Times New Roman" w:cs="Times New Roman"/>
          <w:sz w:val="24"/>
          <w:szCs w:val="24"/>
          <w:lang w:val="en-US"/>
        </w:rPr>
      </w:pPr>
      <w:r w:rsidRPr="00437573">
        <w:rPr>
          <w:rFonts w:ascii="Times New Roman" w:hAnsi="Times New Roman" w:cs="Times New Roman"/>
          <w:sz w:val="24"/>
          <w:szCs w:val="24"/>
          <w:lang w:val="en-US"/>
        </w:rPr>
        <w:t>BBC. (2011) Somalia food crisis reaching 'unimaginable proportions' Refugees. Retrieved August 27, 2012 from https://www.bbc.com/</w:t>
      </w:r>
    </w:p>
    <w:p w14:paraId="6B21E8AE" w14:textId="3C0B4A00" w:rsidR="00977A6D" w:rsidRPr="00437573" w:rsidRDefault="00977A6D" w:rsidP="00977A6D">
      <w:pPr>
        <w:spacing w:line="360" w:lineRule="auto"/>
        <w:rPr>
          <w:rFonts w:ascii="Times New Roman" w:hAnsi="Times New Roman" w:cs="Times New Roman"/>
          <w:sz w:val="24"/>
          <w:szCs w:val="24"/>
          <w:lang w:val="en-US"/>
        </w:rPr>
      </w:pPr>
      <w:r w:rsidRPr="00437573">
        <w:rPr>
          <w:rFonts w:ascii="Times New Roman" w:hAnsi="Times New Roman" w:cs="Times New Roman"/>
          <w:sz w:val="24"/>
          <w:szCs w:val="24"/>
          <w:lang w:val="en-US"/>
        </w:rPr>
        <w:t>Bourke, R. M., Allen, M. G and Salisbury J. G. (2000). Food security for Papua New Guinea: proceedings of the Papua New Guinea Food and Nutrition 2000 Conference. Retrieved August 27, 2012 from https://www.aciar.gov.au/</w:t>
      </w:r>
    </w:p>
    <w:p w14:paraId="7F2AEFBD" w14:textId="0DE24204" w:rsidR="00977A6D" w:rsidRPr="00437573" w:rsidRDefault="00C17F12" w:rsidP="00977A6D">
      <w:pPr>
        <w:spacing w:line="360" w:lineRule="auto"/>
        <w:rPr>
          <w:rFonts w:ascii="Times New Roman" w:hAnsi="Times New Roman" w:cs="Times New Roman"/>
          <w:sz w:val="24"/>
          <w:szCs w:val="24"/>
          <w:lang w:val="en-US"/>
        </w:rPr>
      </w:pPr>
      <w:r w:rsidRPr="00437573">
        <w:rPr>
          <w:rFonts w:ascii="Times New Roman" w:hAnsi="Times New Roman" w:cs="Times New Roman"/>
          <w:sz w:val="24"/>
          <w:szCs w:val="24"/>
          <w:lang w:val="en-US"/>
        </w:rPr>
        <w:t xml:space="preserve"> </w:t>
      </w:r>
      <w:r w:rsidR="00977A6D" w:rsidRPr="00437573">
        <w:rPr>
          <w:rFonts w:ascii="Times New Roman" w:hAnsi="Times New Roman" w:cs="Times New Roman"/>
          <w:sz w:val="24"/>
          <w:szCs w:val="24"/>
          <w:lang w:val="en-US"/>
        </w:rPr>
        <w:t>Kamdor, M. (2007).Climate change challenge for the poor, Yale global. Retrieved August 8, 2012 from, http://www.yaleglobal.yale.edu/</w:t>
      </w:r>
    </w:p>
    <w:p w14:paraId="783A78F5" w14:textId="0E69DA24" w:rsidR="00977A6D" w:rsidRPr="00437573" w:rsidRDefault="00977A6D" w:rsidP="00977A6D">
      <w:pPr>
        <w:spacing w:line="360" w:lineRule="auto"/>
        <w:rPr>
          <w:rFonts w:ascii="Times New Roman" w:hAnsi="Times New Roman" w:cs="Times New Roman"/>
          <w:sz w:val="24"/>
          <w:szCs w:val="24"/>
          <w:lang w:val="en-US"/>
        </w:rPr>
      </w:pPr>
      <w:r w:rsidRPr="00437573">
        <w:rPr>
          <w:rFonts w:ascii="Times New Roman" w:hAnsi="Times New Roman" w:cs="Times New Roman"/>
          <w:sz w:val="24"/>
          <w:szCs w:val="24"/>
          <w:lang w:val="en-US"/>
        </w:rPr>
        <w:lastRenderedPageBreak/>
        <w:t>McDonald, M. A., Sigman, M., Michael, E. P., &amp; Neumann, C. G. (</w:t>
      </w:r>
      <w:r w:rsidR="004E5A3C" w:rsidRPr="00437573">
        <w:rPr>
          <w:rFonts w:ascii="Times New Roman" w:hAnsi="Times New Roman" w:cs="Times New Roman"/>
          <w:sz w:val="24"/>
          <w:szCs w:val="24"/>
          <w:lang w:val="en-US"/>
        </w:rPr>
        <w:t>nd</w:t>
      </w:r>
      <w:r w:rsidRPr="00437573">
        <w:rPr>
          <w:rFonts w:ascii="Times New Roman" w:hAnsi="Times New Roman" w:cs="Times New Roman"/>
          <w:sz w:val="24"/>
          <w:szCs w:val="24"/>
          <w:lang w:val="en-US"/>
        </w:rPr>
        <w:t>). Impact of a Temporary Food Shortage on Children and Their Mothers. Retrieved August 27, 2012 from https://onlinelibrary.wiley.com/</w:t>
      </w:r>
    </w:p>
    <w:p w14:paraId="736A319F" w14:textId="683D3011" w:rsidR="00977A6D" w:rsidRPr="00437573" w:rsidRDefault="00977A6D" w:rsidP="00977A6D">
      <w:pPr>
        <w:spacing w:line="360" w:lineRule="auto"/>
        <w:rPr>
          <w:rFonts w:ascii="Times New Roman" w:hAnsi="Times New Roman" w:cs="Times New Roman"/>
          <w:sz w:val="24"/>
          <w:szCs w:val="24"/>
          <w:lang w:val="en-US"/>
        </w:rPr>
      </w:pPr>
      <w:r w:rsidRPr="00437573">
        <w:rPr>
          <w:rFonts w:ascii="Times New Roman" w:hAnsi="Times New Roman" w:cs="Times New Roman"/>
          <w:sz w:val="24"/>
          <w:szCs w:val="24"/>
          <w:lang w:val="en-US"/>
        </w:rPr>
        <w:t>UNU, (1998). Food shortage. Retrieved August 27, 2012 from https://archive.unu.edu/</w:t>
      </w:r>
    </w:p>
    <w:p w14:paraId="01978FE9" w14:textId="378AF09B" w:rsidR="00977A6D" w:rsidRPr="00437573" w:rsidRDefault="00977A6D" w:rsidP="00977A6D">
      <w:pPr>
        <w:spacing w:line="360" w:lineRule="auto"/>
        <w:rPr>
          <w:rFonts w:ascii="Times New Roman" w:hAnsi="Times New Roman" w:cs="Times New Roman"/>
          <w:sz w:val="24"/>
          <w:szCs w:val="24"/>
          <w:lang w:val="en-US"/>
        </w:rPr>
      </w:pPr>
      <w:r w:rsidRPr="00437573">
        <w:rPr>
          <w:rFonts w:ascii="Times New Roman" w:hAnsi="Times New Roman" w:cs="Times New Roman"/>
          <w:sz w:val="24"/>
          <w:szCs w:val="24"/>
          <w:lang w:val="en-US"/>
        </w:rPr>
        <w:t xml:space="preserve">Watson D, R. (nd) Testimony to the Financial Services Committee of the US House of Representatives. Retrieved August 27, 2012 from </w:t>
      </w:r>
      <w:hyperlink r:id="rId31" w:history="1">
        <w:r w:rsidR="00CA035B" w:rsidRPr="00437573">
          <w:rPr>
            <w:rStyle w:val="Hyperlink"/>
            <w:rFonts w:ascii="Times New Roman" w:hAnsi="Times New Roman" w:cs="Times New Roman"/>
            <w:sz w:val="24"/>
            <w:szCs w:val="24"/>
            <w:lang w:val="en-US"/>
          </w:rPr>
          <w:t>http://www.agassessment.org</w:t>
        </w:r>
      </w:hyperlink>
    </w:p>
    <w:sdt>
      <w:sdtPr>
        <w:rPr>
          <w:rFonts w:ascii="Times New Roman" w:hAnsi="Times New Roman" w:cs="Times New Roman"/>
          <w:sz w:val="24"/>
          <w:szCs w:val="24"/>
          <w:lang w:val="en-GB"/>
        </w:rPr>
        <w:id w:val="-573587230"/>
        <w:bibliography/>
      </w:sdtPr>
      <w:sdtEndPr/>
      <w:sdtContent>
        <w:sdt>
          <w:sdtPr>
            <w:rPr>
              <w:rFonts w:ascii="Times New Roman" w:hAnsi="Times New Roman" w:cs="Times New Roman"/>
              <w:sz w:val="24"/>
              <w:szCs w:val="24"/>
            </w:rPr>
            <w:id w:val="2020814073"/>
            <w:bibliography/>
          </w:sdtPr>
          <w:sdtEndPr/>
          <w:sdtContent>
            <w:p w14:paraId="6CA18BD8" w14:textId="558A5926" w:rsidR="00C807EE" w:rsidRPr="00437573" w:rsidRDefault="00D43D27" w:rsidP="00C807EE">
              <w:pPr>
                <w:pStyle w:val="Bibliography"/>
                <w:rPr>
                  <w:rFonts w:ascii="Times New Roman" w:hAnsi="Times New Roman" w:cs="Times New Roman"/>
                  <w:noProof/>
                  <w:sz w:val="24"/>
                  <w:szCs w:val="24"/>
                </w:rPr>
              </w:pPr>
              <w:r w:rsidRPr="00437573">
                <w:rPr>
                  <w:rFonts w:ascii="Times New Roman" w:hAnsi="Times New Roman" w:cs="Times New Roman"/>
                  <w:sz w:val="24"/>
                  <w:szCs w:val="24"/>
                </w:rPr>
                <w:fldChar w:fldCharType="begin"/>
              </w:r>
              <w:r w:rsidRPr="00437573">
                <w:rPr>
                  <w:rFonts w:ascii="Times New Roman" w:hAnsi="Times New Roman" w:cs="Times New Roman"/>
                  <w:sz w:val="24"/>
                  <w:szCs w:val="24"/>
                </w:rPr>
                <w:instrText xml:space="preserve"> BIBLIOGRAPHY </w:instrText>
              </w:r>
              <w:r w:rsidRPr="00437573">
                <w:rPr>
                  <w:rFonts w:ascii="Times New Roman" w:hAnsi="Times New Roman" w:cs="Times New Roman"/>
                  <w:sz w:val="24"/>
                  <w:szCs w:val="24"/>
                </w:rPr>
                <w:fldChar w:fldCharType="separate"/>
              </w:r>
              <w:r w:rsidR="00C807EE" w:rsidRPr="00437573">
                <w:rPr>
                  <w:rFonts w:ascii="Times New Roman" w:hAnsi="Times New Roman" w:cs="Times New Roman"/>
                  <w:noProof/>
                  <w:sz w:val="24"/>
                  <w:szCs w:val="24"/>
                </w:rPr>
                <w:t xml:space="preserve">Agriculture, M. o., n.d. </w:t>
              </w:r>
              <w:r w:rsidR="00C807EE" w:rsidRPr="00437573">
                <w:rPr>
                  <w:rFonts w:ascii="Times New Roman" w:hAnsi="Times New Roman" w:cs="Times New Roman"/>
                  <w:i/>
                  <w:iCs/>
                  <w:noProof/>
                  <w:sz w:val="24"/>
                  <w:szCs w:val="24"/>
                </w:rPr>
                <w:t xml:space="preserve">Country Commercial Guides. </w:t>
              </w:r>
              <w:r w:rsidR="00C807EE" w:rsidRPr="00437573">
                <w:rPr>
                  <w:rFonts w:ascii="Times New Roman" w:hAnsi="Times New Roman" w:cs="Times New Roman"/>
                  <w:noProof/>
                  <w:sz w:val="24"/>
                  <w:szCs w:val="24"/>
                </w:rPr>
                <w:t xml:space="preserve">[Online] </w:t>
              </w:r>
              <w:r w:rsidR="00C807EE" w:rsidRPr="00437573">
                <w:rPr>
                  <w:rFonts w:ascii="Times New Roman" w:hAnsi="Times New Roman" w:cs="Times New Roman"/>
                  <w:noProof/>
                  <w:sz w:val="24"/>
                  <w:szCs w:val="24"/>
                </w:rPr>
                <w:br/>
                <w:t xml:space="preserve">Available at: </w:t>
              </w:r>
              <w:r w:rsidR="00C807EE" w:rsidRPr="00437573">
                <w:rPr>
                  <w:rFonts w:ascii="Times New Roman" w:hAnsi="Times New Roman" w:cs="Times New Roman"/>
                  <w:noProof/>
                  <w:sz w:val="24"/>
                  <w:szCs w:val="24"/>
                  <w:u w:val="single"/>
                </w:rPr>
                <w:t>https://www.trade.gov/country-commercial-guides/zambia-agriculture</w:t>
              </w:r>
            </w:p>
            <w:p w14:paraId="0C7EBCC8" w14:textId="77777777" w:rsidR="00C807EE" w:rsidRPr="00437573" w:rsidRDefault="00C807EE" w:rsidP="00C807EE">
              <w:pPr>
                <w:pStyle w:val="Bibliography"/>
                <w:rPr>
                  <w:rFonts w:ascii="Times New Roman" w:hAnsi="Times New Roman" w:cs="Times New Roman"/>
                  <w:noProof/>
                  <w:sz w:val="24"/>
                  <w:szCs w:val="24"/>
                </w:rPr>
              </w:pPr>
              <w:r w:rsidRPr="00437573">
                <w:rPr>
                  <w:rFonts w:ascii="Times New Roman" w:hAnsi="Times New Roman" w:cs="Times New Roman"/>
                  <w:noProof/>
                  <w:sz w:val="24"/>
                  <w:szCs w:val="24"/>
                </w:rPr>
                <w:t xml:space="preserve">Anon., 2021. </w:t>
              </w:r>
              <w:r w:rsidRPr="00437573">
                <w:rPr>
                  <w:rFonts w:ascii="Times New Roman" w:hAnsi="Times New Roman" w:cs="Times New Roman"/>
                  <w:i/>
                  <w:iCs/>
                  <w:noProof/>
                  <w:sz w:val="24"/>
                  <w:szCs w:val="24"/>
                </w:rPr>
                <w:t xml:space="preserve">Zambia - Country Commercial Guide. </w:t>
              </w:r>
              <w:r w:rsidRPr="00437573">
                <w:rPr>
                  <w:rFonts w:ascii="Times New Roman" w:hAnsi="Times New Roman" w:cs="Times New Roman"/>
                  <w:noProof/>
                  <w:sz w:val="24"/>
                  <w:szCs w:val="24"/>
                </w:rPr>
                <w:t xml:space="preserve">[Online] </w:t>
              </w:r>
              <w:r w:rsidRPr="00437573">
                <w:rPr>
                  <w:rFonts w:ascii="Times New Roman" w:hAnsi="Times New Roman" w:cs="Times New Roman"/>
                  <w:noProof/>
                  <w:sz w:val="24"/>
                  <w:szCs w:val="24"/>
                </w:rPr>
                <w:br/>
                <w:t xml:space="preserve">Available at: </w:t>
              </w:r>
              <w:r w:rsidRPr="00437573">
                <w:rPr>
                  <w:rFonts w:ascii="Times New Roman" w:hAnsi="Times New Roman" w:cs="Times New Roman"/>
                  <w:noProof/>
                  <w:sz w:val="24"/>
                  <w:szCs w:val="24"/>
                  <w:u w:val="single"/>
                </w:rPr>
                <w:t>https://www.trade.gov/country-commercial-guides/zambia-agriculture</w:t>
              </w:r>
            </w:p>
            <w:p w14:paraId="751CF9ED" w14:textId="77777777" w:rsidR="00C807EE" w:rsidRPr="00437573" w:rsidRDefault="00C807EE" w:rsidP="00C807EE">
              <w:pPr>
                <w:pStyle w:val="Bibliography"/>
                <w:rPr>
                  <w:rFonts w:ascii="Times New Roman" w:hAnsi="Times New Roman" w:cs="Times New Roman"/>
                  <w:noProof/>
                  <w:sz w:val="24"/>
                  <w:szCs w:val="24"/>
                </w:rPr>
              </w:pPr>
              <w:r w:rsidRPr="00437573">
                <w:rPr>
                  <w:rFonts w:ascii="Times New Roman" w:hAnsi="Times New Roman" w:cs="Times New Roman"/>
                  <w:noProof/>
                  <w:sz w:val="24"/>
                  <w:szCs w:val="24"/>
                </w:rPr>
                <w:t xml:space="preserve">Coastal media brand, 2021. </w:t>
              </w:r>
              <w:r w:rsidRPr="00437573">
                <w:rPr>
                  <w:rFonts w:ascii="Times New Roman" w:hAnsi="Times New Roman" w:cs="Times New Roman"/>
                  <w:i/>
                  <w:iCs/>
                  <w:noProof/>
                  <w:sz w:val="24"/>
                  <w:szCs w:val="24"/>
                </w:rPr>
                <w:t xml:space="preserve">Design Phase in SDLC. </w:t>
              </w:r>
              <w:r w:rsidRPr="00437573">
                <w:rPr>
                  <w:rFonts w:ascii="Times New Roman" w:hAnsi="Times New Roman" w:cs="Times New Roman"/>
                  <w:noProof/>
                  <w:sz w:val="24"/>
                  <w:szCs w:val="24"/>
                </w:rPr>
                <w:t xml:space="preserve">[Online] </w:t>
              </w:r>
              <w:r w:rsidRPr="00437573">
                <w:rPr>
                  <w:rFonts w:ascii="Times New Roman" w:hAnsi="Times New Roman" w:cs="Times New Roman"/>
                  <w:noProof/>
                  <w:sz w:val="24"/>
                  <w:szCs w:val="24"/>
                </w:rPr>
                <w:br/>
                <w:t xml:space="preserve">Available at: </w:t>
              </w:r>
              <w:r w:rsidRPr="00437573">
                <w:rPr>
                  <w:rFonts w:ascii="Times New Roman" w:hAnsi="Times New Roman" w:cs="Times New Roman"/>
                  <w:noProof/>
                  <w:sz w:val="24"/>
                  <w:szCs w:val="24"/>
                  <w:u w:val="single"/>
                </w:rPr>
                <w:t>https://coastalmediabrand.com/design-phase-in-sdlc-a-complete-guide-2021/#:~:text=What%20is%20the%20Design%20Phase%20in%20SDLC%3F%20The,designs%20are%20created%20to%20achieve%20the%20project%20result.</w:t>
              </w:r>
              <w:r w:rsidRPr="00437573">
                <w:rPr>
                  <w:rFonts w:ascii="Times New Roman" w:hAnsi="Times New Roman" w:cs="Times New Roman"/>
                  <w:noProof/>
                  <w:sz w:val="24"/>
                  <w:szCs w:val="24"/>
                </w:rPr>
                <w:br/>
                <w:t>[Accessed 08 02 2022].</w:t>
              </w:r>
            </w:p>
            <w:p w14:paraId="73ACFEEB" w14:textId="77777777" w:rsidR="00C807EE" w:rsidRPr="00437573" w:rsidRDefault="00C807EE" w:rsidP="00C807EE">
              <w:pPr>
                <w:pStyle w:val="Bibliography"/>
                <w:rPr>
                  <w:rFonts w:ascii="Times New Roman" w:hAnsi="Times New Roman" w:cs="Times New Roman"/>
                  <w:noProof/>
                  <w:sz w:val="24"/>
                  <w:szCs w:val="24"/>
                </w:rPr>
              </w:pPr>
              <w:r w:rsidRPr="00437573">
                <w:rPr>
                  <w:rFonts w:ascii="Times New Roman" w:hAnsi="Times New Roman" w:cs="Times New Roman"/>
                  <w:noProof/>
                  <w:sz w:val="24"/>
                  <w:szCs w:val="24"/>
                </w:rPr>
                <w:t xml:space="preserve">GLG, 2022. </w:t>
              </w:r>
              <w:r w:rsidRPr="00437573">
                <w:rPr>
                  <w:rFonts w:ascii="Times New Roman" w:hAnsi="Times New Roman" w:cs="Times New Roman"/>
                  <w:i/>
                  <w:iCs/>
                  <w:noProof/>
                  <w:sz w:val="24"/>
                  <w:szCs w:val="24"/>
                </w:rPr>
                <w:t xml:space="preserve">Rich Nelson. </w:t>
              </w:r>
              <w:r w:rsidRPr="00437573">
                <w:rPr>
                  <w:rFonts w:ascii="Times New Roman" w:hAnsi="Times New Roman" w:cs="Times New Roman"/>
                  <w:noProof/>
                  <w:sz w:val="24"/>
                  <w:szCs w:val="24"/>
                </w:rPr>
                <w:t xml:space="preserve">[Online] </w:t>
              </w:r>
              <w:r w:rsidRPr="00437573">
                <w:rPr>
                  <w:rFonts w:ascii="Times New Roman" w:hAnsi="Times New Roman" w:cs="Times New Roman"/>
                  <w:noProof/>
                  <w:sz w:val="24"/>
                  <w:szCs w:val="24"/>
                </w:rPr>
                <w:br/>
                <w:t xml:space="preserve">Available at: </w:t>
              </w:r>
              <w:r w:rsidRPr="00437573">
                <w:rPr>
                  <w:rFonts w:ascii="Times New Roman" w:hAnsi="Times New Roman" w:cs="Times New Roman"/>
                  <w:noProof/>
                  <w:sz w:val="24"/>
                  <w:szCs w:val="24"/>
                  <w:u w:val="single"/>
                </w:rPr>
                <w:t>https://glginsights.com/articles/russia-ukraine-and-the-impact-on-the-worlds-food-supply/</w:t>
              </w:r>
            </w:p>
            <w:p w14:paraId="4EBC6718" w14:textId="77777777" w:rsidR="00C807EE" w:rsidRPr="00437573" w:rsidRDefault="00C807EE" w:rsidP="00C807EE">
              <w:pPr>
                <w:pStyle w:val="Bibliography"/>
                <w:rPr>
                  <w:rFonts w:ascii="Times New Roman" w:hAnsi="Times New Roman" w:cs="Times New Roman"/>
                  <w:noProof/>
                  <w:sz w:val="24"/>
                  <w:szCs w:val="24"/>
                </w:rPr>
              </w:pPr>
              <w:r w:rsidRPr="00437573">
                <w:rPr>
                  <w:rFonts w:ascii="Times New Roman" w:hAnsi="Times New Roman" w:cs="Times New Roman"/>
                  <w:noProof/>
                  <w:sz w:val="24"/>
                  <w:szCs w:val="24"/>
                </w:rPr>
                <w:t xml:space="preserve">Janani, 2021. </w:t>
              </w:r>
              <w:r w:rsidRPr="00437573">
                <w:rPr>
                  <w:rFonts w:ascii="Times New Roman" w:hAnsi="Times New Roman" w:cs="Times New Roman"/>
                  <w:i/>
                  <w:iCs/>
                  <w:noProof/>
                  <w:sz w:val="24"/>
                  <w:szCs w:val="24"/>
                </w:rPr>
                <w:t xml:space="preserve">Atatus. </w:t>
              </w:r>
              <w:r w:rsidRPr="00437573">
                <w:rPr>
                  <w:rFonts w:ascii="Times New Roman" w:hAnsi="Times New Roman" w:cs="Times New Roman"/>
                  <w:noProof/>
                  <w:sz w:val="24"/>
                  <w:szCs w:val="24"/>
                </w:rPr>
                <w:t xml:space="preserve">[Online] </w:t>
              </w:r>
              <w:r w:rsidRPr="00437573">
                <w:rPr>
                  <w:rFonts w:ascii="Times New Roman" w:hAnsi="Times New Roman" w:cs="Times New Roman"/>
                  <w:noProof/>
                  <w:sz w:val="24"/>
                  <w:szCs w:val="24"/>
                </w:rPr>
                <w:br/>
                <w:t xml:space="preserve">Available at: </w:t>
              </w:r>
              <w:r w:rsidRPr="00437573">
                <w:rPr>
                  <w:rFonts w:ascii="Times New Roman" w:hAnsi="Times New Roman" w:cs="Times New Roman"/>
                  <w:noProof/>
                  <w:sz w:val="24"/>
                  <w:szCs w:val="24"/>
                  <w:u w:val="single"/>
                </w:rPr>
                <w:t>https://www.atatus.com/glossary/agile-methodology/</w:t>
              </w:r>
              <w:r w:rsidRPr="00437573">
                <w:rPr>
                  <w:rFonts w:ascii="Times New Roman" w:hAnsi="Times New Roman" w:cs="Times New Roman"/>
                  <w:noProof/>
                  <w:sz w:val="24"/>
                  <w:szCs w:val="24"/>
                </w:rPr>
                <w:br/>
                <w:t>[Accessed 08 02 2022].</w:t>
              </w:r>
            </w:p>
            <w:p w14:paraId="2CCBE8F3" w14:textId="77777777" w:rsidR="00C807EE" w:rsidRPr="00437573" w:rsidRDefault="00C807EE" w:rsidP="00C807EE">
              <w:pPr>
                <w:pStyle w:val="Bibliography"/>
                <w:rPr>
                  <w:rFonts w:ascii="Times New Roman" w:hAnsi="Times New Roman" w:cs="Times New Roman"/>
                  <w:noProof/>
                  <w:sz w:val="24"/>
                  <w:szCs w:val="24"/>
                </w:rPr>
              </w:pPr>
              <w:r w:rsidRPr="00437573">
                <w:rPr>
                  <w:rFonts w:ascii="Times New Roman" w:hAnsi="Times New Roman" w:cs="Times New Roman"/>
                  <w:noProof/>
                  <w:sz w:val="24"/>
                  <w:szCs w:val="24"/>
                </w:rPr>
                <w:t xml:space="preserve">kumar, R., 2021. </w:t>
              </w:r>
              <w:r w:rsidRPr="00437573">
                <w:rPr>
                  <w:rFonts w:ascii="Times New Roman" w:hAnsi="Times New Roman" w:cs="Times New Roman"/>
                  <w:i/>
                  <w:iCs/>
                  <w:noProof/>
                  <w:sz w:val="24"/>
                  <w:szCs w:val="24"/>
                </w:rPr>
                <w:t xml:space="preserve">Software Testing User manual. </w:t>
              </w:r>
              <w:r w:rsidRPr="00437573">
                <w:rPr>
                  <w:rFonts w:ascii="Times New Roman" w:hAnsi="Times New Roman" w:cs="Times New Roman"/>
                  <w:noProof/>
                  <w:sz w:val="24"/>
                  <w:szCs w:val="24"/>
                </w:rPr>
                <w:t xml:space="preserve">[Online] </w:t>
              </w:r>
              <w:r w:rsidRPr="00437573">
                <w:rPr>
                  <w:rFonts w:ascii="Times New Roman" w:hAnsi="Times New Roman" w:cs="Times New Roman"/>
                  <w:noProof/>
                  <w:sz w:val="24"/>
                  <w:szCs w:val="24"/>
                </w:rPr>
                <w:br/>
                <w:t xml:space="preserve">Available at: </w:t>
              </w:r>
              <w:r w:rsidRPr="00437573">
                <w:rPr>
                  <w:rFonts w:ascii="Times New Roman" w:hAnsi="Times New Roman" w:cs="Times New Roman"/>
                  <w:noProof/>
                  <w:sz w:val="24"/>
                  <w:szCs w:val="24"/>
                  <w:u w:val="single"/>
                </w:rPr>
                <w:t>https://www.softwaretestingmaterial.com/sdlc-software-development-life-cycle/</w:t>
              </w:r>
              <w:r w:rsidRPr="00437573">
                <w:rPr>
                  <w:rFonts w:ascii="Times New Roman" w:hAnsi="Times New Roman" w:cs="Times New Roman"/>
                  <w:noProof/>
                  <w:sz w:val="24"/>
                  <w:szCs w:val="24"/>
                </w:rPr>
                <w:br/>
                <w:t>[Accessed 08 02 2022].</w:t>
              </w:r>
            </w:p>
            <w:p w14:paraId="25B474F7" w14:textId="77777777" w:rsidR="00C807EE" w:rsidRPr="00437573" w:rsidRDefault="00C807EE" w:rsidP="00C807EE">
              <w:pPr>
                <w:pStyle w:val="Bibliography"/>
                <w:rPr>
                  <w:rFonts w:ascii="Times New Roman" w:hAnsi="Times New Roman" w:cs="Times New Roman"/>
                  <w:noProof/>
                  <w:sz w:val="24"/>
                  <w:szCs w:val="24"/>
                </w:rPr>
              </w:pPr>
              <w:r w:rsidRPr="00437573">
                <w:rPr>
                  <w:rFonts w:ascii="Times New Roman" w:hAnsi="Times New Roman" w:cs="Times New Roman"/>
                  <w:noProof/>
                  <w:sz w:val="24"/>
                  <w:szCs w:val="24"/>
                </w:rPr>
                <w:t xml:space="preserve">Lusaka Times, 2021. </w:t>
              </w:r>
              <w:r w:rsidRPr="00437573">
                <w:rPr>
                  <w:rFonts w:ascii="Times New Roman" w:hAnsi="Times New Roman" w:cs="Times New Roman"/>
                  <w:i/>
                  <w:iCs/>
                  <w:noProof/>
                  <w:sz w:val="24"/>
                  <w:szCs w:val="24"/>
                </w:rPr>
                <w:t xml:space="preserve">Lusakatimes.com. </w:t>
              </w:r>
              <w:r w:rsidRPr="00437573">
                <w:rPr>
                  <w:rFonts w:ascii="Times New Roman" w:hAnsi="Times New Roman" w:cs="Times New Roman"/>
                  <w:noProof/>
                  <w:sz w:val="24"/>
                  <w:szCs w:val="24"/>
                </w:rPr>
                <w:t xml:space="preserve">[Online] </w:t>
              </w:r>
              <w:r w:rsidRPr="00437573">
                <w:rPr>
                  <w:rFonts w:ascii="Times New Roman" w:hAnsi="Times New Roman" w:cs="Times New Roman"/>
                  <w:noProof/>
                  <w:sz w:val="24"/>
                  <w:szCs w:val="24"/>
                </w:rPr>
                <w:br/>
                <w:t xml:space="preserve">Available at: </w:t>
              </w:r>
              <w:r w:rsidRPr="00437573">
                <w:rPr>
                  <w:rFonts w:ascii="Times New Roman" w:hAnsi="Times New Roman" w:cs="Times New Roman"/>
                  <w:noProof/>
                  <w:sz w:val="24"/>
                  <w:szCs w:val="24"/>
                  <w:u w:val="single"/>
                </w:rPr>
                <w:t>https://www.lusakatimes.com/2021/08/23/why-is-zambias-agriculture-sector-failing-to-contribute-more-to-the-nations-gdp/</w:t>
              </w:r>
              <w:r w:rsidRPr="00437573">
                <w:rPr>
                  <w:rFonts w:ascii="Times New Roman" w:hAnsi="Times New Roman" w:cs="Times New Roman"/>
                  <w:noProof/>
                  <w:sz w:val="24"/>
                  <w:szCs w:val="24"/>
                </w:rPr>
                <w:br/>
                <w:t>[Accessed 08 02 2022].</w:t>
              </w:r>
            </w:p>
            <w:p w14:paraId="16F7F489" w14:textId="77777777" w:rsidR="00C807EE" w:rsidRPr="00437573" w:rsidRDefault="00C807EE" w:rsidP="00C807EE">
              <w:pPr>
                <w:pStyle w:val="Bibliography"/>
                <w:rPr>
                  <w:rFonts w:ascii="Times New Roman" w:hAnsi="Times New Roman" w:cs="Times New Roman"/>
                  <w:noProof/>
                  <w:sz w:val="24"/>
                  <w:szCs w:val="24"/>
                </w:rPr>
              </w:pPr>
              <w:r w:rsidRPr="00437573">
                <w:rPr>
                  <w:rFonts w:ascii="Times New Roman" w:hAnsi="Times New Roman" w:cs="Times New Roman"/>
                  <w:noProof/>
                  <w:sz w:val="24"/>
                  <w:szCs w:val="24"/>
                </w:rPr>
                <w:t xml:space="preserve">WEF-World Bank-OECD, 2015. </w:t>
              </w:r>
              <w:r w:rsidRPr="00437573">
                <w:rPr>
                  <w:rFonts w:ascii="Times New Roman" w:hAnsi="Times New Roman" w:cs="Times New Roman"/>
                  <w:i/>
                  <w:iCs/>
                  <w:noProof/>
                  <w:sz w:val="24"/>
                  <w:szCs w:val="24"/>
                </w:rPr>
                <w:t xml:space="preserve">Africa Competitiveness Report Geneva. </w:t>
              </w:r>
              <w:r w:rsidRPr="00437573">
                <w:rPr>
                  <w:rFonts w:ascii="Times New Roman" w:hAnsi="Times New Roman" w:cs="Times New Roman"/>
                  <w:noProof/>
                  <w:sz w:val="24"/>
                  <w:szCs w:val="24"/>
                </w:rPr>
                <w:t>[Online].</w:t>
              </w:r>
            </w:p>
            <w:p w14:paraId="40D8E059" w14:textId="77777777" w:rsidR="00D43D27" w:rsidRPr="00437573" w:rsidRDefault="00D43D27" w:rsidP="00C807EE">
              <w:pPr>
                <w:pStyle w:val="Bibliography"/>
                <w:rPr>
                  <w:rFonts w:ascii="Times New Roman" w:hAnsi="Times New Roman" w:cs="Times New Roman"/>
                  <w:sz w:val="24"/>
                  <w:szCs w:val="24"/>
                </w:rPr>
              </w:pPr>
              <w:r w:rsidRPr="00437573">
                <w:rPr>
                  <w:rFonts w:ascii="Times New Roman" w:hAnsi="Times New Roman" w:cs="Times New Roman"/>
                  <w:sz w:val="24"/>
                  <w:szCs w:val="24"/>
                </w:rPr>
                <w:fldChar w:fldCharType="end"/>
              </w:r>
            </w:p>
          </w:sdtContent>
        </w:sdt>
        <w:p w14:paraId="5B23812F" w14:textId="77777777" w:rsidR="00D43D27" w:rsidRPr="00437573" w:rsidRDefault="00D43D27" w:rsidP="00D43D27">
          <w:pPr>
            <w:pStyle w:val="Bibliography"/>
            <w:rPr>
              <w:rFonts w:ascii="Times New Roman" w:hAnsi="Times New Roman" w:cs="Times New Roman"/>
              <w:sz w:val="24"/>
              <w:szCs w:val="24"/>
            </w:rPr>
          </w:pPr>
        </w:p>
        <w:p w14:paraId="547AAEDE" w14:textId="77777777" w:rsidR="00C807EE" w:rsidRPr="00437573" w:rsidRDefault="00CA035B" w:rsidP="00C807EE">
          <w:pPr>
            <w:pStyle w:val="Bibliography"/>
            <w:rPr>
              <w:rFonts w:ascii="Times New Roman" w:hAnsi="Times New Roman" w:cs="Times New Roman"/>
              <w:noProof/>
              <w:sz w:val="24"/>
              <w:szCs w:val="24"/>
            </w:rPr>
          </w:pPr>
          <w:r w:rsidRPr="00437573">
            <w:rPr>
              <w:rFonts w:ascii="Times New Roman" w:hAnsi="Times New Roman" w:cs="Times New Roman"/>
              <w:sz w:val="24"/>
              <w:szCs w:val="24"/>
            </w:rPr>
            <w:fldChar w:fldCharType="begin"/>
          </w:r>
          <w:r w:rsidRPr="00437573">
            <w:rPr>
              <w:rFonts w:ascii="Times New Roman" w:hAnsi="Times New Roman" w:cs="Times New Roman"/>
              <w:sz w:val="24"/>
              <w:szCs w:val="24"/>
            </w:rPr>
            <w:instrText xml:space="preserve"> BIBLIOGRAPHY </w:instrText>
          </w:r>
          <w:r w:rsidRPr="00437573">
            <w:rPr>
              <w:rFonts w:ascii="Times New Roman" w:hAnsi="Times New Roman" w:cs="Times New Roman"/>
              <w:sz w:val="24"/>
              <w:szCs w:val="24"/>
            </w:rPr>
            <w:fldChar w:fldCharType="separate"/>
          </w:r>
          <w:r w:rsidR="00C807EE" w:rsidRPr="00437573">
            <w:rPr>
              <w:rFonts w:ascii="Times New Roman" w:hAnsi="Times New Roman" w:cs="Times New Roman"/>
              <w:noProof/>
              <w:sz w:val="24"/>
              <w:szCs w:val="24"/>
            </w:rPr>
            <w:t xml:space="preserve">Agriculture, M. o., n.d. </w:t>
          </w:r>
          <w:r w:rsidR="00C807EE" w:rsidRPr="00437573">
            <w:rPr>
              <w:rFonts w:ascii="Times New Roman" w:hAnsi="Times New Roman" w:cs="Times New Roman"/>
              <w:i/>
              <w:iCs/>
              <w:noProof/>
              <w:sz w:val="24"/>
              <w:szCs w:val="24"/>
            </w:rPr>
            <w:t xml:space="preserve">Country Commercial Guides. </w:t>
          </w:r>
          <w:r w:rsidR="00C807EE" w:rsidRPr="00437573">
            <w:rPr>
              <w:rFonts w:ascii="Times New Roman" w:hAnsi="Times New Roman" w:cs="Times New Roman"/>
              <w:noProof/>
              <w:sz w:val="24"/>
              <w:szCs w:val="24"/>
            </w:rPr>
            <w:t xml:space="preserve">[Online] </w:t>
          </w:r>
          <w:r w:rsidR="00C807EE" w:rsidRPr="00437573">
            <w:rPr>
              <w:rFonts w:ascii="Times New Roman" w:hAnsi="Times New Roman" w:cs="Times New Roman"/>
              <w:noProof/>
              <w:sz w:val="24"/>
              <w:szCs w:val="24"/>
            </w:rPr>
            <w:br/>
            <w:t xml:space="preserve">Available at: </w:t>
          </w:r>
          <w:r w:rsidR="00C807EE" w:rsidRPr="00437573">
            <w:rPr>
              <w:rFonts w:ascii="Times New Roman" w:hAnsi="Times New Roman" w:cs="Times New Roman"/>
              <w:noProof/>
              <w:sz w:val="24"/>
              <w:szCs w:val="24"/>
              <w:u w:val="single"/>
            </w:rPr>
            <w:t>https://www.trade.gov/country-commercial-guides/zambia-agriculture</w:t>
          </w:r>
        </w:p>
        <w:p w14:paraId="0193504C" w14:textId="77777777" w:rsidR="00C807EE" w:rsidRPr="00437573" w:rsidRDefault="00C807EE" w:rsidP="00C807EE">
          <w:pPr>
            <w:pStyle w:val="Bibliography"/>
            <w:rPr>
              <w:rFonts w:ascii="Times New Roman" w:hAnsi="Times New Roman" w:cs="Times New Roman"/>
              <w:noProof/>
              <w:sz w:val="24"/>
              <w:szCs w:val="24"/>
            </w:rPr>
          </w:pPr>
          <w:r w:rsidRPr="00437573">
            <w:rPr>
              <w:rFonts w:ascii="Times New Roman" w:hAnsi="Times New Roman" w:cs="Times New Roman"/>
              <w:noProof/>
              <w:sz w:val="24"/>
              <w:szCs w:val="24"/>
            </w:rPr>
            <w:t xml:space="preserve">Anon., 2021. </w:t>
          </w:r>
          <w:r w:rsidRPr="00437573">
            <w:rPr>
              <w:rFonts w:ascii="Times New Roman" w:hAnsi="Times New Roman" w:cs="Times New Roman"/>
              <w:i/>
              <w:iCs/>
              <w:noProof/>
              <w:sz w:val="24"/>
              <w:szCs w:val="24"/>
            </w:rPr>
            <w:t xml:space="preserve">Zambia - Country Commercial Guide. </w:t>
          </w:r>
          <w:r w:rsidRPr="00437573">
            <w:rPr>
              <w:rFonts w:ascii="Times New Roman" w:hAnsi="Times New Roman" w:cs="Times New Roman"/>
              <w:noProof/>
              <w:sz w:val="24"/>
              <w:szCs w:val="24"/>
            </w:rPr>
            <w:t xml:space="preserve">[Online] </w:t>
          </w:r>
          <w:r w:rsidRPr="00437573">
            <w:rPr>
              <w:rFonts w:ascii="Times New Roman" w:hAnsi="Times New Roman" w:cs="Times New Roman"/>
              <w:noProof/>
              <w:sz w:val="24"/>
              <w:szCs w:val="24"/>
            </w:rPr>
            <w:br/>
            <w:t xml:space="preserve">Available at: </w:t>
          </w:r>
          <w:r w:rsidRPr="00437573">
            <w:rPr>
              <w:rFonts w:ascii="Times New Roman" w:hAnsi="Times New Roman" w:cs="Times New Roman"/>
              <w:noProof/>
              <w:sz w:val="24"/>
              <w:szCs w:val="24"/>
              <w:u w:val="single"/>
            </w:rPr>
            <w:t>https://www.trade.gov/country-commercial-guides/zambia-agriculture</w:t>
          </w:r>
        </w:p>
        <w:p w14:paraId="0B7C1854" w14:textId="77777777" w:rsidR="00C807EE" w:rsidRPr="00437573" w:rsidRDefault="00C807EE" w:rsidP="00C807EE">
          <w:pPr>
            <w:pStyle w:val="Bibliography"/>
            <w:rPr>
              <w:rFonts w:ascii="Times New Roman" w:hAnsi="Times New Roman" w:cs="Times New Roman"/>
              <w:noProof/>
              <w:sz w:val="24"/>
              <w:szCs w:val="24"/>
            </w:rPr>
          </w:pPr>
          <w:r w:rsidRPr="00437573">
            <w:rPr>
              <w:rFonts w:ascii="Times New Roman" w:hAnsi="Times New Roman" w:cs="Times New Roman"/>
              <w:noProof/>
              <w:sz w:val="24"/>
              <w:szCs w:val="24"/>
            </w:rPr>
            <w:lastRenderedPageBreak/>
            <w:t xml:space="preserve">Coastal media brand, 2021. </w:t>
          </w:r>
          <w:r w:rsidRPr="00437573">
            <w:rPr>
              <w:rFonts w:ascii="Times New Roman" w:hAnsi="Times New Roman" w:cs="Times New Roman"/>
              <w:i/>
              <w:iCs/>
              <w:noProof/>
              <w:sz w:val="24"/>
              <w:szCs w:val="24"/>
            </w:rPr>
            <w:t xml:space="preserve">Design Phase in SDLC. </w:t>
          </w:r>
          <w:r w:rsidRPr="00437573">
            <w:rPr>
              <w:rFonts w:ascii="Times New Roman" w:hAnsi="Times New Roman" w:cs="Times New Roman"/>
              <w:noProof/>
              <w:sz w:val="24"/>
              <w:szCs w:val="24"/>
            </w:rPr>
            <w:t xml:space="preserve">[Online] </w:t>
          </w:r>
          <w:r w:rsidRPr="00437573">
            <w:rPr>
              <w:rFonts w:ascii="Times New Roman" w:hAnsi="Times New Roman" w:cs="Times New Roman"/>
              <w:noProof/>
              <w:sz w:val="24"/>
              <w:szCs w:val="24"/>
            </w:rPr>
            <w:br/>
            <w:t xml:space="preserve">Available at: </w:t>
          </w:r>
          <w:r w:rsidRPr="00437573">
            <w:rPr>
              <w:rFonts w:ascii="Times New Roman" w:hAnsi="Times New Roman" w:cs="Times New Roman"/>
              <w:noProof/>
              <w:sz w:val="24"/>
              <w:szCs w:val="24"/>
              <w:u w:val="single"/>
            </w:rPr>
            <w:t>https://coastalmediabrand.com/design-phase-in-sdlc-a-complete-guide-2021/#:~:text=What%20is%20the%20Design%20Phase%20in%20SDLC%3F%20The,designs%20are%20created%20to%20achieve%20the%20project%20result.</w:t>
          </w:r>
          <w:r w:rsidRPr="00437573">
            <w:rPr>
              <w:rFonts w:ascii="Times New Roman" w:hAnsi="Times New Roman" w:cs="Times New Roman"/>
              <w:noProof/>
              <w:sz w:val="24"/>
              <w:szCs w:val="24"/>
            </w:rPr>
            <w:br/>
            <w:t>[Accessed 08 02 2022].</w:t>
          </w:r>
        </w:p>
        <w:p w14:paraId="32BE0225" w14:textId="77777777" w:rsidR="00C807EE" w:rsidRPr="00437573" w:rsidRDefault="00C807EE" w:rsidP="00C807EE">
          <w:pPr>
            <w:pStyle w:val="Bibliography"/>
            <w:rPr>
              <w:rFonts w:ascii="Times New Roman" w:hAnsi="Times New Roman" w:cs="Times New Roman"/>
              <w:noProof/>
              <w:sz w:val="24"/>
              <w:szCs w:val="24"/>
            </w:rPr>
          </w:pPr>
          <w:r w:rsidRPr="00437573">
            <w:rPr>
              <w:rFonts w:ascii="Times New Roman" w:hAnsi="Times New Roman" w:cs="Times New Roman"/>
              <w:noProof/>
              <w:sz w:val="24"/>
              <w:szCs w:val="24"/>
            </w:rPr>
            <w:t xml:space="preserve">GLG, 2022. </w:t>
          </w:r>
          <w:r w:rsidRPr="00437573">
            <w:rPr>
              <w:rFonts w:ascii="Times New Roman" w:hAnsi="Times New Roman" w:cs="Times New Roman"/>
              <w:i/>
              <w:iCs/>
              <w:noProof/>
              <w:sz w:val="24"/>
              <w:szCs w:val="24"/>
            </w:rPr>
            <w:t xml:space="preserve">Rich Nelson. </w:t>
          </w:r>
          <w:r w:rsidRPr="00437573">
            <w:rPr>
              <w:rFonts w:ascii="Times New Roman" w:hAnsi="Times New Roman" w:cs="Times New Roman"/>
              <w:noProof/>
              <w:sz w:val="24"/>
              <w:szCs w:val="24"/>
            </w:rPr>
            <w:t xml:space="preserve">[Online] </w:t>
          </w:r>
          <w:r w:rsidRPr="00437573">
            <w:rPr>
              <w:rFonts w:ascii="Times New Roman" w:hAnsi="Times New Roman" w:cs="Times New Roman"/>
              <w:noProof/>
              <w:sz w:val="24"/>
              <w:szCs w:val="24"/>
            </w:rPr>
            <w:br/>
            <w:t xml:space="preserve">Available at: </w:t>
          </w:r>
          <w:r w:rsidRPr="00437573">
            <w:rPr>
              <w:rFonts w:ascii="Times New Roman" w:hAnsi="Times New Roman" w:cs="Times New Roman"/>
              <w:noProof/>
              <w:sz w:val="24"/>
              <w:szCs w:val="24"/>
              <w:u w:val="single"/>
            </w:rPr>
            <w:t>https://glginsights.com/articles/russia-ukraine-and-the-impact-on-the-worlds-food-supply/</w:t>
          </w:r>
        </w:p>
        <w:p w14:paraId="3E650A30" w14:textId="77777777" w:rsidR="00C807EE" w:rsidRPr="00437573" w:rsidRDefault="00C807EE" w:rsidP="00C807EE">
          <w:pPr>
            <w:pStyle w:val="Bibliography"/>
            <w:rPr>
              <w:rFonts w:ascii="Times New Roman" w:hAnsi="Times New Roman" w:cs="Times New Roman"/>
              <w:noProof/>
              <w:sz w:val="24"/>
              <w:szCs w:val="24"/>
            </w:rPr>
          </w:pPr>
          <w:r w:rsidRPr="00437573">
            <w:rPr>
              <w:rFonts w:ascii="Times New Roman" w:hAnsi="Times New Roman" w:cs="Times New Roman"/>
              <w:noProof/>
              <w:sz w:val="24"/>
              <w:szCs w:val="24"/>
            </w:rPr>
            <w:t xml:space="preserve">Janani, 2021. </w:t>
          </w:r>
          <w:r w:rsidRPr="00437573">
            <w:rPr>
              <w:rFonts w:ascii="Times New Roman" w:hAnsi="Times New Roman" w:cs="Times New Roman"/>
              <w:i/>
              <w:iCs/>
              <w:noProof/>
              <w:sz w:val="24"/>
              <w:szCs w:val="24"/>
            </w:rPr>
            <w:t xml:space="preserve">Atatus. </w:t>
          </w:r>
          <w:r w:rsidRPr="00437573">
            <w:rPr>
              <w:rFonts w:ascii="Times New Roman" w:hAnsi="Times New Roman" w:cs="Times New Roman"/>
              <w:noProof/>
              <w:sz w:val="24"/>
              <w:szCs w:val="24"/>
            </w:rPr>
            <w:t xml:space="preserve">[Online] </w:t>
          </w:r>
          <w:r w:rsidRPr="00437573">
            <w:rPr>
              <w:rFonts w:ascii="Times New Roman" w:hAnsi="Times New Roman" w:cs="Times New Roman"/>
              <w:noProof/>
              <w:sz w:val="24"/>
              <w:szCs w:val="24"/>
            </w:rPr>
            <w:br/>
            <w:t xml:space="preserve">Available at: </w:t>
          </w:r>
          <w:r w:rsidRPr="00437573">
            <w:rPr>
              <w:rFonts w:ascii="Times New Roman" w:hAnsi="Times New Roman" w:cs="Times New Roman"/>
              <w:noProof/>
              <w:sz w:val="24"/>
              <w:szCs w:val="24"/>
              <w:u w:val="single"/>
            </w:rPr>
            <w:t>https://www.atatus.com/glossary/agile-methodology/</w:t>
          </w:r>
          <w:r w:rsidRPr="00437573">
            <w:rPr>
              <w:rFonts w:ascii="Times New Roman" w:hAnsi="Times New Roman" w:cs="Times New Roman"/>
              <w:noProof/>
              <w:sz w:val="24"/>
              <w:szCs w:val="24"/>
            </w:rPr>
            <w:br/>
            <w:t>[Accessed 08 02 2022].</w:t>
          </w:r>
        </w:p>
        <w:p w14:paraId="4544B33C" w14:textId="77777777" w:rsidR="00C807EE" w:rsidRPr="00437573" w:rsidRDefault="00C807EE" w:rsidP="00C807EE">
          <w:pPr>
            <w:pStyle w:val="Bibliography"/>
            <w:rPr>
              <w:rFonts w:ascii="Times New Roman" w:hAnsi="Times New Roman" w:cs="Times New Roman"/>
              <w:noProof/>
              <w:sz w:val="24"/>
              <w:szCs w:val="24"/>
            </w:rPr>
          </w:pPr>
          <w:r w:rsidRPr="00437573">
            <w:rPr>
              <w:rFonts w:ascii="Times New Roman" w:hAnsi="Times New Roman" w:cs="Times New Roman"/>
              <w:noProof/>
              <w:sz w:val="24"/>
              <w:szCs w:val="24"/>
            </w:rPr>
            <w:t xml:space="preserve">kumar, R., 2021. </w:t>
          </w:r>
          <w:r w:rsidRPr="00437573">
            <w:rPr>
              <w:rFonts w:ascii="Times New Roman" w:hAnsi="Times New Roman" w:cs="Times New Roman"/>
              <w:i/>
              <w:iCs/>
              <w:noProof/>
              <w:sz w:val="24"/>
              <w:szCs w:val="24"/>
            </w:rPr>
            <w:t xml:space="preserve">Software Testing User manual. </w:t>
          </w:r>
          <w:r w:rsidRPr="00437573">
            <w:rPr>
              <w:rFonts w:ascii="Times New Roman" w:hAnsi="Times New Roman" w:cs="Times New Roman"/>
              <w:noProof/>
              <w:sz w:val="24"/>
              <w:szCs w:val="24"/>
            </w:rPr>
            <w:t xml:space="preserve">[Online] </w:t>
          </w:r>
          <w:r w:rsidRPr="00437573">
            <w:rPr>
              <w:rFonts w:ascii="Times New Roman" w:hAnsi="Times New Roman" w:cs="Times New Roman"/>
              <w:noProof/>
              <w:sz w:val="24"/>
              <w:szCs w:val="24"/>
            </w:rPr>
            <w:br/>
            <w:t xml:space="preserve">Available at: </w:t>
          </w:r>
          <w:r w:rsidRPr="00437573">
            <w:rPr>
              <w:rFonts w:ascii="Times New Roman" w:hAnsi="Times New Roman" w:cs="Times New Roman"/>
              <w:noProof/>
              <w:sz w:val="24"/>
              <w:szCs w:val="24"/>
              <w:u w:val="single"/>
            </w:rPr>
            <w:t>https://www.softwaretestingmaterial.com/sdlc-software-development-life-cycle/</w:t>
          </w:r>
          <w:r w:rsidRPr="00437573">
            <w:rPr>
              <w:rFonts w:ascii="Times New Roman" w:hAnsi="Times New Roman" w:cs="Times New Roman"/>
              <w:noProof/>
              <w:sz w:val="24"/>
              <w:szCs w:val="24"/>
            </w:rPr>
            <w:br/>
            <w:t>[Accessed 08 02 2022].</w:t>
          </w:r>
        </w:p>
        <w:p w14:paraId="779CD438" w14:textId="77777777" w:rsidR="00C807EE" w:rsidRPr="00437573" w:rsidRDefault="00C807EE" w:rsidP="00C807EE">
          <w:pPr>
            <w:pStyle w:val="Bibliography"/>
            <w:rPr>
              <w:rFonts w:ascii="Times New Roman" w:hAnsi="Times New Roman" w:cs="Times New Roman"/>
              <w:noProof/>
              <w:sz w:val="24"/>
              <w:szCs w:val="24"/>
            </w:rPr>
          </w:pPr>
          <w:r w:rsidRPr="00437573">
            <w:rPr>
              <w:rFonts w:ascii="Times New Roman" w:hAnsi="Times New Roman" w:cs="Times New Roman"/>
              <w:noProof/>
              <w:sz w:val="24"/>
              <w:szCs w:val="24"/>
            </w:rPr>
            <w:t xml:space="preserve">Lusaka Times, 2021. </w:t>
          </w:r>
          <w:r w:rsidRPr="00437573">
            <w:rPr>
              <w:rFonts w:ascii="Times New Roman" w:hAnsi="Times New Roman" w:cs="Times New Roman"/>
              <w:i/>
              <w:iCs/>
              <w:noProof/>
              <w:sz w:val="24"/>
              <w:szCs w:val="24"/>
            </w:rPr>
            <w:t xml:space="preserve">Lusakatimes.com. </w:t>
          </w:r>
          <w:r w:rsidRPr="00437573">
            <w:rPr>
              <w:rFonts w:ascii="Times New Roman" w:hAnsi="Times New Roman" w:cs="Times New Roman"/>
              <w:noProof/>
              <w:sz w:val="24"/>
              <w:szCs w:val="24"/>
            </w:rPr>
            <w:t xml:space="preserve">[Online] </w:t>
          </w:r>
          <w:r w:rsidRPr="00437573">
            <w:rPr>
              <w:rFonts w:ascii="Times New Roman" w:hAnsi="Times New Roman" w:cs="Times New Roman"/>
              <w:noProof/>
              <w:sz w:val="24"/>
              <w:szCs w:val="24"/>
            </w:rPr>
            <w:br/>
            <w:t xml:space="preserve">Available at: </w:t>
          </w:r>
          <w:r w:rsidRPr="00437573">
            <w:rPr>
              <w:rFonts w:ascii="Times New Roman" w:hAnsi="Times New Roman" w:cs="Times New Roman"/>
              <w:noProof/>
              <w:sz w:val="24"/>
              <w:szCs w:val="24"/>
              <w:u w:val="single"/>
            </w:rPr>
            <w:t>https://www.lusakatimes.com/2021/08/23/why-is-zambias-agriculture-sector-failing-to-contribute-more-to-the-nations-gdp/</w:t>
          </w:r>
          <w:r w:rsidRPr="00437573">
            <w:rPr>
              <w:rFonts w:ascii="Times New Roman" w:hAnsi="Times New Roman" w:cs="Times New Roman"/>
              <w:noProof/>
              <w:sz w:val="24"/>
              <w:szCs w:val="24"/>
            </w:rPr>
            <w:br/>
            <w:t>[Accessed 08 02 2022].</w:t>
          </w:r>
        </w:p>
        <w:p w14:paraId="568656DD" w14:textId="77777777" w:rsidR="00C807EE" w:rsidRPr="00437573" w:rsidRDefault="00C807EE" w:rsidP="00C807EE">
          <w:pPr>
            <w:pStyle w:val="Bibliography"/>
            <w:rPr>
              <w:rFonts w:ascii="Times New Roman" w:hAnsi="Times New Roman" w:cs="Times New Roman"/>
              <w:noProof/>
              <w:sz w:val="24"/>
              <w:szCs w:val="24"/>
            </w:rPr>
          </w:pPr>
          <w:r w:rsidRPr="00437573">
            <w:rPr>
              <w:rFonts w:ascii="Times New Roman" w:hAnsi="Times New Roman" w:cs="Times New Roman"/>
              <w:noProof/>
              <w:sz w:val="24"/>
              <w:szCs w:val="24"/>
            </w:rPr>
            <w:t xml:space="preserve">WEF-World Bank-OECD, 2015. </w:t>
          </w:r>
          <w:r w:rsidRPr="00437573">
            <w:rPr>
              <w:rFonts w:ascii="Times New Roman" w:hAnsi="Times New Roman" w:cs="Times New Roman"/>
              <w:i/>
              <w:iCs/>
              <w:noProof/>
              <w:sz w:val="24"/>
              <w:szCs w:val="24"/>
            </w:rPr>
            <w:t xml:space="preserve">Africa Competitiveness Report Geneva. </w:t>
          </w:r>
          <w:r w:rsidRPr="00437573">
            <w:rPr>
              <w:rFonts w:ascii="Times New Roman" w:hAnsi="Times New Roman" w:cs="Times New Roman"/>
              <w:noProof/>
              <w:sz w:val="24"/>
              <w:szCs w:val="24"/>
            </w:rPr>
            <w:t>[Online].</w:t>
          </w:r>
        </w:p>
        <w:p w14:paraId="4078841C" w14:textId="77777777" w:rsidR="00CA035B" w:rsidRPr="000A54A5" w:rsidRDefault="00CA035B" w:rsidP="00C807EE">
          <w:pPr>
            <w:rPr>
              <w:rFonts w:ascii="Times New Roman" w:hAnsi="Times New Roman" w:cs="Times New Roman"/>
              <w:sz w:val="24"/>
              <w:szCs w:val="24"/>
            </w:rPr>
          </w:pPr>
          <w:r w:rsidRPr="00437573">
            <w:rPr>
              <w:rFonts w:ascii="Times New Roman" w:hAnsi="Times New Roman" w:cs="Times New Roman"/>
              <w:b/>
              <w:bCs/>
              <w:noProof/>
              <w:sz w:val="24"/>
              <w:szCs w:val="24"/>
            </w:rPr>
            <w:fldChar w:fldCharType="end"/>
          </w:r>
        </w:p>
      </w:sdtContent>
    </w:sdt>
    <w:p w14:paraId="6A710B8C" w14:textId="77777777" w:rsidR="00CA035B" w:rsidRPr="000A54A5" w:rsidRDefault="00CA035B" w:rsidP="00CA035B">
      <w:pPr>
        <w:rPr>
          <w:rFonts w:ascii="Times New Roman" w:hAnsi="Times New Roman" w:cs="Times New Roman"/>
          <w:sz w:val="24"/>
          <w:szCs w:val="24"/>
        </w:rPr>
      </w:pPr>
    </w:p>
    <w:p w14:paraId="164C519C" w14:textId="77777777" w:rsidR="00CA035B" w:rsidRPr="000A54A5" w:rsidRDefault="00CA035B" w:rsidP="00977A6D">
      <w:pPr>
        <w:spacing w:line="360" w:lineRule="auto"/>
        <w:rPr>
          <w:rFonts w:ascii="Times New Roman" w:hAnsi="Times New Roman" w:cs="Times New Roman"/>
          <w:sz w:val="24"/>
          <w:szCs w:val="24"/>
          <w:lang w:val="en-US"/>
        </w:rPr>
      </w:pPr>
    </w:p>
    <w:p w14:paraId="32464446" w14:textId="77777777" w:rsidR="00934553" w:rsidRDefault="00934553" w:rsidP="00934553">
      <w:pPr>
        <w:spacing w:line="360" w:lineRule="auto"/>
        <w:rPr>
          <w:rFonts w:ascii="Times New Roman" w:hAnsi="Times New Roman" w:cs="Times New Roman"/>
          <w:sz w:val="24"/>
          <w:szCs w:val="24"/>
        </w:rPr>
      </w:pPr>
    </w:p>
    <w:p w14:paraId="72F36592" w14:textId="77777777" w:rsidR="002579E7" w:rsidRDefault="002579E7" w:rsidP="00934553">
      <w:pPr>
        <w:spacing w:line="360" w:lineRule="auto"/>
        <w:rPr>
          <w:rFonts w:ascii="Times New Roman" w:hAnsi="Times New Roman" w:cs="Times New Roman"/>
          <w:sz w:val="24"/>
          <w:szCs w:val="24"/>
        </w:rPr>
      </w:pPr>
    </w:p>
    <w:p w14:paraId="7E8C8400" w14:textId="77777777" w:rsidR="002579E7" w:rsidRDefault="002579E7" w:rsidP="00934553">
      <w:pPr>
        <w:spacing w:line="360" w:lineRule="auto"/>
        <w:rPr>
          <w:rFonts w:ascii="Times New Roman" w:hAnsi="Times New Roman" w:cs="Times New Roman"/>
          <w:sz w:val="24"/>
          <w:szCs w:val="24"/>
        </w:rPr>
      </w:pPr>
    </w:p>
    <w:p w14:paraId="6FB0FED7" w14:textId="77777777" w:rsidR="002579E7" w:rsidRDefault="002579E7" w:rsidP="00934553">
      <w:pPr>
        <w:spacing w:line="360" w:lineRule="auto"/>
        <w:rPr>
          <w:rFonts w:ascii="Times New Roman" w:hAnsi="Times New Roman" w:cs="Times New Roman"/>
          <w:sz w:val="24"/>
          <w:szCs w:val="24"/>
        </w:rPr>
      </w:pPr>
    </w:p>
    <w:p w14:paraId="742D6E45" w14:textId="77777777" w:rsidR="002579E7" w:rsidRDefault="002579E7" w:rsidP="00934553">
      <w:pPr>
        <w:spacing w:line="360" w:lineRule="auto"/>
        <w:rPr>
          <w:rFonts w:ascii="Times New Roman" w:hAnsi="Times New Roman" w:cs="Times New Roman"/>
          <w:sz w:val="24"/>
          <w:szCs w:val="24"/>
        </w:rPr>
      </w:pPr>
    </w:p>
    <w:p w14:paraId="0DEC4A20" w14:textId="77777777" w:rsidR="002579E7" w:rsidRDefault="002579E7" w:rsidP="00934553">
      <w:pPr>
        <w:spacing w:line="360" w:lineRule="auto"/>
        <w:rPr>
          <w:rFonts w:ascii="Times New Roman" w:hAnsi="Times New Roman" w:cs="Times New Roman"/>
          <w:sz w:val="24"/>
          <w:szCs w:val="24"/>
        </w:rPr>
      </w:pPr>
    </w:p>
    <w:p w14:paraId="3CE4673F" w14:textId="77777777" w:rsidR="002579E7" w:rsidRDefault="002579E7" w:rsidP="00934553">
      <w:pPr>
        <w:spacing w:line="360" w:lineRule="auto"/>
        <w:rPr>
          <w:rFonts w:ascii="Times New Roman" w:hAnsi="Times New Roman" w:cs="Times New Roman"/>
          <w:sz w:val="24"/>
          <w:szCs w:val="24"/>
        </w:rPr>
      </w:pPr>
    </w:p>
    <w:p w14:paraId="2159A984" w14:textId="77777777" w:rsidR="002579E7" w:rsidRDefault="002579E7" w:rsidP="00934553">
      <w:pPr>
        <w:spacing w:line="360" w:lineRule="auto"/>
        <w:rPr>
          <w:rFonts w:ascii="Times New Roman" w:hAnsi="Times New Roman" w:cs="Times New Roman"/>
          <w:sz w:val="24"/>
          <w:szCs w:val="24"/>
        </w:rPr>
      </w:pPr>
    </w:p>
    <w:p w14:paraId="07C8E753" w14:textId="77777777" w:rsidR="002579E7" w:rsidRDefault="002579E7" w:rsidP="00934553">
      <w:pPr>
        <w:spacing w:line="360" w:lineRule="auto"/>
        <w:rPr>
          <w:rFonts w:ascii="Times New Roman" w:hAnsi="Times New Roman" w:cs="Times New Roman"/>
          <w:sz w:val="24"/>
          <w:szCs w:val="24"/>
        </w:rPr>
      </w:pPr>
    </w:p>
    <w:p w14:paraId="3E866067" w14:textId="77777777" w:rsidR="002579E7" w:rsidRDefault="002579E7" w:rsidP="00934553">
      <w:pPr>
        <w:spacing w:line="360" w:lineRule="auto"/>
        <w:rPr>
          <w:rFonts w:ascii="Times New Roman" w:hAnsi="Times New Roman" w:cs="Times New Roman"/>
          <w:sz w:val="24"/>
          <w:szCs w:val="24"/>
        </w:rPr>
      </w:pPr>
    </w:p>
    <w:p w14:paraId="442D3073" w14:textId="77777777" w:rsidR="002579E7" w:rsidRDefault="002579E7" w:rsidP="00934553">
      <w:pPr>
        <w:spacing w:line="360" w:lineRule="auto"/>
        <w:rPr>
          <w:rFonts w:ascii="Times New Roman" w:hAnsi="Times New Roman" w:cs="Times New Roman"/>
          <w:sz w:val="24"/>
          <w:szCs w:val="24"/>
        </w:rPr>
      </w:pPr>
    </w:p>
    <w:p w14:paraId="14A88E3C" w14:textId="77777777" w:rsidR="002579E7" w:rsidRDefault="002579E7" w:rsidP="00934553">
      <w:pPr>
        <w:spacing w:line="360" w:lineRule="auto"/>
        <w:rPr>
          <w:rFonts w:ascii="Times New Roman" w:hAnsi="Times New Roman" w:cs="Times New Roman"/>
          <w:sz w:val="24"/>
          <w:szCs w:val="24"/>
        </w:rPr>
      </w:pPr>
    </w:p>
    <w:p w14:paraId="38C35FBD" w14:textId="77777777" w:rsidR="000B6126" w:rsidRDefault="000B6126" w:rsidP="00934553">
      <w:pPr>
        <w:spacing w:line="360" w:lineRule="auto"/>
        <w:rPr>
          <w:rFonts w:ascii="Times New Roman" w:hAnsi="Times New Roman" w:cs="Times New Roman"/>
          <w:sz w:val="24"/>
          <w:szCs w:val="24"/>
        </w:rPr>
      </w:pPr>
    </w:p>
    <w:p w14:paraId="3A3CB738" w14:textId="77777777" w:rsidR="000B6126" w:rsidRDefault="000B6126" w:rsidP="00934553">
      <w:pPr>
        <w:spacing w:line="360" w:lineRule="auto"/>
        <w:rPr>
          <w:rFonts w:ascii="Times New Roman" w:hAnsi="Times New Roman" w:cs="Times New Roman"/>
          <w:sz w:val="24"/>
          <w:szCs w:val="24"/>
        </w:rPr>
      </w:pPr>
    </w:p>
    <w:p w14:paraId="464DA5DA" w14:textId="77777777" w:rsidR="000B6126" w:rsidRDefault="000B6126" w:rsidP="00934553">
      <w:pPr>
        <w:spacing w:line="360" w:lineRule="auto"/>
        <w:rPr>
          <w:rFonts w:ascii="Times New Roman" w:hAnsi="Times New Roman" w:cs="Times New Roman"/>
          <w:sz w:val="24"/>
          <w:szCs w:val="24"/>
        </w:rPr>
      </w:pPr>
    </w:p>
    <w:p w14:paraId="2BE0731D" w14:textId="77777777" w:rsidR="000B6126" w:rsidRPr="000A54A5" w:rsidRDefault="000B6126" w:rsidP="00934553">
      <w:pPr>
        <w:spacing w:line="360" w:lineRule="auto"/>
        <w:rPr>
          <w:rFonts w:ascii="Times New Roman" w:hAnsi="Times New Roman" w:cs="Times New Roman"/>
          <w:sz w:val="24"/>
          <w:szCs w:val="24"/>
        </w:rPr>
      </w:pPr>
    </w:p>
    <w:p w14:paraId="4638D673" w14:textId="7FF10B24" w:rsidR="0061063B" w:rsidRPr="000A54A5" w:rsidRDefault="0061063B" w:rsidP="003D1F43">
      <w:pPr>
        <w:pStyle w:val="Heading1"/>
        <w:rPr>
          <w:rFonts w:ascii="Times New Roman" w:hAnsi="Times New Roman" w:cs="Times New Roman"/>
          <w:b/>
          <w:bCs/>
          <w:sz w:val="24"/>
          <w:szCs w:val="24"/>
        </w:rPr>
      </w:pPr>
      <w:bookmarkStart w:id="351" w:name="_Toc109380191"/>
      <w:r w:rsidRPr="000A54A5">
        <w:rPr>
          <w:rFonts w:ascii="Times New Roman" w:hAnsi="Times New Roman" w:cs="Times New Roman"/>
          <w:b/>
          <w:bCs/>
          <w:sz w:val="24"/>
          <w:szCs w:val="24"/>
        </w:rPr>
        <w:t>APPENDICES</w:t>
      </w:r>
      <w:bookmarkEnd w:id="351"/>
    </w:p>
    <w:p w14:paraId="73FF5B85" w14:textId="77777777" w:rsidR="00137B0D" w:rsidRPr="000A54A5" w:rsidRDefault="00137B0D" w:rsidP="00137B0D">
      <w:pPr>
        <w:rPr>
          <w:rFonts w:ascii="Times New Roman" w:hAnsi="Times New Roman" w:cs="Times New Roman"/>
          <w:sz w:val="24"/>
          <w:szCs w:val="24"/>
        </w:rPr>
      </w:pPr>
    </w:p>
    <w:p w14:paraId="26E33F5C" w14:textId="009B0BC2" w:rsidR="0061063B" w:rsidRPr="000A54A5" w:rsidRDefault="0061063B" w:rsidP="003D1F43">
      <w:pPr>
        <w:pStyle w:val="Heading1"/>
        <w:rPr>
          <w:rFonts w:ascii="Times New Roman" w:hAnsi="Times New Roman" w:cs="Times New Roman"/>
          <w:b/>
          <w:bCs/>
          <w:sz w:val="24"/>
          <w:szCs w:val="24"/>
        </w:rPr>
      </w:pPr>
      <w:bookmarkStart w:id="352" w:name="_Toc109380192"/>
      <w:r w:rsidRPr="000A54A5">
        <w:rPr>
          <w:rFonts w:ascii="Times New Roman" w:hAnsi="Times New Roman" w:cs="Times New Roman"/>
          <w:b/>
          <w:bCs/>
          <w:sz w:val="24"/>
          <w:szCs w:val="24"/>
        </w:rPr>
        <w:t>Installation Manual</w:t>
      </w:r>
      <w:bookmarkEnd w:id="352"/>
    </w:p>
    <w:p w14:paraId="12628ACB" w14:textId="27A3ADA2" w:rsidR="00F71952" w:rsidRPr="000A54A5" w:rsidRDefault="00F71952" w:rsidP="00F71952">
      <w:pPr>
        <w:rPr>
          <w:rFonts w:ascii="Times New Roman" w:hAnsi="Times New Roman" w:cs="Times New Roman"/>
          <w:b/>
          <w:sz w:val="24"/>
          <w:szCs w:val="24"/>
        </w:rPr>
      </w:pPr>
      <w:r w:rsidRPr="000A54A5">
        <w:rPr>
          <w:rFonts w:ascii="Times New Roman" w:hAnsi="Times New Roman" w:cs="Times New Roman"/>
          <w:b/>
          <w:sz w:val="24"/>
          <w:szCs w:val="24"/>
        </w:rPr>
        <w:t xml:space="preserve">Step 1 </w:t>
      </w:r>
      <w:ins w:id="353" w:author="Pukuta Mwanza" w:date="2022-08-05T17:36:00Z">
        <w:r w:rsidR="0096057B">
          <w:rPr>
            <w:rFonts w:ascii="Times New Roman" w:hAnsi="Times New Roman" w:cs="Times New Roman"/>
            <w:b/>
            <w:sz w:val="24"/>
            <w:szCs w:val="24"/>
          </w:rPr>
          <w:t>X</w:t>
        </w:r>
      </w:ins>
      <w:del w:id="354" w:author="Pukuta Mwanza" w:date="2022-08-05T17:36:00Z">
        <w:r w:rsidRPr="000A54A5" w:rsidDel="0096057B">
          <w:rPr>
            <w:rFonts w:ascii="Times New Roman" w:hAnsi="Times New Roman" w:cs="Times New Roman"/>
            <w:b/>
            <w:sz w:val="24"/>
            <w:szCs w:val="24"/>
          </w:rPr>
          <w:delText>x</w:delText>
        </w:r>
      </w:del>
      <w:r w:rsidRPr="000A54A5">
        <w:rPr>
          <w:rFonts w:ascii="Times New Roman" w:hAnsi="Times New Roman" w:cs="Times New Roman"/>
          <w:b/>
          <w:sz w:val="24"/>
          <w:szCs w:val="24"/>
        </w:rPr>
        <w:t>ampp installation</w:t>
      </w:r>
    </w:p>
    <w:p w14:paraId="69734318" w14:textId="42D5314F" w:rsidR="00F71952" w:rsidRPr="000A54A5" w:rsidRDefault="00F71952" w:rsidP="00F71952">
      <w:pPr>
        <w:rPr>
          <w:rFonts w:ascii="Times New Roman" w:hAnsi="Times New Roman" w:cs="Times New Roman"/>
          <w:sz w:val="24"/>
          <w:szCs w:val="24"/>
        </w:rPr>
      </w:pPr>
      <w:r w:rsidRPr="000A54A5">
        <w:rPr>
          <w:rFonts w:ascii="Times New Roman" w:hAnsi="Times New Roman" w:cs="Times New Roman"/>
          <w:sz w:val="24"/>
          <w:szCs w:val="24"/>
        </w:rPr>
        <w:t xml:space="preserve">Download XAMPP: the XAMPP software can be downloaded from the official website here </w:t>
      </w:r>
      <w:r w:rsidRPr="000A54A5">
        <w:rPr>
          <w:rFonts w:ascii="Times New Roman" w:hAnsi="Times New Roman" w:cs="Times New Roman"/>
          <w:color w:val="006621"/>
          <w:sz w:val="24"/>
          <w:szCs w:val="24"/>
          <w:shd w:val="clear" w:color="auto" w:fill="FFFFFF"/>
        </w:rPr>
        <w:t>https://www.apachefriends.org/download</w:t>
      </w:r>
      <w:r w:rsidRPr="000A54A5">
        <w:rPr>
          <w:rFonts w:ascii="Times New Roman" w:hAnsi="Times New Roman" w:cs="Times New Roman"/>
          <w:sz w:val="24"/>
          <w:szCs w:val="24"/>
        </w:rPr>
        <w:t xml:space="preserve"> with the latest windows version and download </w:t>
      </w:r>
      <w:r w:rsidRPr="000A54A5">
        <w:rPr>
          <w:rFonts w:ascii="Times New Roman" w:hAnsi="Times New Roman" w:cs="Times New Roman"/>
          <w:b/>
          <w:color w:val="FF0000"/>
          <w:sz w:val="24"/>
          <w:szCs w:val="24"/>
        </w:rPr>
        <w:t xml:space="preserve">PHP Version </w:t>
      </w:r>
      <w:ins w:id="355" w:author="Pukuta Mwanza" w:date="2022-08-05T17:37:00Z">
        <w:r w:rsidR="0096057B">
          <w:rPr>
            <w:rFonts w:ascii="Times New Roman" w:hAnsi="Times New Roman" w:cs="Times New Roman"/>
            <w:b/>
            <w:color w:val="FF0000"/>
            <w:sz w:val="24"/>
            <w:szCs w:val="24"/>
          </w:rPr>
          <w:t>8</w:t>
        </w:r>
      </w:ins>
      <w:del w:id="356" w:author="Pukuta Mwanza" w:date="2022-08-05T17:36:00Z">
        <w:r w:rsidRPr="000A54A5" w:rsidDel="0096057B">
          <w:rPr>
            <w:rFonts w:ascii="Times New Roman" w:hAnsi="Times New Roman" w:cs="Times New Roman"/>
            <w:b/>
            <w:color w:val="FF0000"/>
            <w:sz w:val="24"/>
            <w:szCs w:val="24"/>
          </w:rPr>
          <w:delText>5</w:delText>
        </w:r>
      </w:del>
      <w:r w:rsidRPr="000A54A5">
        <w:rPr>
          <w:rFonts w:ascii="Times New Roman" w:hAnsi="Times New Roman" w:cs="Times New Roman"/>
          <w:b/>
          <w:color w:val="FF0000"/>
          <w:sz w:val="24"/>
          <w:szCs w:val="24"/>
        </w:rPr>
        <w:t>.</w:t>
      </w:r>
      <w:ins w:id="357" w:author="Pukuta Mwanza" w:date="2022-08-05T17:37:00Z">
        <w:r w:rsidR="0096057B">
          <w:rPr>
            <w:rFonts w:ascii="Times New Roman" w:hAnsi="Times New Roman" w:cs="Times New Roman"/>
            <w:b/>
            <w:color w:val="FF0000"/>
            <w:sz w:val="24"/>
            <w:szCs w:val="24"/>
          </w:rPr>
          <w:t>1</w:t>
        </w:r>
      </w:ins>
      <w:del w:id="358" w:author="Pukuta Mwanza" w:date="2022-08-05T17:37:00Z">
        <w:r w:rsidRPr="000A54A5" w:rsidDel="0096057B">
          <w:rPr>
            <w:rFonts w:ascii="Times New Roman" w:hAnsi="Times New Roman" w:cs="Times New Roman"/>
            <w:b/>
            <w:color w:val="FF0000"/>
            <w:sz w:val="24"/>
            <w:szCs w:val="24"/>
          </w:rPr>
          <w:delText>6</w:delText>
        </w:r>
      </w:del>
      <w:r w:rsidRPr="000A54A5">
        <w:rPr>
          <w:rFonts w:ascii="Times New Roman" w:hAnsi="Times New Roman" w:cs="Times New Roman"/>
          <w:b/>
          <w:color w:val="FF0000"/>
          <w:sz w:val="24"/>
          <w:szCs w:val="24"/>
        </w:rPr>
        <w:t>.</w:t>
      </w:r>
      <w:ins w:id="359" w:author="Pukuta Mwanza" w:date="2022-08-05T17:37:00Z">
        <w:r w:rsidR="0096057B">
          <w:rPr>
            <w:rFonts w:ascii="Times New Roman" w:hAnsi="Times New Roman" w:cs="Times New Roman"/>
            <w:b/>
            <w:color w:val="FF0000"/>
            <w:sz w:val="24"/>
            <w:szCs w:val="24"/>
          </w:rPr>
          <w:t>1</w:t>
        </w:r>
      </w:ins>
      <w:del w:id="360" w:author="Pukuta Mwanza" w:date="2022-08-05T17:37:00Z">
        <w:r w:rsidRPr="000A54A5" w:rsidDel="0096057B">
          <w:rPr>
            <w:rFonts w:ascii="Times New Roman" w:hAnsi="Times New Roman" w:cs="Times New Roman"/>
            <w:b/>
            <w:color w:val="FF0000"/>
            <w:sz w:val="24"/>
            <w:szCs w:val="24"/>
          </w:rPr>
          <w:delText>3</w:delText>
        </w:r>
      </w:del>
      <w:r w:rsidRPr="000A54A5">
        <w:rPr>
          <w:rFonts w:ascii="Times New Roman" w:hAnsi="Times New Roman" w:cs="Times New Roman"/>
          <w:color w:val="FF0000"/>
          <w:sz w:val="24"/>
          <w:szCs w:val="24"/>
        </w:rPr>
        <w:t xml:space="preserve"> </w:t>
      </w:r>
      <w:r w:rsidRPr="000A54A5">
        <w:rPr>
          <w:rFonts w:ascii="Times New Roman" w:hAnsi="Times New Roman" w:cs="Times New Roman"/>
          <w:sz w:val="24"/>
          <w:szCs w:val="24"/>
        </w:rPr>
        <w:t>otherwise system will not work.</w:t>
      </w:r>
    </w:p>
    <w:p w14:paraId="05E1D626" w14:textId="77777777" w:rsidR="00F71952" w:rsidRPr="000A54A5" w:rsidRDefault="00F71952" w:rsidP="00F71952">
      <w:pPr>
        <w:rPr>
          <w:rFonts w:ascii="Times New Roman" w:hAnsi="Times New Roman" w:cs="Times New Roman"/>
          <w:sz w:val="24"/>
          <w:szCs w:val="24"/>
        </w:rPr>
      </w:pPr>
      <w:r w:rsidRPr="000A54A5">
        <w:rPr>
          <w:rFonts w:ascii="Times New Roman" w:hAnsi="Times New Roman" w:cs="Times New Roman"/>
          <w:sz w:val="24"/>
          <w:szCs w:val="24"/>
        </w:rPr>
        <w:t xml:space="preserve">Open the downloaded .exe file: After opening the downloaded file you will see a popup from windows, click yes and proceed further. Continue to click on ‘next’ until you see a welcome window of XAMPP like below, click next. </w:t>
      </w:r>
    </w:p>
    <w:p w14:paraId="43E12EE5" w14:textId="77777777" w:rsidR="00F71952" w:rsidRPr="000A54A5" w:rsidRDefault="00F71952" w:rsidP="00F71952">
      <w:pPr>
        <w:rPr>
          <w:rFonts w:ascii="Times New Roman" w:hAnsi="Times New Roman" w:cs="Times New Roman"/>
          <w:sz w:val="24"/>
          <w:szCs w:val="24"/>
        </w:rPr>
      </w:pPr>
      <w:r w:rsidRPr="000A54A5">
        <w:rPr>
          <w:rFonts w:ascii="Times New Roman" w:hAnsi="Times New Roman" w:cs="Times New Roman"/>
          <w:noProof/>
          <w:sz w:val="24"/>
          <w:szCs w:val="24"/>
          <w:lang w:val="en-US"/>
        </w:rPr>
        <w:drawing>
          <wp:inline distT="0" distB="0" distL="0" distR="0" wp14:anchorId="5AD53E1F" wp14:editId="41BD18CF">
            <wp:extent cx="3286125" cy="2724150"/>
            <wp:effectExtent l="0" t="0" r="9525" b="0"/>
            <wp:docPr id="282" name="Picture 28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ightbox"/>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92430" cy="2729377"/>
                    </a:xfrm>
                    <a:prstGeom prst="rect">
                      <a:avLst/>
                    </a:prstGeom>
                    <a:noFill/>
                    <a:ln>
                      <a:noFill/>
                    </a:ln>
                  </pic:spPr>
                </pic:pic>
              </a:graphicData>
            </a:graphic>
          </wp:inline>
        </w:drawing>
      </w:r>
    </w:p>
    <w:p w14:paraId="30D0DEC9" w14:textId="77777777" w:rsidR="00F71952" w:rsidRPr="000A54A5" w:rsidRDefault="00F71952" w:rsidP="00F71952">
      <w:pPr>
        <w:rPr>
          <w:rFonts w:ascii="Times New Roman" w:hAnsi="Times New Roman" w:cs="Times New Roman"/>
          <w:b/>
          <w:sz w:val="24"/>
          <w:szCs w:val="24"/>
        </w:rPr>
      </w:pPr>
      <w:r w:rsidRPr="000A54A5">
        <w:rPr>
          <w:rFonts w:ascii="Times New Roman" w:hAnsi="Times New Roman" w:cs="Times New Roman"/>
          <w:b/>
          <w:sz w:val="24"/>
          <w:szCs w:val="24"/>
        </w:rPr>
        <w:t>Next,</w:t>
      </w:r>
    </w:p>
    <w:p w14:paraId="57FF8575" w14:textId="77777777" w:rsidR="00F71952" w:rsidRPr="000A54A5" w:rsidRDefault="00F71952" w:rsidP="00F71952">
      <w:pPr>
        <w:rPr>
          <w:rFonts w:ascii="Times New Roman" w:hAnsi="Times New Roman" w:cs="Times New Roman"/>
          <w:sz w:val="24"/>
          <w:szCs w:val="24"/>
        </w:rPr>
      </w:pPr>
      <w:r w:rsidRPr="000A54A5">
        <w:rPr>
          <w:rFonts w:ascii="Times New Roman" w:hAnsi="Times New Roman" w:cs="Times New Roman"/>
          <w:sz w:val="24"/>
          <w:szCs w:val="24"/>
        </w:rPr>
        <w:t>Please select the MySQL and phpMyAdmin components, all other components are optional. Like so,</w:t>
      </w:r>
    </w:p>
    <w:p w14:paraId="00AFBB70" w14:textId="77777777" w:rsidR="00F71952" w:rsidRPr="000A54A5" w:rsidRDefault="00F71952" w:rsidP="00F71952">
      <w:pPr>
        <w:rPr>
          <w:rFonts w:ascii="Times New Roman" w:hAnsi="Times New Roman" w:cs="Times New Roman"/>
          <w:sz w:val="24"/>
          <w:szCs w:val="24"/>
        </w:rPr>
      </w:pPr>
      <w:r w:rsidRPr="000A54A5">
        <w:rPr>
          <w:rFonts w:ascii="Times New Roman" w:hAnsi="Times New Roman" w:cs="Times New Roman"/>
          <w:noProof/>
          <w:sz w:val="24"/>
          <w:szCs w:val="24"/>
          <w:lang w:val="en-US"/>
        </w:rPr>
        <w:lastRenderedPageBreak/>
        <w:drawing>
          <wp:inline distT="0" distB="0" distL="0" distR="0" wp14:anchorId="0E6D861C" wp14:editId="1ABE8989">
            <wp:extent cx="3352800" cy="2839451"/>
            <wp:effectExtent l="0" t="0" r="0" b="0"/>
            <wp:docPr id="283" name="Picture 283" descr="https://media.geeksforgeeks.org/wp-content/uploads/20191012125328/Capture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edia.geeksforgeeks.org/wp-content/uploads/20191012125328/Capture17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65049" cy="2849824"/>
                    </a:xfrm>
                    <a:prstGeom prst="rect">
                      <a:avLst/>
                    </a:prstGeom>
                    <a:noFill/>
                    <a:ln>
                      <a:noFill/>
                    </a:ln>
                  </pic:spPr>
                </pic:pic>
              </a:graphicData>
            </a:graphic>
          </wp:inline>
        </w:drawing>
      </w:r>
    </w:p>
    <w:p w14:paraId="70B67AAC" w14:textId="77777777" w:rsidR="00F71952" w:rsidRPr="000A54A5" w:rsidRDefault="00F71952" w:rsidP="00F71952">
      <w:pPr>
        <w:rPr>
          <w:rFonts w:ascii="Times New Roman" w:hAnsi="Times New Roman" w:cs="Times New Roman"/>
          <w:b/>
          <w:sz w:val="24"/>
          <w:szCs w:val="24"/>
        </w:rPr>
      </w:pPr>
      <w:r w:rsidRPr="000A54A5">
        <w:rPr>
          <w:rFonts w:ascii="Times New Roman" w:hAnsi="Times New Roman" w:cs="Times New Roman"/>
          <w:b/>
          <w:sz w:val="24"/>
          <w:szCs w:val="24"/>
        </w:rPr>
        <w:t>Next,</w:t>
      </w:r>
    </w:p>
    <w:p w14:paraId="238D012A" w14:textId="149EB573" w:rsidR="00F71952" w:rsidRPr="000A54A5" w:rsidRDefault="00F71952" w:rsidP="00F71952">
      <w:pPr>
        <w:rPr>
          <w:rFonts w:ascii="Times New Roman" w:hAnsi="Times New Roman" w:cs="Times New Roman"/>
          <w:sz w:val="24"/>
          <w:szCs w:val="24"/>
        </w:rPr>
      </w:pPr>
      <w:r w:rsidRPr="000A54A5">
        <w:rPr>
          <w:rFonts w:ascii="Times New Roman" w:hAnsi="Times New Roman" w:cs="Times New Roman"/>
          <w:sz w:val="24"/>
          <w:szCs w:val="24"/>
        </w:rPr>
        <w:t xml:space="preserve">Select the installation location: install </w:t>
      </w:r>
      <w:ins w:id="361" w:author="Pukuta Mwanza" w:date="2022-08-05T17:36:00Z">
        <w:r w:rsidR="0096057B">
          <w:rPr>
            <w:rFonts w:ascii="Times New Roman" w:hAnsi="Times New Roman" w:cs="Times New Roman"/>
            <w:sz w:val="24"/>
            <w:szCs w:val="24"/>
          </w:rPr>
          <w:t>X</w:t>
        </w:r>
      </w:ins>
      <w:del w:id="362" w:author="Pukuta Mwanza" w:date="2022-08-05T17:36:00Z">
        <w:r w:rsidRPr="000A54A5" w:rsidDel="0096057B">
          <w:rPr>
            <w:rFonts w:ascii="Times New Roman" w:hAnsi="Times New Roman" w:cs="Times New Roman"/>
            <w:sz w:val="24"/>
            <w:szCs w:val="24"/>
          </w:rPr>
          <w:delText>x</w:delText>
        </w:r>
      </w:del>
      <w:r w:rsidRPr="000A54A5">
        <w:rPr>
          <w:rFonts w:ascii="Times New Roman" w:hAnsi="Times New Roman" w:cs="Times New Roman"/>
          <w:sz w:val="24"/>
          <w:szCs w:val="24"/>
        </w:rPr>
        <w:t>ampp in the C:\xampp location, click next, your installation will begin.</w:t>
      </w:r>
    </w:p>
    <w:p w14:paraId="73725DD4" w14:textId="1CEE0BD1" w:rsidR="00F71952" w:rsidRPr="000A54A5" w:rsidRDefault="00F71952" w:rsidP="00F71952">
      <w:pPr>
        <w:rPr>
          <w:rFonts w:ascii="Times New Roman" w:hAnsi="Times New Roman" w:cs="Times New Roman"/>
          <w:sz w:val="24"/>
          <w:szCs w:val="24"/>
        </w:rPr>
      </w:pPr>
      <w:r w:rsidRPr="000A54A5">
        <w:rPr>
          <w:rFonts w:ascii="Times New Roman" w:hAnsi="Times New Roman" w:cs="Times New Roman"/>
          <w:b/>
          <w:sz w:val="24"/>
          <w:szCs w:val="24"/>
        </w:rPr>
        <w:t xml:space="preserve">Step 2 </w:t>
      </w:r>
      <w:ins w:id="363" w:author="Pukuta Mwanza" w:date="2022-08-05T17:36:00Z">
        <w:r w:rsidR="0096057B">
          <w:rPr>
            <w:rFonts w:ascii="Times New Roman" w:hAnsi="Times New Roman" w:cs="Times New Roman"/>
            <w:b/>
            <w:sz w:val="24"/>
            <w:szCs w:val="24"/>
          </w:rPr>
          <w:t>X</w:t>
        </w:r>
      </w:ins>
      <w:del w:id="364" w:author="Pukuta Mwanza" w:date="2022-08-05T17:36:00Z">
        <w:r w:rsidRPr="000A54A5" w:rsidDel="0096057B">
          <w:rPr>
            <w:rFonts w:ascii="Times New Roman" w:hAnsi="Times New Roman" w:cs="Times New Roman"/>
            <w:b/>
            <w:sz w:val="24"/>
            <w:szCs w:val="24"/>
          </w:rPr>
          <w:delText>x</w:delText>
        </w:r>
      </w:del>
      <w:r w:rsidRPr="000A54A5">
        <w:rPr>
          <w:rFonts w:ascii="Times New Roman" w:hAnsi="Times New Roman" w:cs="Times New Roman"/>
          <w:b/>
          <w:sz w:val="24"/>
          <w:szCs w:val="24"/>
        </w:rPr>
        <w:t>ampp configuration</w:t>
      </w:r>
    </w:p>
    <w:p w14:paraId="0586895A" w14:textId="31869F6C" w:rsidR="00F71952" w:rsidRPr="000A54A5" w:rsidRDefault="00F71952" w:rsidP="00F71952">
      <w:pPr>
        <w:rPr>
          <w:rFonts w:ascii="Times New Roman" w:hAnsi="Times New Roman" w:cs="Times New Roman"/>
          <w:sz w:val="24"/>
          <w:szCs w:val="24"/>
        </w:rPr>
      </w:pPr>
      <w:r w:rsidRPr="000A54A5">
        <w:rPr>
          <w:rFonts w:ascii="Times New Roman" w:hAnsi="Times New Roman" w:cs="Times New Roman"/>
          <w:sz w:val="24"/>
          <w:szCs w:val="24"/>
        </w:rPr>
        <w:t xml:space="preserve">After successfully installing the XAMPP in your local machine open the </w:t>
      </w:r>
      <w:ins w:id="365" w:author="Pukuta Mwanza" w:date="2022-08-05T17:36:00Z">
        <w:r w:rsidR="0096057B">
          <w:rPr>
            <w:rFonts w:ascii="Times New Roman" w:hAnsi="Times New Roman" w:cs="Times New Roman"/>
            <w:sz w:val="24"/>
            <w:szCs w:val="24"/>
          </w:rPr>
          <w:t>X</w:t>
        </w:r>
      </w:ins>
      <w:del w:id="366" w:author="Pukuta Mwanza" w:date="2022-08-05T17:36:00Z">
        <w:r w:rsidRPr="000A54A5" w:rsidDel="0096057B">
          <w:rPr>
            <w:rFonts w:ascii="Times New Roman" w:hAnsi="Times New Roman" w:cs="Times New Roman"/>
            <w:sz w:val="24"/>
            <w:szCs w:val="24"/>
          </w:rPr>
          <w:delText>x</w:delText>
        </w:r>
      </w:del>
      <w:r w:rsidRPr="000A54A5">
        <w:rPr>
          <w:rFonts w:ascii="Times New Roman" w:hAnsi="Times New Roman" w:cs="Times New Roman"/>
          <w:sz w:val="24"/>
          <w:szCs w:val="24"/>
        </w:rPr>
        <w:t xml:space="preserve">ampp control panel by searching </w:t>
      </w:r>
      <w:r w:rsidRPr="000A54A5">
        <w:rPr>
          <w:rFonts w:ascii="Times New Roman" w:hAnsi="Times New Roman" w:cs="Times New Roman"/>
          <w:b/>
          <w:sz w:val="24"/>
          <w:szCs w:val="24"/>
        </w:rPr>
        <w:t>“XAMPP control panel’</w:t>
      </w:r>
      <w:r w:rsidRPr="000A54A5">
        <w:rPr>
          <w:rFonts w:ascii="Times New Roman" w:hAnsi="Times New Roman" w:cs="Times New Roman"/>
          <w:sz w:val="24"/>
          <w:szCs w:val="24"/>
        </w:rPr>
        <w:t xml:space="preserve"> in the windows search bar, a pop</w:t>
      </w:r>
      <w:ins w:id="367" w:author="Pukuta Mwanza" w:date="2022-08-05T17:36:00Z">
        <w:r w:rsidR="0096057B">
          <w:rPr>
            <w:rFonts w:ascii="Times New Roman" w:hAnsi="Times New Roman" w:cs="Times New Roman"/>
            <w:sz w:val="24"/>
            <w:szCs w:val="24"/>
          </w:rPr>
          <w:t>-</w:t>
        </w:r>
      </w:ins>
      <w:del w:id="368" w:author="Pukuta Mwanza" w:date="2022-08-05T17:36:00Z">
        <w:r w:rsidRPr="000A54A5" w:rsidDel="0096057B">
          <w:rPr>
            <w:rFonts w:ascii="Times New Roman" w:hAnsi="Times New Roman" w:cs="Times New Roman"/>
            <w:sz w:val="24"/>
            <w:szCs w:val="24"/>
          </w:rPr>
          <w:delText xml:space="preserve"> </w:delText>
        </w:r>
      </w:del>
      <w:r w:rsidRPr="000A54A5">
        <w:rPr>
          <w:rFonts w:ascii="Times New Roman" w:hAnsi="Times New Roman" w:cs="Times New Roman"/>
          <w:sz w:val="24"/>
          <w:szCs w:val="24"/>
        </w:rPr>
        <w:t>up window appears like so;</w:t>
      </w:r>
    </w:p>
    <w:p w14:paraId="154FF493" w14:textId="77777777" w:rsidR="00F71952" w:rsidRPr="000A54A5" w:rsidRDefault="00F71952" w:rsidP="00F71952">
      <w:pPr>
        <w:rPr>
          <w:rFonts w:ascii="Times New Roman" w:hAnsi="Times New Roman" w:cs="Times New Roman"/>
          <w:sz w:val="24"/>
          <w:szCs w:val="24"/>
        </w:rPr>
      </w:pPr>
      <w:r w:rsidRPr="000A54A5">
        <w:rPr>
          <w:rFonts w:ascii="Times New Roman" w:hAnsi="Times New Roman" w:cs="Times New Roman"/>
          <w:noProof/>
          <w:sz w:val="24"/>
          <w:szCs w:val="24"/>
          <w:lang w:val="en-US"/>
        </w:rPr>
        <w:drawing>
          <wp:inline distT="0" distB="0" distL="0" distR="0" wp14:anchorId="1AAF0A70" wp14:editId="483030F8">
            <wp:extent cx="5730875" cy="3176270"/>
            <wp:effectExtent l="0" t="0" r="3175" b="508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875" cy="3176270"/>
                    </a:xfrm>
                    <a:prstGeom prst="rect">
                      <a:avLst/>
                    </a:prstGeom>
                    <a:noFill/>
                  </pic:spPr>
                </pic:pic>
              </a:graphicData>
            </a:graphic>
          </wp:inline>
        </w:drawing>
      </w:r>
    </w:p>
    <w:p w14:paraId="37666BB1" w14:textId="77777777" w:rsidR="00F71952" w:rsidRPr="000A54A5" w:rsidRDefault="00F71952" w:rsidP="00F71952">
      <w:pPr>
        <w:rPr>
          <w:rFonts w:ascii="Times New Roman" w:hAnsi="Times New Roman" w:cs="Times New Roman"/>
          <w:b/>
          <w:sz w:val="24"/>
          <w:szCs w:val="24"/>
        </w:rPr>
      </w:pPr>
      <w:r w:rsidRPr="000A54A5">
        <w:rPr>
          <w:rFonts w:ascii="Times New Roman" w:hAnsi="Times New Roman" w:cs="Times New Roman"/>
          <w:b/>
          <w:sz w:val="24"/>
          <w:szCs w:val="24"/>
        </w:rPr>
        <w:t>Next,</w:t>
      </w:r>
    </w:p>
    <w:p w14:paraId="6F3E394B" w14:textId="555AF175" w:rsidR="00F71952" w:rsidRPr="000A54A5" w:rsidRDefault="00F71952" w:rsidP="00F71952">
      <w:pPr>
        <w:rPr>
          <w:rFonts w:ascii="Times New Roman" w:hAnsi="Times New Roman" w:cs="Times New Roman"/>
          <w:sz w:val="24"/>
          <w:szCs w:val="24"/>
        </w:rPr>
      </w:pPr>
      <w:r w:rsidRPr="000A54A5">
        <w:rPr>
          <w:rFonts w:ascii="Times New Roman" w:hAnsi="Times New Roman" w:cs="Times New Roman"/>
          <w:sz w:val="24"/>
          <w:szCs w:val="24"/>
        </w:rPr>
        <w:t>Start the Apache server and MySQL database by clicking the </w:t>
      </w:r>
      <w:r w:rsidRPr="000A54A5">
        <w:rPr>
          <w:rFonts w:ascii="Times New Roman" w:hAnsi="Times New Roman" w:cs="Times New Roman"/>
          <w:b/>
          <w:bCs/>
          <w:sz w:val="24"/>
          <w:szCs w:val="24"/>
        </w:rPr>
        <w:t>start </w:t>
      </w:r>
      <w:r w:rsidRPr="000A54A5">
        <w:rPr>
          <w:rFonts w:ascii="Times New Roman" w:hAnsi="Times New Roman" w:cs="Times New Roman"/>
          <w:sz w:val="24"/>
          <w:szCs w:val="24"/>
        </w:rPr>
        <w:t xml:space="preserve">buttons as shown below, the </w:t>
      </w:r>
      <w:ins w:id="369" w:author="Pukuta Mwanza" w:date="2022-08-05T17:36:00Z">
        <w:r w:rsidR="0096057B">
          <w:rPr>
            <w:rFonts w:ascii="Times New Roman" w:hAnsi="Times New Roman" w:cs="Times New Roman"/>
            <w:sz w:val="24"/>
            <w:szCs w:val="24"/>
          </w:rPr>
          <w:t>A</w:t>
        </w:r>
      </w:ins>
      <w:del w:id="370" w:author="Pukuta Mwanza" w:date="2022-08-05T17:35:00Z">
        <w:r w:rsidRPr="000A54A5" w:rsidDel="0096057B">
          <w:rPr>
            <w:rFonts w:ascii="Times New Roman" w:hAnsi="Times New Roman" w:cs="Times New Roman"/>
            <w:sz w:val="24"/>
            <w:szCs w:val="24"/>
          </w:rPr>
          <w:delText>a</w:delText>
        </w:r>
      </w:del>
      <w:r w:rsidRPr="000A54A5">
        <w:rPr>
          <w:rFonts w:ascii="Times New Roman" w:hAnsi="Times New Roman" w:cs="Times New Roman"/>
          <w:sz w:val="24"/>
          <w:szCs w:val="24"/>
        </w:rPr>
        <w:t xml:space="preserve">pache and Sql should turn green then you’ll know you have successfully configured </w:t>
      </w:r>
      <w:ins w:id="371" w:author="Pukuta Mwanza" w:date="2022-08-05T17:35:00Z">
        <w:r w:rsidR="0096057B">
          <w:rPr>
            <w:rFonts w:ascii="Times New Roman" w:hAnsi="Times New Roman" w:cs="Times New Roman"/>
            <w:sz w:val="24"/>
            <w:szCs w:val="24"/>
          </w:rPr>
          <w:lastRenderedPageBreak/>
          <w:t>X</w:t>
        </w:r>
      </w:ins>
      <w:del w:id="372" w:author="Pukuta Mwanza" w:date="2022-08-05T17:35:00Z">
        <w:r w:rsidRPr="000A54A5" w:rsidDel="0096057B">
          <w:rPr>
            <w:rFonts w:ascii="Times New Roman" w:hAnsi="Times New Roman" w:cs="Times New Roman"/>
            <w:sz w:val="24"/>
            <w:szCs w:val="24"/>
          </w:rPr>
          <w:delText>x</w:delText>
        </w:r>
      </w:del>
      <w:r w:rsidRPr="000A54A5">
        <w:rPr>
          <w:rFonts w:ascii="Times New Roman" w:hAnsi="Times New Roman" w:cs="Times New Roman"/>
          <w:sz w:val="24"/>
          <w:szCs w:val="24"/>
        </w:rPr>
        <w:t>ampp. You’ll see a port number just in front of the Apache column. You can stop the service whenever you want and start any service by just clicking the start button. </w:t>
      </w:r>
    </w:p>
    <w:p w14:paraId="4128E3D6" w14:textId="77777777" w:rsidR="00F71952" w:rsidRPr="000A54A5" w:rsidRDefault="00F71952" w:rsidP="00F71952">
      <w:pPr>
        <w:rPr>
          <w:rFonts w:ascii="Times New Roman" w:hAnsi="Times New Roman" w:cs="Times New Roman"/>
          <w:sz w:val="24"/>
          <w:szCs w:val="24"/>
        </w:rPr>
      </w:pPr>
      <w:r w:rsidRPr="000A54A5">
        <w:rPr>
          <w:rFonts w:ascii="Times New Roman" w:hAnsi="Times New Roman" w:cs="Times New Roman"/>
          <w:noProof/>
          <w:sz w:val="24"/>
          <w:szCs w:val="24"/>
          <w:lang w:val="en-US"/>
        </w:rPr>
        <w:drawing>
          <wp:inline distT="0" distB="0" distL="0" distR="0" wp14:anchorId="7BD38277" wp14:editId="7C411067">
            <wp:extent cx="5731510" cy="3155644"/>
            <wp:effectExtent l="0" t="0" r="2540" b="6985"/>
            <wp:docPr id="285" name="Picture 285" descr="C:\Users\HP\Pictures\Screenshots\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P\Pictures\Screenshots\Screenshot (7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155644"/>
                    </a:xfrm>
                    <a:prstGeom prst="rect">
                      <a:avLst/>
                    </a:prstGeom>
                    <a:noFill/>
                    <a:ln>
                      <a:noFill/>
                    </a:ln>
                  </pic:spPr>
                </pic:pic>
              </a:graphicData>
            </a:graphic>
          </wp:inline>
        </w:drawing>
      </w:r>
    </w:p>
    <w:p w14:paraId="58B970AB" w14:textId="3034F615" w:rsidR="00F71952" w:rsidRPr="000A54A5" w:rsidRDefault="00F71952" w:rsidP="00F71952">
      <w:pPr>
        <w:rPr>
          <w:rFonts w:ascii="Times New Roman" w:hAnsi="Times New Roman" w:cs="Times New Roman"/>
          <w:sz w:val="24"/>
          <w:szCs w:val="24"/>
        </w:rPr>
      </w:pPr>
      <w:r w:rsidRPr="000A54A5">
        <w:rPr>
          <w:rFonts w:ascii="Times New Roman" w:hAnsi="Times New Roman" w:cs="Times New Roman"/>
          <w:b/>
          <w:sz w:val="24"/>
          <w:szCs w:val="24"/>
        </w:rPr>
        <w:t xml:space="preserve">Step 3 </w:t>
      </w:r>
      <w:ins w:id="373" w:author="Pukuta Mwanza" w:date="2022-08-05T17:35:00Z">
        <w:r w:rsidR="0096057B">
          <w:rPr>
            <w:rFonts w:ascii="Times New Roman" w:hAnsi="Times New Roman" w:cs="Times New Roman"/>
            <w:b/>
            <w:sz w:val="24"/>
            <w:szCs w:val="24"/>
          </w:rPr>
          <w:t>X</w:t>
        </w:r>
      </w:ins>
      <w:del w:id="374" w:author="Pukuta Mwanza" w:date="2022-08-05T17:35:00Z">
        <w:r w:rsidRPr="000A54A5" w:rsidDel="0096057B">
          <w:rPr>
            <w:rFonts w:ascii="Times New Roman" w:hAnsi="Times New Roman" w:cs="Times New Roman"/>
            <w:b/>
            <w:sz w:val="24"/>
            <w:szCs w:val="24"/>
          </w:rPr>
          <w:delText>x</w:delText>
        </w:r>
      </w:del>
      <w:r w:rsidRPr="000A54A5">
        <w:rPr>
          <w:rFonts w:ascii="Times New Roman" w:hAnsi="Times New Roman" w:cs="Times New Roman"/>
          <w:b/>
          <w:sz w:val="24"/>
          <w:szCs w:val="24"/>
        </w:rPr>
        <w:t>ampp configuration</w:t>
      </w:r>
    </w:p>
    <w:p w14:paraId="5D24277C" w14:textId="77777777" w:rsidR="00F71952" w:rsidRPr="000A54A5" w:rsidRDefault="00F71952" w:rsidP="00F71952">
      <w:pPr>
        <w:rPr>
          <w:rFonts w:ascii="Times New Roman" w:hAnsi="Times New Roman" w:cs="Times New Roman"/>
          <w:sz w:val="24"/>
          <w:szCs w:val="24"/>
        </w:rPr>
      </w:pPr>
      <w:r w:rsidRPr="000A54A5">
        <w:rPr>
          <w:rFonts w:ascii="Times New Roman" w:hAnsi="Times New Roman" w:cs="Times New Roman"/>
          <w:sz w:val="24"/>
          <w:szCs w:val="24"/>
        </w:rPr>
        <w:t>When the project download is complete, unzip the project, copy the unzipped folder and head over to your XAMPP directory which you created in Local Disk C:  there you’ll find a folder named “htdocs” for example C:\xampp\htdocs.</w:t>
      </w:r>
    </w:p>
    <w:p w14:paraId="4F0BB84E" w14:textId="3BB4DD07" w:rsidR="00F71952" w:rsidRPr="000A54A5" w:rsidRDefault="00F71952" w:rsidP="00F71952">
      <w:pPr>
        <w:rPr>
          <w:rFonts w:ascii="Times New Roman" w:hAnsi="Times New Roman" w:cs="Times New Roman"/>
          <w:sz w:val="24"/>
          <w:szCs w:val="24"/>
        </w:rPr>
      </w:pPr>
      <w:r w:rsidRPr="000A54A5">
        <w:rPr>
          <w:rFonts w:ascii="Times New Roman" w:hAnsi="Times New Roman" w:cs="Times New Roman"/>
          <w:sz w:val="24"/>
          <w:szCs w:val="24"/>
        </w:rPr>
        <w:t>Inside the “htdocs” folder, paste the project folder (the extracted one). Then Open your any browser; the recommend</w:t>
      </w:r>
      <w:ins w:id="375" w:author="Pukuta Mwanza" w:date="2022-08-05T17:35:00Z">
        <w:r w:rsidR="0096057B">
          <w:rPr>
            <w:rFonts w:ascii="Times New Roman" w:hAnsi="Times New Roman" w:cs="Times New Roman"/>
            <w:sz w:val="24"/>
            <w:szCs w:val="24"/>
          </w:rPr>
          <w:t>ed</w:t>
        </w:r>
      </w:ins>
      <w:r w:rsidRPr="000A54A5">
        <w:rPr>
          <w:rFonts w:ascii="Times New Roman" w:hAnsi="Times New Roman" w:cs="Times New Roman"/>
          <w:sz w:val="24"/>
          <w:szCs w:val="24"/>
        </w:rPr>
        <w:t xml:space="preserve"> browser is Google Chrome or Mozilla Firefox.</w:t>
      </w:r>
    </w:p>
    <w:p w14:paraId="0FAA76A2" w14:textId="77777777" w:rsidR="00F71952" w:rsidRPr="000A54A5" w:rsidRDefault="00F71952" w:rsidP="00F71952">
      <w:pPr>
        <w:rPr>
          <w:rFonts w:ascii="Times New Roman" w:hAnsi="Times New Roman" w:cs="Times New Roman"/>
          <w:sz w:val="24"/>
          <w:szCs w:val="24"/>
        </w:rPr>
      </w:pPr>
      <w:r w:rsidRPr="000A54A5">
        <w:rPr>
          <w:rFonts w:ascii="Times New Roman" w:hAnsi="Times New Roman" w:cs="Times New Roman"/>
          <w:sz w:val="24"/>
          <w:szCs w:val="24"/>
        </w:rPr>
        <w:t>Then, go to URL “http://localhost/Farmerspride/Farmerspride/ “.</w:t>
      </w:r>
    </w:p>
    <w:p w14:paraId="1995E6B7" w14:textId="16D62422" w:rsidR="00F71952" w:rsidRPr="000A54A5" w:rsidRDefault="00F71952" w:rsidP="00F71952">
      <w:pPr>
        <w:rPr>
          <w:rFonts w:ascii="Times New Roman" w:hAnsi="Times New Roman" w:cs="Times New Roman"/>
          <w:sz w:val="24"/>
          <w:szCs w:val="24"/>
        </w:rPr>
      </w:pPr>
      <w:r w:rsidRPr="000A54A5">
        <w:rPr>
          <w:rFonts w:ascii="Times New Roman" w:hAnsi="Times New Roman" w:cs="Times New Roman"/>
          <w:sz w:val="24"/>
          <w:szCs w:val="24"/>
        </w:rPr>
        <w:t xml:space="preserve">To access the </w:t>
      </w:r>
      <w:del w:id="376" w:author="Pukuta Mwanza" w:date="2022-08-05T17:35:00Z">
        <w:r w:rsidRPr="000A54A5" w:rsidDel="0096057B">
          <w:rPr>
            <w:rFonts w:ascii="Times New Roman" w:hAnsi="Times New Roman" w:cs="Times New Roman"/>
            <w:sz w:val="24"/>
            <w:szCs w:val="24"/>
          </w:rPr>
          <w:delText>Database</w:delText>
        </w:r>
      </w:del>
      <w:ins w:id="377" w:author="Pukuta Mwanza" w:date="2022-08-05T17:35:00Z">
        <w:r w:rsidR="0096057B" w:rsidRPr="000A54A5">
          <w:rPr>
            <w:rFonts w:ascii="Times New Roman" w:hAnsi="Times New Roman" w:cs="Times New Roman"/>
            <w:sz w:val="24"/>
            <w:szCs w:val="24"/>
          </w:rPr>
          <w:t>Database,</w:t>
        </w:r>
      </w:ins>
      <w:r w:rsidRPr="000A54A5">
        <w:rPr>
          <w:rFonts w:ascii="Times New Roman" w:hAnsi="Times New Roman" w:cs="Times New Roman"/>
          <w:sz w:val="24"/>
          <w:szCs w:val="24"/>
        </w:rPr>
        <w:t xml:space="preserve"> go to URL http://localhost/phpmyadmin/</w:t>
      </w:r>
    </w:p>
    <w:p w14:paraId="26C0C75C" w14:textId="77777777" w:rsidR="00F71952" w:rsidRPr="000A54A5" w:rsidRDefault="00F71952" w:rsidP="00F71952">
      <w:pPr>
        <w:rPr>
          <w:rFonts w:ascii="Times New Roman" w:hAnsi="Times New Roman" w:cs="Times New Roman"/>
          <w:sz w:val="24"/>
          <w:szCs w:val="24"/>
        </w:rPr>
      </w:pPr>
      <w:r w:rsidRPr="000A54A5">
        <w:rPr>
          <w:rFonts w:ascii="Times New Roman" w:hAnsi="Times New Roman" w:cs="Times New Roman"/>
          <w:sz w:val="24"/>
          <w:szCs w:val="24"/>
        </w:rPr>
        <w:t>Click on the “Import” tab and choose the database file (.sql) which is provided under the folder naming “DATABASE FILE”.</w:t>
      </w:r>
    </w:p>
    <w:p w14:paraId="4CACD5D5" w14:textId="77777777" w:rsidR="00F71952" w:rsidRPr="000A54A5" w:rsidRDefault="00F71952" w:rsidP="00F71952">
      <w:pPr>
        <w:rPr>
          <w:rFonts w:ascii="Times New Roman" w:hAnsi="Times New Roman" w:cs="Times New Roman"/>
          <w:sz w:val="24"/>
          <w:szCs w:val="24"/>
        </w:rPr>
      </w:pPr>
    </w:p>
    <w:p w14:paraId="1D943C2D" w14:textId="77777777" w:rsidR="00F71952" w:rsidRPr="000A54A5" w:rsidRDefault="00F71952" w:rsidP="00F71952">
      <w:pPr>
        <w:rPr>
          <w:rFonts w:ascii="Times New Roman" w:hAnsi="Times New Roman" w:cs="Times New Roman"/>
          <w:sz w:val="24"/>
          <w:szCs w:val="24"/>
        </w:rPr>
      </w:pPr>
      <w:r w:rsidRPr="000A54A5">
        <w:rPr>
          <w:rFonts w:ascii="Times New Roman" w:hAnsi="Times New Roman" w:cs="Times New Roman"/>
          <w:sz w:val="24"/>
          <w:szCs w:val="24"/>
        </w:rPr>
        <w:t>All the login details are provided inside the project folder, check that out and enter in order to use it</w:t>
      </w:r>
    </w:p>
    <w:p w14:paraId="3AD405C4" w14:textId="29EAFCF5" w:rsidR="001903F3" w:rsidRPr="00F64446" w:rsidRDefault="0072669C" w:rsidP="001903F3">
      <w:pPr>
        <w:rPr>
          <w:rFonts w:ascii="Times New Roman" w:hAnsi="Times New Roman" w:cs="Times New Roman"/>
        </w:rPr>
      </w:pPr>
      <w:r w:rsidRPr="000A54A5">
        <w:rPr>
          <w:rFonts w:ascii="Times New Roman" w:hAnsi="Times New Roman" w:cs="Times New Roman"/>
          <w:noProof/>
          <w:sz w:val="24"/>
          <w:szCs w:val="24"/>
          <w:lang w:val="en-US"/>
        </w:rPr>
        <mc:AlternateContent>
          <mc:Choice Requires="wps">
            <w:drawing>
              <wp:anchor distT="0" distB="0" distL="114300" distR="114300" simplePos="0" relativeHeight="251722752" behindDoc="1" locked="0" layoutInCell="1" allowOverlap="1" wp14:anchorId="3574AD0D" wp14:editId="15E0D212">
                <wp:simplePos x="0" y="0"/>
                <wp:positionH relativeFrom="column">
                  <wp:posOffset>0</wp:posOffset>
                </wp:positionH>
                <wp:positionV relativeFrom="paragraph">
                  <wp:posOffset>3279775</wp:posOffset>
                </wp:positionV>
                <wp:extent cx="5731510"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0051CE5" w14:textId="5AD336A0" w:rsidR="00D24D96" w:rsidRPr="0072669C" w:rsidRDefault="00D24D96" w:rsidP="0072669C">
                            <w:pPr>
                              <w:pStyle w:val="Caption"/>
                              <w:rPr>
                                <w:rFonts w:ascii="Arial" w:hAnsi="Arial" w:cs="Arial"/>
                                <w:b/>
                                <w:bCs/>
                                <w:i w:val="0"/>
                                <w:iCs w:val="0"/>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4AD0D" id="Text Box 32" o:spid="_x0000_s1232" type="#_x0000_t202" style="position:absolute;margin-left:0;margin-top:258.25pt;width:451.3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" stroked="f">
                <v:textbox style="mso-fit-shape-to-text:t" inset="0,0,0,0">
                  <w:txbxContent>
                    <w:p w14:paraId="60051CE5" w14:textId="5AD336A0" w:rsidR="00D24D96" w:rsidRPr="0072669C" w:rsidRDefault="00D24D96" w:rsidP="0072669C">
                      <w:pPr>
                        <w:pStyle w:val="Caption"/>
                        <w:rPr>
                          <w:rFonts w:ascii="Arial" w:hAnsi="Arial" w:cs="Arial"/>
                          <w:b/>
                          <w:bCs/>
                          <w:i w:val="0"/>
                          <w:iCs w:val="0"/>
                          <w:noProof/>
                          <w:sz w:val="24"/>
                          <w:szCs w:val="24"/>
                        </w:rPr>
                      </w:pPr>
                    </w:p>
                  </w:txbxContent>
                </v:textbox>
                <w10:wrap type="tight"/>
              </v:shape>
            </w:pict>
          </mc:Fallback>
        </mc:AlternateContent>
      </w:r>
    </w:p>
    <w:sectPr w:rsidR="001903F3" w:rsidRPr="00F64446" w:rsidSect="005123E7">
      <w:footerReference w:type="default" r:id="rId3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6A73A" w14:textId="77777777" w:rsidR="00A167FE" w:rsidRDefault="00A167FE" w:rsidP="00A66A38">
      <w:pPr>
        <w:spacing w:after="0" w:line="240" w:lineRule="auto"/>
      </w:pPr>
      <w:r>
        <w:separator/>
      </w:r>
    </w:p>
  </w:endnote>
  <w:endnote w:type="continuationSeparator" w:id="0">
    <w:p w14:paraId="7C19E779" w14:textId="77777777" w:rsidR="00A167FE" w:rsidRDefault="00A167FE" w:rsidP="00A66A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2507453"/>
      <w:docPartObj>
        <w:docPartGallery w:val="Page Numbers (Bottom of Page)"/>
        <w:docPartUnique/>
      </w:docPartObj>
    </w:sdtPr>
    <w:sdtEndPr>
      <w:rPr>
        <w:color w:val="7F7F7F" w:themeColor="background1" w:themeShade="7F"/>
        <w:spacing w:val="60"/>
      </w:rPr>
    </w:sdtEndPr>
    <w:sdtContent>
      <w:p w14:paraId="1D7D3994" w14:textId="77777777" w:rsidR="00D24D96" w:rsidRDefault="00D24D9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6547E" w:rsidRPr="0036547E">
          <w:rPr>
            <w:b/>
            <w:bCs/>
            <w:noProof/>
          </w:rPr>
          <w:t>vi</w:t>
        </w:r>
        <w:r>
          <w:rPr>
            <w:b/>
            <w:bCs/>
            <w:noProof/>
          </w:rPr>
          <w:fldChar w:fldCharType="end"/>
        </w:r>
        <w:r>
          <w:rPr>
            <w:b/>
            <w:bCs/>
          </w:rPr>
          <w:t xml:space="preserve"> | </w:t>
        </w:r>
        <w:r>
          <w:rPr>
            <w:color w:val="7F7F7F" w:themeColor="background1" w:themeShade="7F"/>
            <w:spacing w:val="60"/>
          </w:rPr>
          <w:t>Page</w:t>
        </w:r>
      </w:p>
    </w:sdtContent>
  </w:sdt>
  <w:p w14:paraId="68169A83" w14:textId="77777777" w:rsidR="00D24D96" w:rsidRDefault="00D24D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2221362"/>
      <w:docPartObj>
        <w:docPartGallery w:val="Page Numbers (Bottom of Page)"/>
        <w:docPartUnique/>
      </w:docPartObj>
    </w:sdtPr>
    <w:sdtEndPr>
      <w:rPr>
        <w:color w:val="7F7F7F" w:themeColor="background1" w:themeShade="7F"/>
        <w:spacing w:val="60"/>
      </w:rPr>
    </w:sdtEndPr>
    <w:sdtContent>
      <w:p w14:paraId="79C7DEB0" w14:textId="77777777" w:rsidR="00D24D96" w:rsidRDefault="00D24D9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6547E" w:rsidRPr="0036547E">
          <w:rPr>
            <w:b/>
            <w:bCs/>
            <w:noProof/>
          </w:rPr>
          <w:t>50</w:t>
        </w:r>
        <w:r>
          <w:rPr>
            <w:b/>
            <w:bCs/>
            <w:noProof/>
          </w:rPr>
          <w:fldChar w:fldCharType="end"/>
        </w:r>
        <w:r>
          <w:rPr>
            <w:b/>
            <w:bCs/>
          </w:rPr>
          <w:t xml:space="preserve"> | </w:t>
        </w:r>
        <w:r>
          <w:rPr>
            <w:color w:val="7F7F7F" w:themeColor="background1" w:themeShade="7F"/>
            <w:spacing w:val="60"/>
          </w:rPr>
          <w:t>Page</w:t>
        </w:r>
      </w:p>
    </w:sdtContent>
  </w:sdt>
  <w:p w14:paraId="03B7108F" w14:textId="77777777" w:rsidR="00D24D96" w:rsidRDefault="00D24D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7C1CC" w14:textId="77777777" w:rsidR="00A167FE" w:rsidRDefault="00A167FE" w:rsidP="00A66A38">
      <w:pPr>
        <w:spacing w:after="0" w:line="240" w:lineRule="auto"/>
      </w:pPr>
      <w:r>
        <w:separator/>
      </w:r>
    </w:p>
  </w:footnote>
  <w:footnote w:type="continuationSeparator" w:id="0">
    <w:p w14:paraId="02FB49C6" w14:textId="77777777" w:rsidR="00A167FE" w:rsidRDefault="00A167FE" w:rsidP="00A66A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A7E96" w14:textId="77777777" w:rsidR="00D24D96" w:rsidRDefault="00D24D96">
    <w:pPr>
      <w:pStyle w:val="Header"/>
    </w:pPr>
  </w:p>
  <w:p w14:paraId="4B4A34EA" w14:textId="77777777" w:rsidR="00D24D96" w:rsidRDefault="00D24D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alt="arrow - flowchart flow direction" style="width:33pt;height:13.5pt;visibility:visible;mso-wrap-style:square" o:bullet="t">
        <v:imagedata r:id="rId1" o:title="arrow - flowchart flow direction"/>
      </v:shape>
    </w:pict>
  </w:numPicBullet>
  <w:abstractNum w:abstractNumId="0" w15:restartNumberingAfterBreak="0">
    <w:nsid w:val="07FA4524"/>
    <w:multiLevelType w:val="hybridMultilevel"/>
    <w:tmpl w:val="5CE29D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AC6728"/>
    <w:multiLevelType w:val="hybridMultilevel"/>
    <w:tmpl w:val="DF50B046"/>
    <w:lvl w:ilvl="0" w:tplc="E1F40F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FB3232"/>
    <w:multiLevelType w:val="multilevel"/>
    <w:tmpl w:val="E7066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E643BE"/>
    <w:multiLevelType w:val="hybridMultilevel"/>
    <w:tmpl w:val="05CC9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57710C"/>
    <w:multiLevelType w:val="multilevel"/>
    <w:tmpl w:val="69CC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65612D"/>
    <w:multiLevelType w:val="hybridMultilevel"/>
    <w:tmpl w:val="A01832CA"/>
    <w:lvl w:ilvl="0" w:tplc="9BAE07E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4C6B55"/>
    <w:multiLevelType w:val="hybridMultilevel"/>
    <w:tmpl w:val="FE747346"/>
    <w:lvl w:ilvl="0" w:tplc="B9C432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6D3706"/>
    <w:multiLevelType w:val="hybridMultilevel"/>
    <w:tmpl w:val="359E641E"/>
    <w:lvl w:ilvl="0" w:tplc="ED489A2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08032A"/>
    <w:multiLevelType w:val="hybridMultilevel"/>
    <w:tmpl w:val="E7703E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C039C7"/>
    <w:multiLevelType w:val="hybridMultilevel"/>
    <w:tmpl w:val="3A821DAA"/>
    <w:lvl w:ilvl="0" w:tplc="081677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E7006F"/>
    <w:multiLevelType w:val="hybridMultilevel"/>
    <w:tmpl w:val="9DDA357C"/>
    <w:lvl w:ilvl="0" w:tplc="3DFAED88">
      <w:start w:val="1"/>
      <w:numFmt w:val="decimal"/>
      <w:lvlText w:val="%1)"/>
      <w:lvlJc w:val="left"/>
      <w:pPr>
        <w:ind w:left="218"/>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1" w:tplc="F81E6038">
      <w:start w:val="1"/>
      <w:numFmt w:val="lowerLetter"/>
      <w:lvlText w:val="%2"/>
      <w:lvlJc w:val="left"/>
      <w:pPr>
        <w:ind w:left="10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2" w:tplc="B9FC7D82">
      <w:start w:val="1"/>
      <w:numFmt w:val="lowerRoman"/>
      <w:lvlText w:val="%3"/>
      <w:lvlJc w:val="left"/>
      <w:pPr>
        <w:ind w:left="180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3" w:tplc="7F820F04">
      <w:start w:val="1"/>
      <w:numFmt w:val="decimal"/>
      <w:lvlText w:val="%4"/>
      <w:lvlJc w:val="left"/>
      <w:pPr>
        <w:ind w:left="252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4" w:tplc="7682E6F4">
      <w:start w:val="1"/>
      <w:numFmt w:val="lowerLetter"/>
      <w:lvlText w:val="%5"/>
      <w:lvlJc w:val="left"/>
      <w:pPr>
        <w:ind w:left="324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5" w:tplc="B6623F60">
      <w:start w:val="1"/>
      <w:numFmt w:val="lowerRoman"/>
      <w:lvlText w:val="%6"/>
      <w:lvlJc w:val="left"/>
      <w:pPr>
        <w:ind w:left="396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6" w:tplc="CB16AEDE">
      <w:start w:val="1"/>
      <w:numFmt w:val="decimal"/>
      <w:lvlText w:val="%7"/>
      <w:lvlJc w:val="left"/>
      <w:pPr>
        <w:ind w:left="46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7" w:tplc="045C8860">
      <w:start w:val="1"/>
      <w:numFmt w:val="lowerLetter"/>
      <w:lvlText w:val="%8"/>
      <w:lvlJc w:val="left"/>
      <w:pPr>
        <w:ind w:left="540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8" w:tplc="34228182">
      <w:start w:val="1"/>
      <w:numFmt w:val="lowerRoman"/>
      <w:lvlText w:val="%9"/>
      <w:lvlJc w:val="left"/>
      <w:pPr>
        <w:ind w:left="612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abstractNum>
  <w:abstractNum w:abstractNumId="11" w15:restartNumberingAfterBreak="0">
    <w:nsid w:val="31484260"/>
    <w:multiLevelType w:val="hybridMultilevel"/>
    <w:tmpl w:val="092E638C"/>
    <w:lvl w:ilvl="0" w:tplc="BB24C82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560A76"/>
    <w:multiLevelType w:val="hybridMultilevel"/>
    <w:tmpl w:val="F8800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09609D"/>
    <w:multiLevelType w:val="hybridMultilevel"/>
    <w:tmpl w:val="3B56E65E"/>
    <w:lvl w:ilvl="0" w:tplc="6EE22F0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D66CEE"/>
    <w:multiLevelType w:val="hybridMultilevel"/>
    <w:tmpl w:val="DF50B046"/>
    <w:lvl w:ilvl="0" w:tplc="E1F40F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C73A0A"/>
    <w:multiLevelType w:val="multilevel"/>
    <w:tmpl w:val="55DC443E"/>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b/>
        <w:bCs w:val="0"/>
      </w:rPr>
    </w:lvl>
    <w:lvl w:ilvl="2">
      <w:start w:val="1"/>
      <w:numFmt w:val="decimal"/>
      <w:isLgl/>
      <w:lvlText w:val="%1.%2.%3."/>
      <w:lvlJc w:val="left"/>
      <w:pPr>
        <w:ind w:left="143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FBC5F61"/>
    <w:multiLevelType w:val="hybridMultilevel"/>
    <w:tmpl w:val="E892AE9C"/>
    <w:lvl w:ilvl="0" w:tplc="08A2B0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BA5820"/>
    <w:multiLevelType w:val="hybridMultilevel"/>
    <w:tmpl w:val="254C1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092AFD"/>
    <w:multiLevelType w:val="hybridMultilevel"/>
    <w:tmpl w:val="CD967934"/>
    <w:lvl w:ilvl="0" w:tplc="5A9225D0">
      <w:start w:val="1"/>
      <w:numFmt w:val="lowerLetter"/>
      <w:lvlText w:val="%1)"/>
      <w:lvlJc w:val="left"/>
      <w:pPr>
        <w:ind w:left="1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1" w:tplc="F45E6ADA">
      <w:start w:val="1"/>
      <w:numFmt w:val="lowerLetter"/>
      <w:lvlText w:val="%2"/>
      <w:lvlJc w:val="left"/>
      <w:pPr>
        <w:ind w:left="10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2" w:tplc="B2C6DB1A">
      <w:start w:val="1"/>
      <w:numFmt w:val="lowerRoman"/>
      <w:lvlText w:val="%3"/>
      <w:lvlJc w:val="left"/>
      <w:pPr>
        <w:ind w:left="180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3" w:tplc="F9D87562">
      <w:start w:val="1"/>
      <w:numFmt w:val="decimal"/>
      <w:lvlText w:val="%4"/>
      <w:lvlJc w:val="left"/>
      <w:pPr>
        <w:ind w:left="252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4" w:tplc="A6C8EAF0">
      <w:start w:val="1"/>
      <w:numFmt w:val="lowerLetter"/>
      <w:lvlText w:val="%5"/>
      <w:lvlJc w:val="left"/>
      <w:pPr>
        <w:ind w:left="324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5" w:tplc="7D967A9A">
      <w:start w:val="1"/>
      <w:numFmt w:val="lowerRoman"/>
      <w:lvlText w:val="%6"/>
      <w:lvlJc w:val="left"/>
      <w:pPr>
        <w:ind w:left="396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6" w:tplc="D60643BE">
      <w:start w:val="1"/>
      <w:numFmt w:val="decimal"/>
      <w:lvlText w:val="%7"/>
      <w:lvlJc w:val="left"/>
      <w:pPr>
        <w:ind w:left="46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7" w:tplc="5328B558">
      <w:start w:val="1"/>
      <w:numFmt w:val="lowerLetter"/>
      <w:lvlText w:val="%8"/>
      <w:lvlJc w:val="left"/>
      <w:pPr>
        <w:ind w:left="540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8" w:tplc="8954FECC">
      <w:start w:val="1"/>
      <w:numFmt w:val="lowerRoman"/>
      <w:lvlText w:val="%9"/>
      <w:lvlJc w:val="left"/>
      <w:pPr>
        <w:ind w:left="612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abstractNum>
  <w:abstractNum w:abstractNumId="19" w15:restartNumberingAfterBreak="0">
    <w:nsid w:val="5AC86F1F"/>
    <w:multiLevelType w:val="hybridMultilevel"/>
    <w:tmpl w:val="8CF2C400"/>
    <w:lvl w:ilvl="0" w:tplc="B8FC2060">
      <w:start w:val="1"/>
      <w:numFmt w:val="bullet"/>
      <w:lvlText w:val=""/>
      <w:lvlPicBulletId w:val="0"/>
      <w:lvlJc w:val="left"/>
      <w:pPr>
        <w:tabs>
          <w:tab w:val="num" w:pos="720"/>
        </w:tabs>
        <w:ind w:left="720" w:hanging="360"/>
      </w:pPr>
      <w:rPr>
        <w:rFonts w:ascii="Symbol" w:hAnsi="Symbol" w:hint="default"/>
      </w:rPr>
    </w:lvl>
    <w:lvl w:ilvl="1" w:tplc="7994969A" w:tentative="1">
      <w:start w:val="1"/>
      <w:numFmt w:val="bullet"/>
      <w:lvlText w:val=""/>
      <w:lvlJc w:val="left"/>
      <w:pPr>
        <w:tabs>
          <w:tab w:val="num" w:pos="1440"/>
        </w:tabs>
        <w:ind w:left="1440" w:hanging="360"/>
      </w:pPr>
      <w:rPr>
        <w:rFonts w:ascii="Symbol" w:hAnsi="Symbol" w:hint="default"/>
      </w:rPr>
    </w:lvl>
    <w:lvl w:ilvl="2" w:tplc="1BF6EEC0" w:tentative="1">
      <w:start w:val="1"/>
      <w:numFmt w:val="bullet"/>
      <w:lvlText w:val=""/>
      <w:lvlJc w:val="left"/>
      <w:pPr>
        <w:tabs>
          <w:tab w:val="num" w:pos="2160"/>
        </w:tabs>
        <w:ind w:left="2160" w:hanging="360"/>
      </w:pPr>
      <w:rPr>
        <w:rFonts w:ascii="Symbol" w:hAnsi="Symbol" w:hint="default"/>
      </w:rPr>
    </w:lvl>
    <w:lvl w:ilvl="3" w:tplc="D542D060" w:tentative="1">
      <w:start w:val="1"/>
      <w:numFmt w:val="bullet"/>
      <w:lvlText w:val=""/>
      <w:lvlJc w:val="left"/>
      <w:pPr>
        <w:tabs>
          <w:tab w:val="num" w:pos="2880"/>
        </w:tabs>
        <w:ind w:left="2880" w:hanging="360"/>
      </w:pPr>
      <w:rPr>
        <w:rFonts w:ascii="Symbol" w:hAnsi="Symbol" w:hint="default"/>
      </w:rPr>
    </w:lvl>
    <w:lvl w:ilvl="4" w:tplc="AF9EF664" w:tentative="1">
      <w:start w:val="1"/>
      <w:numFmt w:val="bullet"/>
      <w:lvlText w:val=""/>
      <w:lvlJc w:val="left"/>
      <w:pPr>
        <w:tabs>
          <w:tab w:val="num" w:pos="3600"/>
        </w:tabs>
        <w:ind w:left="3600" w:hanging="360"/>
      </w:pPr>
      <w:rPr>
        <w:rFonts w:ascii="Symbol" w:hAnsi="Symbol" w:hint="default"/>
      </w:rPr>
    </w:lvl>
    <w:lvl w:ilvl="5" w:tplc="E18EAD56" w:tentative="1">
      <w:start w:val="1"/>
      <w:numFmt w:val="bullet"/>
      <w:lvlText w:val=""/>
      <w:lvlJc w:val="left"/>
      <w:pPr>
        <w:tabs>
          <w:tab w:val="num" w:pos="4320"/>
        </w:tabs>
        <w:ind w:left="4320" w:hanging="360"/>
      </w:pPr>
      <w:rPr>
        <w:rFonts w:ascii="Symbol" w:hAnsi="Symbol" w:hint="default"/>
      </w:rPr>
    </w:lvl>
    <w:lvl w:ilvl="6" w:tplc="4C5CCA14" w:tentative="1">
      <w:start w:val="1"/>
      <w:numFmt w:val="bullet"/>
      <w:lvlText w:val=""/>
      <w:lvlJc w:val="left"/>
      <w:pPr>
        <w:tabs>
          <w:tab w:val="num" w:pos="5040"/>
        </w:tabs>
        <w:ind w:left="5040" w:hanging="360"/>
      </w:pPr>
      <w:rPr>
        <w:rFonts w:ascii="Symbol" w:hAnsi="Symbol" w:hint="default"/>
      </w:rPr>
    </w:lvl>
    <w:lvl w:ilvl="7" w:tplc="EF647C74" w:tentative="1">
      <w:start w:val="1"/>
      <w:numFmt w:val="bullet"/>
      <w:lvlText w:val=""/>
      <w:lvlJc w:val="left"/>
      <w:pPr>
        <w:tabs>
          <w:tab w:val="num" w:pos="5760"/>
        </w:tabs>
        <w:ind w:left="5760" w:hanging="360"/>
      </w:pPr>
      <w:rPr>
        <w:rFonts w:ascii="Symbol" w:hAnsi="Symbol" w:hint="default"/>
      </w:rPr>
    </w:lvl>
    <w:lvl w:ilvl="8" w:tplc="0F58027E"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68351147"/>
    <w:multiLevelType w:val="hybridMultilevel"/>
    <w:tmpl w:val="358ED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5D061A"/>
    <w:multiLevelType w:val="hybridMultilevel"/>
    <w:tmpl w:val="8228E21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ECF5433"/>
    <w:multiLevelType w:val="hybridMultilevel"/>
    <w:tmpl w:val="60CE40AC"/>
    <w:lvl w:ilvl="0" w:tplc="06C655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504925"/>
    <w:multiLevelType w:val="hybridMultilevel"/>
    <w:tmpl w:val="BB065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842E79"/>
    <w:multiLevelType w:val="multilevel"/>
    <w:tmpl w:val="44062312"/>
    <w:lvl w:ilvl="0">
      <w:start w:val="1"/>
      <w:numFmt w:val="decimal"/>
      <w:lvlText w:val="%1"/>
      <w:lvlJc w:val="left"/>
      <w:pPr>
        <w:ind w:left="465" w:hanging="465"/>
      </w:pPr>
      <w:rPr>
        <w:rFonts w:hint="default"/>
        <w:b/>
        <w:sz w:val="28"/>
      </w:rPr>
    </w:lvl>
    <w:lvl w:ilvl="1">
      <w:start w:val="1"/>
      <w:numFmt w:val="decimal"/>
      <w:lvlText w:val="%1.%2"/>
      <w:lvlJc w:val="left"/>
      <w:pPr>
        <w:ind w:left="465" w:hanging="465"/>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440" w:hanging="1440"/>
      </w:pPr>
      <w:rPr>
        <w:rFonts w:hint="default"/>
        <w:b/>
        <w:sz w:val="28"/>
      </w:rPr>
    </w:lvl>
  </w:abstractNum>
  <w:abstractNum w:abstractNumId="25" w15:restartNumberingAfterBreak="0">
    <w:nsid w:val="7C900378"/>
    <w:multiLevelType w:val="multilevel"/>
    <w:tmpl w:val="86EA2D6E"/>
    <w:lvl w:ilvl="0">
      <w:start w:val="5"/>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6"/>
      <w:numFmt w:val="decimal"/>
      <w:lvlText w:val="%1.%2.%3"/>
      <w:lvlJc w:val="left"/>
      <w:pPr>
        <w:ind w:left="990" w:hanging="990"/>
      </w:pPr>
      <w:rPr>
        <w:rFonts w:hint="default"/>
      </w:rPr>
    </w:lvl>
    <w:lvl w:ilvl="3">
      <w:start w:val="2"/>
      <w:numFmt w:val="decimal"/>
      <w:lvlText w:val="%1.%2.%3.%4"/>
      <w:lvlJc w:val="left"/>
      <w:pPr>
        <w:ind w:left="990" w:hanging="99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24"/>
  </w:num>
  <w:num w:numId="3">
    <w:abstractNumId w:val="23"/>
  </w:num>
  <w:num w:numId="4">
    <w:abstractNumId w:val="4"/>
  </w:num>
  <w:num w:numId="5">
    <w:abstractNumId w:val="11"/>
  </w:num>
  <w:num w:numId="6">
    <w:abstractNumId w:val="21"/>
  </w:num>
  <w:num w:numId="7">
    <w:abstractNumId w:val="6"/>
  </w:num>
  <w:num w:numId="8">
    <w:abstractNumId w:val="22"/>
  </w:num>
  <w:num w:numId="9">
    <w:abstractNumId w:val="14"/>
  </w:num>
  <w:num w:numId="10">
    <w:abstractNumId w:val="7"/>
  </w:num>
  <w:num w:numId="11">
    <w:abstractNumId w:val="16"/>
  </w:num>
  <w:num w:numId="12">
    <w:abstractNumId w:val="13"/>
  </w:num>
  <w:num w:numId="13">
    <w:abstractNumId w:val="5"/>
  </w:num>
  <w:num w:numId="14">
    <w:abstractNumId w:val="9"/>
  </w:num>
  <w:num w:numId="15">
    <w:abstractNumId w:val="1"/>
  </w:num>
  <w:num w:numId="16">
    <w:abstractNumId w:val="8"/>
  </w:num>
  <w:num w:numId="17">
    <w:abstractNumId w:val="20"/>
  </w:num>
  <w:num w:numId="18">
    <w:abstractNumId w:val="12"/>
  </w:num>
  <w:num w:numId="19">
    <w:abstractNumId w:val="19"/>
  </w:num>
  <w:num w:numId="20">
    <w:abstractNumId w:val="17"/>
  </w:num>
  <w:num w:numId="21">
    <w:abstractNumId w:val="0"/>
  </w:num>
  <w:num w:numId="22">
    <w:abstractNumId w:val="2"/>
  </w:num>
  <w:num w:numId="23">
    <w:abstractNumId w:val="25"/>
  </w:num>
  <w:num w:numId="24">
    <w:abstractNumId w:val="15"/>
  </w:num>
  <w:num w:numId="25">
    <w:abstractNumId w:val="18"/>
  </w:num>
  <w:num w:numId="26">
    <w:abstractNumId w:val="10"/>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ukuta Mwanza">
    <w15:presenceInfo w15:providerId="Windows Live" w15:userId="8d60784562971a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styleLockThem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7FA"/>
    <w:rsid w:val="000011DB"/>
    <w:rsid w:val="00003DCF"/>
    <w:rsid w:val="000042D3"/>
    <w:rsid w:val="000046E5"/>
    <w:rsid w:val="00004E97"/>
    <w:rsid w:val="0000593A"/>
    <w:rsid w:val="000167A5"/>
    <w:rsid w:val="00016806"/>
    <w:rsid w:val="00023CF6"/>
    <w:rsid w:val="000249E9"/>
    <w:rsid w:val="00025595"/>
    <w:rsid w:val="00027507"/>
    <w:rsid w:val="00032187"/>
    <w:rsid w:val="000365D7"/>
    <w:rsid w:val="0004190B"/>
    <w:rsid w:val="000445C9"/>
    <w:rsid w:val="00045D23"/>
    <w:rsid w:val="00051960"/>
    <w:rsid w:val="000528A5"/>
    <w:rsid w:val="00053BAD"/>
    <w:rsid w:val="0005410B"/>
    <w:rsid w:val="000548BD"/>
    <w:rsid w:val="00055803"/>
    <w:rsid w:val="00056499"/>
    <w:rsid w:val="000566DB"/>
    <w:rsid w:val="00062775"/>
    <w:rsid w:val="00065F84"/>
    <w:rsid w:val="00067CE2"/>
    <w:rsid w:val="000701BE"/>
    <w:rsid w:val="00071A86"/>
    <w:rsid w:val="000730CE"/>
    <w:rsid w:val="00076ACA"/>
    <w:rsid w:val="00083AA9"/>
    <w:rsid w:val="00092A42"/>
    <w:rsid w:val="00092A4A"/>
    <w:rsid w:val="000966C1"/>
    <w:rsid w:val="000A09B2"/>
    <w:rsid w:val="000A15D6"/>
    <w:rsid w:val="000A2D55"/>
    <w:rsid w:val="000A4B67"/>
    <w:rsid w:val="000A54A5"/>
    <w:rsid w:val="000A740E"/>
    <w:rsid w:val="000B1411"/>
    <w:rsid w:val="000B144F"/>
    <w:rsid w:val="000B2689"/>
    <w:rsid w:val="000B2CAB"/>
    <w:rsid w:val="000B504D"/>
    <w:rsid w:val="000B6058"/>
    <w:rsid w:val="000B6126"/>
    <w:rsid w:val="000C3423"/>
    <w:rsid w:val="000C5516"/>
    <w:rsid w:val="000C57AB"/>
    <w:rsid w:val="000C6186"/>
    <w:rsid w:val="000D41D0"/>
    <w:rsid w:val="000D5202"/>
    <w:rsid w:val="000E16BB"/>
    <w:rsid w:val="000E191D"/>
    <w:rsid w:val="000E38BB"/>
    <w:rsid w:val="000E3AA5"/>
    <w:rsid w:val="000E4F9A"/>
    <w:rsid w:val="000E5692"/>
    <w:rsid w:val="000E5A33"/>
    <w:rsid w:val="000E7611"/>
    <w:rsid w:val="000E7DCC"/>
    <w:rsid w:val="000F1A2D"/>
    <w:rsid w:val="000F1F04"/>
    <w:rsid w:val="000F22B0"/>
    <w:rsid w:val="000F3082"/>
    <w:rsid w:val="000F6D8A"/>
    <w:rsid w:val="000F6F66"/>
    <w:rsid w:val="001002AD"/>
    <w:rsid w:val="001002CD"/>
    <w:rsid w:val="00100DD6"/>
    <w:rsid w:val="001010BA"/>
    <w:rsid w:val="00101B03"/>
    <w:rsid w:val="00103359"/>
    <w:rsid w:val="00103EB1"/>
    <w:rsid w:val="00104244"/>
    <w:rsid w:val="0010544B"/>
    <w:rsid w:val="00105D63"/>
    <w:rsid w:val="00107554"/>
    <w:rsid w:val="00111542"/>
    <w:rsid w:val="00112B46"/>
    <w:rsid w:val="00114E4F"/>
    <w:rsid w:val="00121512"/>
    <w:rsid w:val="00121FD6"/>
    <w:rsid w:val="00122EEE"/>
    <w:rsid w:val="00123596"/>
    <w:rsid w:val="00126260"/>
    <w:rsid w:val="00127998"/>
    <w:rsid w:val="00127B59"/>
    <w:rsid w:val="00130753"/>
    <w:rsid w:val="001322E8"/>
    <w:rsid w:val="00133CAB"/>
    <w:rsid w:val="00135B99"/>
    <w:rsid w:val="00137A4E"/>
    <w:rsid w:val="00137B0D"/>
    <w:rsid w:val="00141EC9"/>
    <w:rsid w:val="0014248B"/>
    <w:rsid w:val="00142511"/>
    <w:rsid w:val="00142CD9"/>
    <w:rsid w:val="001436D5"/>
    <w:rsid w:val="00143BF9"/>
    <w:rsid w:val="00144104"/>
    <w:rsid w:val="00146601"/>
    <w:rsid w:val="00153F10"/>
    <w:rsid w:val="0015728B"/>
    <w:rsid w:val="001600C4"/>
    <w:rsid w:val="00161740"/>
    <w:rsid w:val="00161F25"/>
    <w:rsid w:val="001622C4"/>
    <w:rsid w:val="00162C7B"/>
    <w:rsid w:val="00165D63"/>
    <w:rsid w:val="00166DAA"/>
    <w:rsid w:val="00166FFE"/>
    <w:rsid w:val="00167BB9"/>
    <w:rsid w:val="00170062"/>
    <w:rsid w:val="00171D0F"/>
    <w:rsid w:val="00172A2E"/>
    <w:rsid w:val="0017346F"/>
    <w:rsid w:val="00173D38"/>
    <w:rsid w:val="0017614E"/>
    <w:rsid w:val="00180565"/>
    <w:rsid w:val="00180FC0"/>
    <w:rsid w:val="00181570"/>
    <w:rsid w:val="001829F5"/>
    <w:rsid w:val="00184A07"/>
    <w:rsid w:val="00184B82"/>
    <w:rsid w:val="0018619F"/>
    <w:rsid w:val="00187F3B"/>
    <w:rsid w:val="001903F3"/>
    <w:rsid w:val="00192250"/>
    <w:rsid w:val="00192722"/>
    <w:rsid w:val="00192810"/>
    <w:rsid w:val="0019489A"/>
    <w:rsid w:val="001948A1"/>
    <w:rsid w:val="00195217"/>
    <w:rsid w:val="00195CC1"/>
    <w:rsid w:val="001962A3"/>
    <w:rsid w:val="0019702B"/>
    <w:rsid w:val="001A082C"/>
    <w:rsid w:val="001A2653"/>
    <w:rsid w:val="001A265D"/>
    <w:rsid w:val="001A2CA2"/>
    <w:rsid w:val="001A3792"/>
    <w:rsid w:val="001A67D6"/>
    <w:rsid w:val="001A6AED"/>
    <w:rsid w:val="001A7214"/>
    <w:rsid w:val="001B0587"/>
    <w:rsid w:val="001B076F"/>
    <w:rsid w:val="001B0E63"/>
    <w:rsid w:val="001B1391"/>
    <w:rsid w:val="001B409E"/>
    <w:rsid w:val="001B4AF4"/>
    <w:rsid w:val="001B5BF5"/>
    <w:rsid w:val="001B5FB3"/>
    <w:rsid w:val="001B64D8"/>
    <w:rsid w:val="001B7989"/>
    <w:rsid w:val="001C1070"/>
    <w:rsid w:val="001C1330"/>
    <w:rsid w:val="001C2402"/>
    <w:rsid w:val="001C2918"/>
    <w:rsid w:val="001C3628"/>
    <w:rsid w:val="001C6264"/>
    <w:rsid w:val="001C752C"/>
    <w:rsid w:val="001D1EE1"/>
    <w:rsid w:val="001D2DEA"/>
    <w:rsid w:val="001D446C"/>
    <w:rsid w:val="001D5BBD"/>
    <w:rsid w:val="001D70B1"/>
    <w:rsid w:val="001D791C"/>
    <w:rsid w:val="001D7DB8"/>
    <w:rsid w:val="001E1501"/>
    <w:rsid w:val="001E1F47"/>
    <w:rsid w:val="001E20B5"/>
    <w:rsid w:val="001E25D6"/>
    <w:rsid w:val="001E6A43"/>
    <w:rsid w:val="001E6E09"/>
    <w:rsid w:val="001F08E4"/>
    <w:rsid w:val="001F138C"/>
    <w:rsid w:val="001F43E7"/>
    <w:rsid w:val="001F6048"/>
    <w:rsid w:val="001F79C5"/>
    <w:rsid w:val="001F7C47"/>
    <w:rsid w:val="00200135"/>
    <w:rsid w:val="00203577"/>
    <w:rsid w:val="00204234"/>
    <w:rsid w:val="002057B9"/>
    <w:rsid w:val="0020596D"/>
    <w:rsid w:val="00207F8D"/>
    <w:rsid w:val="00212E32"/>
    <w:rsid w:val="002170AA"/>
    <w:rsid w:val="0022091D"/>
    <w:rsid w:val="00223100"/>
    <w:rsid w:val="002263B8"/>
    <w:rsid w:val="00227090"/>
    <w:rsid w:val="002301A2"/>
    <w:rsid w:val="00230827"/>
    <w:rsid w:val="00230F01"/>
    <w:rsid w:val="002313F3"/>
    <w:rsid w:val="002314BB"/>
    <w:rsid w:val="002342F8"/>
    <w:rsid w:val="00234ED5"/>
    <w:rsid w:val="002355FB"/>
    <w:rsid w:val="00236DD3"/>
    <w:rsid w:val="002427F4"/>
    <w:rsid w:val="00246FED"/>
    <w:rsid w:val="00257540"/>
    <w:rsid w:val="002579E7"/>
    <w:rsid w:val="002602C0"/>
    <w:rsid w:val="00265B5C"/>
    <w:rsid w:val="002677F0"/>
    <w:rsid w:val="0027406C"/>
    <w:rsid w:val="0027484F"/>
    <w:rsid w:val="002764C3"/>
    <w:rsid w:val="002775A8"/>
    <w:rsid w:val="002848FA"/>
    <w:rsid w:val="002860D4"/>
    <w:rsid w:val="00287480"/>
    <w:rsid w:val="0029113B"/>
    <w:rsid w:val="002947E9"/>
    <w:rsid w:val="002A22B4"/>
    <w:rsid w:val="002A33B1"/>
    <w:rsid w:val="002B0D3A"/>
    <w:rsid w:val="002B2CA0"/>
    <w:rsid w:val="002B3CD1"/>
    <w:rsid w:val="002B7AE1"/>
    <w:rsid w:val="002C1D8C"/>
    <w:rsid w:val="002C4076"/>
    <w:rsid w:val="002C463B"/>
    <w:rsid w:val="002C6342"/>
    <w:rsid w:val="002D088A"/>
    <w:rsid w:val="002D3A96"/>
    <w:rsid w:val="002D487E"/>
    <w:rsid w:val="002D6489"/>
    <w:rsid w:val="002D75FD"/>
    <w:rsid w:val="002D79BE"/>
    <w:rsid w:val="002E1349"/>
    <w:rsid w:val="002E1AB8"/>
    <w:rsid w:val="002E5054"/>
    <w:rsid w:val="002E5686"/>
    <w:rsid w:val="002E6C84"/>
    <w:rsid w:val="002E6D8C"/>
    <w:rsid w:val="002F35AE"/>
    <w:rsid w:val="002F3FC5"/>
    <w:rsid w:val="002F43EC"/>
    <w:rsid w:val="002F4CED"/>
    <w:rsid w:val="002F68F8"/>
    <w:rsid w:val="003002DC"/>
    <w:rsid w:val="00300D7F"/>
    <w:rsid w:val="00303E6F"/>
    <w:rsid w:val="00304F76"/>
    <w:rsid w:val="003057A4"/>
    <w:rsid w:val="003101FE"/>
    <w:rsid w:val="00310320"/>
    <w:rsid w:val="003127DD"/>
    <w:rsid w:val="00315AAC"/>
    <w:rsid w:val="0031774D"/>
    <w:rsid w:val="00321BBE"/>
    <w:rsid w:val="00322120"/>
    <w:rsid w:val="00323CE3"/>
    <w:rsid w:val="0032774A"/>
    <w:rsid w:val="0033188C"/>
    <w:rsid w:val="003328C3"/>
    <w:rsid w:val="00333662"/>
    <w:rsid w:val="00334E50"/>
    <w:rsid w:val="00337D74"/>
    <w:rsid w:val="0034535C"/>
    <w:rsid w:val="0034774B"/>
    <w:rsid w:val="003508C1"/>
    <w:rsid w:val="003511F1"/>
    <w:rsid w:val="00352706"/>
    <w:rsid w:val="00352C0A"/>
    <w:rsid w:val="00353538"/>
    <w:rsid w:val="003554F5"/>
    <w:rsid w:val="00357EF0"/>
    <w:rsid w:val="0036073A"/>
    <w:rsid w:val="0036465C"/>
    <w:rsid w:val="0036547E"/>
    <w:rsid w:val="00371326"/>
    <w:rsid w:val="00371B91"/>
    <w:rsid w:val="00372AA9"/>
    <w:rsid w:val="003746DD"/>
    <w:rsid w:val="00377197"/>
    <w:rsid w:val="00380FC1"/>
    <w:rsid w:val="00381471"/>
    <w:rsid w:val="00382AA5"/>
    <w:rsid w:val="00382EF6"/>
    <w:rsid w:val="00384105"/>
    <w:rsid w:val="003847EA"/>
    <w:rsid w:val="0038599B"/>
    <w:rsid w:val="003865B2"/>
    <w:rsid w:val="003868FA"/>
    <w:rsid w:val="003918AB"/>
    <w:rsid w:val="00391BCE"/>
    <w:rsid w:val="00395D8D"/>
    <w:rsid w:val="003968ED"/>
    <w:rsid w:val="003A21DB"/>
    <w:rsid w:val="003A2E8C"/>
    <w:rsid w:val="003A36E2"/>
    <w:rsid w:val="003A38B4"/>
    <w:rsid w:val="003A477F"/>
    <w:rsid w:val="003A6597"/>
    <w:rsid w:val="003B1EC5"/>
    <w:rsid w:val="003B2AB7"/>
    <w:rsid w:val="003B6889"/>
    <w:rsid w:val="003B7891"/>
    <w:rsid w:val="003B7C6F"/>
    <w:rsid w:val="003C06EE"/>
    <w:rsid w:val="003C477E"/>
    <w:rsid w:val="003C7AAA"/>
    <w:rsid w:val="003D1F43"/>
    <w:rsid w:val="003D27D4"/>
    <w:rsid w:val="003D34D0"/>
    <w:rsid w:val="003D3B3D"/>
    <w:rsid w:val="003D471C"/>
    <w:rsid w:val="003D66F1"/>
    <w:rsid w:val="003D7DA6"/>
    <w:rsid w:val="003E0340"/>
    <w:rsid w:val="003E0670"/>
    <w:rsid w:val="003E2AC8"/>
    <w:rsid w:val="003E6CE4"/>
    <w:rsid w:val="003F081E"/>
    <w:rsid w:val="003F6F14"/>
    <w:rsid w:val="00404B99"/>
    <w:rsid w:val="004052C6"/>
    <w:rsid w:val="00405C56"/>
    <w:rsid w:val="00406541"/>
    <w:rsid w:val="004066DD"/>
    <w:rsid w:val="00407273"/>
    <w:rsid w:val="00407AA5"/>
    <w:rsid w:val="00407B8F"/>
    <w:rsid w:val="00413830"/>
    <w:rsid w:val="00415452"/>
    <w:rsid w:val="004171AB"/>
    <w:rsid w:val="00417DA4"/>
    <w:rsid w:val="00422A6C"/>
    <w:rsid w:val="00422DD0"/>
    <w:rsid w:val="004239BE"/>
    <w:rsid w:val="004302E4"/>
    <w:rsid w:val="0043264E"/>
    <w:rsid w:val="00432718"/>
    <w:rsid w:val="00434681"/>
    <w:rsid w:val="00434BD0"/>
    <w:rsid w:val="004358BD"/>
    <w:rsid w:val="004359B7"/>
    <w:rsid w:val="00437138"/>
    <w:rsid w:val="00437573"/>
    <w:rsid w:val="0044132B"/>
    <w:rsid w:val="00441796"/>
    <w:rsid w:val="00442E15"/>
    <w:rsid w:val="00445C41"/>
    <w:rsid w:val="00450281"/>
    <w:rsid w:val="00452943"/>
    <w:rsid w:val="00453DAB"/>
    <w:rsid w:val="004552FD"/>
    <w:rsid w:val="00460DC4"/>
    <w:rsid w:val="004637CB"/>
    <w:rsid w:val="00470840"/>
    <w:rsid w:val="0047207B"/>
    <w:rsid w:val="00481ED9"/>
    <w:rsid w:val="004820AD"/>
    <w:rsid w:val="004842F5"/>
    <w:rsid w:val="00486415"/>
    <w:rsid w:val="00492F0D"/>
    <w:rsid w:val="00493855"/>
    <w:rsid w:val="004938E3"/>
    <w:rsid w:val="0049407B"/>
    <w:rsid w:val="00495D6D"/>
    <w:rsid w:val="0049600A"/>
    <w:rsid w:val="004A064F"/>
    <w:rsid w:val="004A1A31"/>
    <w:rsid w:val="004A2DB3"/>
    <w:rsid w:val="004A4553"/>
    <w:rsid w:val="004B5FB5"/>
    <w:rsid w:val="004B6618"/>
    <w:rsid w:val="004C100F"/>
    <w:rsid w:val="004C29C0"/>
    <w:rsid w:val="004C520C"/>
    <w:rsid w:val="004C58B8"/>
    <w:rsid w:val="004D09C0"/>
    <w:rsid w:val="004D3C4A"/>
    <w:rsid w:val="004D73F6"/>
    <w:rsid w:val="004D7EB3"/>
    <w:rsid w:val="004E15CB"/>
    <w:rsid w:val="004E2035"/>
    <w:rsid w:val="004E2C37"/>
    <w:rsid w:val="004E592E"/>
    <w:rsid w:val="004E5A3C"/>
    <w:rsid w:val="004F0138"/>
    <w:rsid w:val="004F0B03"/>
    <w:rsid w:val="00500A0E"/>
    <w:rsid w:val="00501DD2"/>
    <w:rsid w:val="005123E7"/>
    <w:rsid w:val="005123EA"/>
    <w:rsid w:val="00512771"/>
    <w:rsid w:val="00512C15"/>
    <w:rsid w:val="00512DC5"/>
    <w:rsid w:val="00513810"/>
    <w:rsid w:val="00514664"/>
    <w:rsid w:val="00515502"/>
    <w:rsid w:val="00515BE8"/>
    <w:rsid w:val="00520384"/>
    <w:rsid w:val="00520A8F"/>
    <w:rsid w:val="0052129D"/>
    <w:rsid w:val="0052189E"/>
    <w:rsid w:val="00521FB3"/>
    <w:rsid w:val="00522D67"/>
    <w:rsid w:val="00524116"/>
    <w:rsid w:val="00524687"/>
    <w:rsid w:val="00526B09"/>
    <w:rsid w:val="00527BA3"/>
    <w:rsid w:val="005317BC"/>
    <w:rsid w:val="00535BF4"/>
    <w:rsid w:val="00535C4E"/>
    <w:rsid w:val="005419FF"/>
    <w:rsid w:val="0054206A"/>
    <w:rsid w:val="005428B6"/>
    <w:rsid w:val="0054295F"/>
    <w:rsid w:val="00543E77"/>
    <w:rsid w:val="00545552"/>
    <w:rsid w:val="00546D6C"/>
    <w:rsid w:val="005510A5"/>
    <w:rsid w:val="00551C8A"/>
    <w:rsid w:val="005609DE"/>
    <w:rsid w:val="00560F5C"/>
    <w:rsid w:val="00561A3A"/>
    <w:rsid w:val="0057236C"/>
    <w:rsid w:val="00572E55"/>
    <w:rsid w:val="00577094"/>
    <w:rsid w:val="00581294"/>
    <w:rsid w:val="005837D2"/>
    <w:rsid w:val="00585B41"/>
    <w:rsid w:val="00586078"/>
    <w:rsid w:val="0058773D"/>
    <w:rsid w:val="005877A6"/>
    <w:rsid w:val="005909E6"/>
    <w:rsid w:val="005A1476"/>
    <w:rsid w:val="005A28E7"/>
    <w:rsid w:val="005A4E70"/>
    <w:rsid w:val="005A55B4"/>
    <w:rsid w:val="005B1EB8"/>
    <w:rsid w:val="005B2026"/>
    <w:rsid w:val="005B42BF"/>
    <w:rsid w:val="005B48AE"/>
    <w:rsid w:val="005B4AA3"/>
    <w:rsid w:val="005B6694"/>
    <w:rsid w:val="005C4D3C"/>
    <w:rsid w:val="005C50AA"/>
    <w:rsid w:val="005C6972"/>
    <w:rsid w:val="005C7CDD"/>
    <w:rsid w:val="005C7FDC"/>
    <w:rsid w:val="005D0670"/>
    <w:rsid w:val="005D3769"/>
    <w:rsid w:val="005D4D14"/>
    <w:rsid w:val="005D52B9"/>
    <w:rsid w:val="005D78C3"/>
    <w:rsid w:val="005E0548"/>
    <w:rsid w:val="005E1243"/>
    <w:rsid w:val="005E2836"/>
    <w:rsid w:val="005E2C68"/>
    <w:rsid w:val="005E339F"/>
    <w:rsid w:val="005E3450"/>
    <w:rsid w:val="005E4E74"/>
    <w:rsid w:val="005F08BA"/>
    <w:rsid w:val="005F21D9"/>
    <w:rsid w:val="005F7036"/>
    <w:rsid w:val="00602C60"/>
    <w:rsid w:val="00603157"/>
    <w:rsid w:val="00605F14"/>
    <w:rsid w:val="0061063B"/>
    <w:rsid w:val="00611574"/>
    <w:rsid w:val="00611D45"/>
    <w:rsid w:val="00614827"/>
    <w:rsid w:val="00616C68"/>
    <w:rsid w:val="00620654"/>
    <w:rsid w:val="00622DDD"/>
    <w:rsid w:val="00622F1A"/>
    <w:rsid w:val="0062670E"/>
    <w:rsid w:val="006300A4"/>
    <w:rsid w:val="00634947"/>
    <w:rsid w:val="00635DA9"/>
    <w:rsid w:val="0063671A"/>
    <w:rsid w:val="00640898"/>
    <w:rsid w:val="006408DB"/>
    <w:rsid w:val="00642F11"/>
    <w:rsid w:val="006432F5"/>
    <w:rsid w:val="006433A4"/>
    <w:rsid w:val="0064727E"/>
    <w:rsid w:val="006505B0"/>
    <w:rsid w:val="00651813"/>
    <w:rsid w:val="00651EF3"/>
    <w:rsid w:val="00656253"/>
    <w:rsid w:val="006638E9"/>
    <w:rsid w:val="006649A7"/>
    <w:rsid w:val="00666786"/>
    <w:rsid w:val="00667424"/>
    <w:rsid w:val="006717A7"/>
    <w:rsid w:val="0067728F"/>
    <w:rsid w:val="00681E28"/>
    <w:rsid w:val="00683092"/>
    <w:rsid w:val="0068670C"/>
    <w:rsid w:val="00686964"/>
    <w:rsid w:val="00690967"/>
    <w:rsid w:val="0069101C"/>
    <w:rsid w:val="006912B0"/>
    <w:rsid w:val="0069206F"/>
    <w:rsid w:val="00694522"/>
    <w:rsid w:val="00696D00"/>
    <w:rsid w:val="0069743C"/>
    <w:rsid w:val="006A0830"/>
    <w:rsid w:val="006A1BE9"/>
    <w:rsid w:val="006A511F"/>
    <w:rsid w:val="006B0902"/>
    <w:rsid w:val="006B117A"/>
    <w:rsid w:val="006B32F1"/>
    <w:rsid w:val="006C0DB4"/>
    <w:rsid w:val="006C4ADF"/>
    <w:rsid w:val="006C619D"/>
    <w:rsid w:val="006C65E3"/>
    <w:rsid w:val="006D4595"/>
    <w:rsid w:val="006D5CAD"/>
    <w:rsid w:val="006E2451"/>
    <w:rsid w:val="006F05E3"/>
    <w:rsid w:val="006F32C0"/>
    <w:rsid w:val="006F414F"/>
    <w:rsid w:val="006F4D48"/>
    <w:rsid w:val="0070209D"/>
    <w:rsid w:val="00702EAD"/>
    <w:rsid w:val="007035B0"/>
    <w:rsid w:val="007117D6"/>
    <w:rsid w:val="00712B38"/>
    <w:rsid w:val="00717DD2"/>
    <w:rsid w:val="007200A2"/>
    <w:rsid w:val="0072470F"/>
    <w:rsid w:val="0072669C"/>
    <w:rsid w:val="007324D9"/>
    <w:rsid w:val="007349F9"/>
    <w:rsid w:val="007352FB"/>
    <w:rsid w:val="00735B49"/>
    <w:rsid w:val="00735FE5"/>
    <w:rsid w:val="0074016E"/>
    <w:rsid w:val="00743CE1"/>
    <w:rsid w:val="00744AE9"/>
    <w:rsid w:val="00747C17"/>
    <w:rsid w:val="00750ADD"/>
    <w:rsid w:val="00755858"/>
    <w:rsid w:val="00756C61"/>
    <w:rsid w:val="007668D3"/>
    <w:rsid w:val="00770934"/>
    <w:rsid w:val="00770D4A"/>
    <w:rsid w:val="00771474"/>
    <w:rsid w:val="007740DC"/>
    <w:rsid w:val="00780148"/>
    <w:rsid w:val="00782D3D"/>
    <w:rsid w:val="00784C97"/>
    <w:rsid w:val="007855C7"/>
    <w:rsid w:val="00786058"/>
    <w:rsid w:val="00786349"/>
    <w:rsid w:val="00786D33"/>
    <w:rsid w:val="00790F8C"/>
    <w:rsid w:val="0079403A"/>
    <w:rsid w:val="00794455"/>
    <w:rsid w:val="007957F1"/>
    <w:rsid w:val="0079660F"/>
    <w:rsid w:val="007A36B1"/>
    <w:rsid w:val="007A3A0E"/>
    <w:rsid w:val="007A3A21"/>
    <w:rsid w:val="007A639F"/>
    <w:rsid w:val="007A6C92"/>
    <w:rsid w:val="007B1DA4"/>
    <w:rsid w:val="007B3773"/>
    <w:rsid w:val="007B528D"/>
    <w:rsid w:val="007B5B7F"/>
    <w:rsid w:val="007B602B"/>
    <w:rsid w:val="007B74B4"/>
    <w:rsid w:val="007B7D96"/>
    <w:rsid w:val="007C3DF5"/>
    <w:rsid w:val="007C6AB3"/>
    <w:rsid w:val="007C6D9B"/>
    <w:rsid w:val="007E333A"/>
    <w:rsid w:val="007E3382"/>
    <w:rsid w:val="007E3920"/>
    <w:rsid w:val="007E7678"/>
    <w:rsid w:val="007E7BAA"/>
    <w:rsid w:val="007F17A0"/>
    <w:rsid w:val="007F2FC0"/>
    <w:rsid w:val="007F329D"/>
    <w:rsid w:val="007F3EDC"/>
    <w:rsid w:val="00804D8C"/>
    <w:rsid w:val="00806142"/>
    <w:rsid w:val="0080723B"/>
    <w:rsid w:val="00811FB0"/>
    <w:rsid w:val="008122E2"/>
    <w:rsid w:val="00814540"/>
    <w:rsid w:val="008165C9"/>
    <w:rsid w:val="00816CE4"/>
    <w:rsid w:val="00820980"/>
    <w:rsid w:val="0082587E"/>
    <w:rsid w:val="0082746E"/>
    <w:rsid w:val="0083123D"/>
    <w:rsid w:val="00831969"/>
    <w:rsid w:val="00833AB2"/>
    <w:rsid w:val="0084094B"/>
    <w:rsid w:val="00841052"/>
    <w:rsid w:val="008453EC"/>
    <w:rsid w:val="00850C52"/>
    <w:rsid w:val="00850ECD"/>
    <w:rsid w:val="00851260"/>
    <w:rsid w:val="008528FF"/>
    <w:rsid w:val="008529BD"/>
    <w:rsid w:val="008547F2"/>
    <w:rsid w:val="00854F04"/>
    <w:rsid w:val="00857587"/>
    <w:rsid w:val="00860D74"/>
    <w:rsid w:val="00862F86"/>
    <w:rsid w:val="00864D35"/>
    <w:rsid w:val="00867800"/>
    <w:rsid w:val="008756C8"/>
    <w:rsid w:val="00876A0D"/>
    <w:rsid w:val="00884680"/>
    <w:rsid w:val="00884F2B"/>
    <w:rsid w:val="0089245B"/>
    <w:rsid w:val="00893000"/>
    <w:rsid w:val="00894E8D"/>
    <w:rsid w:val="008969C6"/>
    <w:rsid w:val="008A1943"/>
    <w:rsid w:val="008A2F44"/>
    <w:rsid w:val="008A3E70"/>
    <w:rsid w:val="008A43E6"/>
    <w:rsid w:val="008A4D34"/>
    <w:rsid w:val="008A5FD4"/>
    <w:rsid w:val="008B2131"/>
    <w:rsid w:val="008B3865"/>
    <w:rsid w:val="008B4477"/>
    <w:rsid w:val="008B4574"/>
    <w:rsid w:val="008B46D8"/>
    <w:rsid w:val="008B4FA7"/>
    <w:rsid w:val="008B5DB2"/>
    <w:rsid w:val="008B6373"/>
    <w:rsid w:val="008B73A8"/>
    <w:rsid w:val="008B7924"/>
    <w:rsid w:val="008C11D8"/>
    <w:rsid w:val="008C15A0"/>
    <w:rsid w:val="008C26B9"/>
    <w:rsid w:val="008C5E70"/>
    <w:rsid w:val="008D0B1C"/>
    <w:rsid w:val="008D1F5A"/>
    <w:rsid w:val="008D3F75"/>
    <w:rsid w:val="008D4484"/>
    <w:rsid w:val="008D5476"/>
    <w:rsid w:val="008D6628"/>
    <w:rsid w:val="008D7595"/>
    <w:rsid w:val="008D7CB1"/>
    <w:rsid w:val="008E1A2E"/>
    <w:rsid w:val="008E245E"/>
    <w:rsid w:val="008E2C88"/>
    <w:rsid w:val="008E7551"/>
    <w:rsid w:val="008E7D54"/>
    <w:rsid w:val="008F0515"/>
    <w:rsid w:val="008F69E8"/>
    <w:rsid w:val="009052EB"/>
    <w:rsid w:val="00905C48"/>
    <w:rsid w:val="00906E50"/>
    <w:rsid w:val="00912697"/>
    <w:rsid w:val="00914BA2"/>
    <w:rsid w:val="00916710"/>
    <w:rsid w:val="0091687F"/>
    <w:rsid w:val="00927ED9"/>
    <w:rsid w:val="0093000B"/>
    <w:rsid w:val="00933B7F"/>
    <w:rsid w:val="00934332"/>
    <w:rsid w:val="00934553"/>
    <w:rsid w:val="00934EE2"/>
    <w:rsid w:val="00936111"/>
    <w:rsid w:val="00941114"/>
    <w:rsid w:val="00941F06"/>
    <w:rsid w:val="009446B8"/>
    <w:rsid w:val="00945ED5"/>
    <w:rsid w:val="00946A18"/>
    <w:rsid w:val="00953869"/>
    <w:rsid w:val="009557D5"/>
    <w:rsid w:val="00955BBF"/>
    <w:rsid w:val="00960170"/>
    <w:rsid w:val="0096057B"/>
    <w:rsid w:val="00964FA1"/>
    <w:rsid w:val="0096585D"/>
    <w:rsid w:val="00965A33"/>
    <w:rsid w:val="00966EA2"/>
    <w:rsid w:val="00970B7F"/>
    <w:rsid w:val="009737B1"/>
    <w:rsid w:val="00973B42"/>
    <w:rsid w:val="00977A6D"/>
    <w:rsid w:val="009814F9"/>
    <w:rsid w:val="00983C65"/>
    <w:rsid w:val="009879E1"/>
    <w:rsid w:val="00987C14"/>
    <w:rsid w:val="00990023"/>
    <w:rsid w:val="009907B7"/>
    <w:rsid w:val="009925F8"/>
    <w:rsid w:val="00992CFF"/>
    <w:rsid w:val="00995766"/>
    <w:rsid w:val="009961A4"/>
    <w:rsid w:val="00996561"/>
    <w:rsid w:val="009A0F03"/>
    <w:rsid w:val="009A1C54"/>
    <w:rsid w:val="009A69AE"/>
    <w:rsid w:val="009B2987"/>
    <w:rsid w:val="009B3E39"/>
    <w:rsid w:val="009B4A1E"/>
    <w:rsid w:val="009B599A"/>
    <w:rsid w:val="009D0595"/>
    <w:rsid w:val="009D309B"/>
    <w:rsid w:val="009D4563"/>
    <w:rsid w:val="009D5487"/>
    <w:rsid w:val="009D690E"/>
    <w:rsid w:val="009D7087"/>
    <w:rsid w:val="009D72B4"/>
    <w:rsid w:val="009D748C"/>
    <w:rsid w:val="009E69F8"/>
    <w:rsid w:val="009E782F"/>
    <w:rsid w:val="009F0017"/>
    <w:rsid w:val="009F4EBA"/>
    <w:rsid w:val="009F64C6"/>
    <w:rsid w:val="009F6593"/>
    <w:rsid w:val="009F74AA"/>
    <w:rsid w:val="00A0103D"/>
    <w:rsid w:val="00A03730"/>
    <w:rsid w:val="00A069A8"/>
    <w:rsid w:val="00A07A85"/>
    <w:rsid w:val="00A10307"/>
    <w:rsid w:val="00A11A31"/>
    <w:rsid w:val="00A126F3"/>
    <w:rsid w:val="00A135ED"/>
    <w:rsid w:val="00A141B6"/>
    <w:rsid w:val="00A147C0"/>
    <w:rsid w:val="00A15A37"/>
    <w:rsid w:val="00A167FE"/>
    <w:rsid w:val="00A21382"/>
    <w:rsid w:val="00A2243E"/>
    <w:rsid w:val="00A22760"/>
    <w:rsid w:val="00A23512"/>
    <w:rsid w:val="00A261F7"/>
    <w:rsid w:val="00A270FE"/>
    <w:rsid w:val="00A335B2"/>
    <w:rsid w:val="00A364B0"/>
    <w:rsid w:val="00A36D0E"/>
    <w:rsid w:val="00A40C2B"/>
    <w:rsid w:val="00A42FAA"/>
    <w:rsid w:val="00A43333"/>
    <w:rsid w:val="00A43BE7"/>
    <w:rsid w:val="00A46DC7"/>
    <w:rsid w:val="00A47379"/>
    <w:rsid w:val="00A50B57"/>
    <w:rsid w:val="00A50DB8"/>
    <w:rsid w:val="00A51760"/>
    <w:rsid w:val="00A529E3"/>
    <w:rsid w:val="00A5582B"/>
    <w:rsid w:val="00A56C1D"/>
    <w:rsid w:val="00A57217"/>
    <w:rsid w:val="00A62BF1"/>
    <w:rsid w:val="00A64620"/>
    <w:rsid w:val="00A66102"/>
    <w:rsid w:val="00A66A38"/>
    <w:rsid w:val="00A718F3"/>
    <w:rsid w:val="00A73AE9"/>
    <w:rsid w:val="00A74043"/>
    <w:rsid w:val="00A74176"/>
    <w:rsid w:val="00A749F6"/>
    <w:rsid w:val="00A75A32"/>
    <w:rsid w:val="00A77903"/>
    <w:rsid w:val="00A8078B"/>
    <w:rsid w:val="00A82507"/>
    <w:rsid w:val="00A82536"/>
    <w:rsid w:val="00A84B6A"/>
    <w:rsid w:val="00A952B6"/>
    <w:rsid w:val="00AA09C6"/>
    <w:rsid w:val="00AA59DC"/>
    <w:rsid w:val="00AA5D74"/>
    <w:rsid w:val="00AA64A0"/>
    <w:rsid w:val="00AA6A06"/>
    <w:rsid w:val="00AA6E4F"/>
    <w:rsid w:val="00AB0441"/>
    <w:rsid w:val="00AB14BD"/>
    <w:rsid w:val="00AB31B5"/>
    <w:rsid w:val="00AB444F"/>
    <w:rsid w:val="00AB5CD9"/>
    <w:rsid w:val="00AC2012"/>
    <w:rsid w:val="00AC5801"/>
    <w:rsid w:val="00AD37FA"/>
    <w:rsid w:val="00AD628C"/>
    <w:rsid w:val="00AD68CD"/>
    <w:rsid w:val="00AD7082"/>
    <w:rsid w:val="00AE245C"/>
    <w:rsid w:val="00AE24D7"/>
    <w:rsid w:val="00AE2AC8"/>
    <w:rsid w:val="00AE34B1"/>
    <w:rsid w:val="00AE44FD"/>
    <w:rsid w:val="00AE4961"/>
    <w:rsid w:val="00AE6AAD"/>
    <w:rsid w:val="00AF29F8"/>
    <w:rsid w:val="00AF33B8"/>
    <w:rsid w:val="00AF4161"/>
    <w:rsid w:val="00AF41D7"/>
    <w:rsid w:val="00AF710C"/>
    <w:rsid w:val="00B0078D"/>
    <w:rsid w:val="00B04ECA"/>
    <w:rsid w:val="00B07016"/>
    <w:rsid w:val="00B107FA"/>
    <w:rsid w:val="00B11869"/>
    <w:rsid w:val="00B1602A"/>
    <w:rsid w:val="00B16BB5"/>
    <w:rsid w:val="00B175A4"/>
    <w:rsid w:val="00B22E43"/>
    <w:rsid w:val="00B23474"/>
    <w:rsid w:val="00B24AD8"/>
    <w:rsid w:val="00B31049"/>
    <w:rsid w:val="00B3351A"/>
    <w:rsid w:val="00B35A6B"/>
    <w:rsid w:val="00B363FF"/>
    <w:rsid w:val="00B3644E"/>
    <w:rsid w:val="00B36FE4"/>
    <w:rsid w:val="00B40584"/>
    <w:rsid w:val="00B41754"/>
    <w:rsid w:val="00B42094"/>
    <w:rsid w:val="00B4221A"/>
    <w:rsid w:val="00B452D5"/>
    <w:rsid w:val="00B461F4"/>
    <w:rsid w:val="00B4750A"/>
    <w:rsid w:val="00B51956"/>
    <w:rsid w:val="00B52590"/>
    <w:rsid w:val="00B56DC1"/>
    <w:rsid w:val="00B62C80"/>
    <w:rsid w:val="00B63833"/>
    <w:rsid w:val="00B64061"/>
    <w:rsid w:val="00B640C2"/>
    <w:rsid w:val="00B66B67"/>
    <w:rsid w:val="00B676ED"/>
    <w:rsid w:val="00B67A0A"/>
    <w:rsid w:val="00B67DD6"/>
    <w:rsid w:val="00B70761"/>
    <w:rsid w:val="00B72372"/>
    <w:rsid w:val="00B72C62"/>
    <w:rsid w:val="00B77B8A"/>
    <w:rsid w:val="00B82081"/>
    <w:rsid w:val="00B85572"/>
    <w:rsid w:val="00B85D22"/>
    <w:rsid w:val="00B9340B"/>
    <w:rsid w:val="00BA00E2"/>
    <w:rsid w:val="00BA19D0"/>
    <w:rsid w:val="00BA1D50"/>
    <w:rsid w:val="00BA1DED"/>
    <w:rsid w:val="00BA2B82"/>
    <w:rsid w:val="00BA455F"/>
    <w:rsid w:val="00BA6029"/>
    <w:rsid w:val="00BA6DB4"/>
    <w:rsid w:val="00BA761F"/>
    <w:rsid w:val="00BB6E44"/>
    <w:rsid w:val="00BC0C8A"/>
    <w:rsid w:val="00BC0F08"/>
    <w:rsid w:val="00BC7EAE"/>
    <w:rsid w:val="00BD1BF9"/>
    <w:rsid w:val="00BD44E2"/>
    <w:rsid w:val="00BD45A0"/>
    <w:rsid w:val="00BD4A6A"/>
    <w:rsid w:val="00BD559B"/>
    <w:rsid w:val="00BD55DC"/>
    <w:rsid w:val="00BD6B70"/>
    <w:rsid w:val="00BD748F"/>
    <w:rsid w:val="00BE0977"/>
    <w:rsid w:val="00BE37A0"/>
    <w:rsid w:val="00BE44D1"/>
    <w:rsid w:val="00BF03E2"/>
    <w:rsid w:val="00BF32C2"/>
    <w:rsid w:val="00BF7A0E"/>
    <w:rsid w:val="00C0001C"/>
    <w:rsid w:val="00C00FEE"/>
    <w:rsid w:val="00C01C3B"/>
    <w:rsid w:val="00C02CAF"/>
    <w:rsid w:val="00C037F4"/>
    <w:rsid w:val="00C03CBF"/>
    <w:rsid w:val="00C0488F"/>
    <w:rsid w:val="00C05FFB"/>
    <w:rsid w:val="00C06278"/>
    <w:rsid w:val="00C0758F"/>
    <w:rsid w:val="00C10BF8"/>
    <w:rsid w:val="00C10C06"/>
    <w:rsid w:val="00C14747"/>
    <w:rsid w:val="00C17F12"/>
    <w:rsid w:val="00C20981"/>
    <w:rsid w:val="00C26DEE"/>
    <w:rsid w:val="00C27EF4"/>
    <w:rsid w:val="00C306F1"/>
    <w:rsid w:val="00C309B3"/>
    <w:rsid w:val="00C31BD9"/>
    <w:rsid w:val="00C32FB1"/>
    <w:rsid w:val="00C36331"/>
    <w:rsid w:val="00C55CAF"/>
    <w:rsid w:val="00C63D38"/>
    <w:rsid w:val="00C6548F"/>
    <w:rsid w:val="00C718AC"/>
    <w:rsid w:val="00C73F0E"/>
    <w:rsid w:val="00C74032"/>
    <w:rsid w:val="00C807EE"/>
    <w:rsid w:val="00C811BA"/>
    <w:rsid w:val="00C819B6"/>
    <w:rsid w:val="00C8332A"/>
    <w:rsid w:val="00C8375F"/>
    <w:rsid w:val="00C84C75"/>
    <w:rsid w:val="00C87185"/>
    <w:rsid w:val="00C87598"/>
    <w:rsid w:val="00C92815"/>
    <w:rsid w:val="00C93926"/>
    <w:rsid w:val="00CA035B"/>
    <w:rsid w:val="00CA2DF9"/>
    <w:rsid w:val="00CA2F57"/>
    <w:rsid w:val="00CA5246"/>
    <w:rsid w:val="00CA594C"/>
    <w:rsid w:val="00CA6620"/>
    <w:rsid w:val="00CB08CE"/>
    <w:rsid w:val="00CB10BB"/>
    <w:rsid w:val="00CB4EC4"/>
    <w:rsid w:val="00CB4F07"/>
    <w:rsid w:val="00CB5AE6"/>
    <w:rsid w:val="00CB6688"/>
    <w:rsid w:val="00CB7D66"/>
    <w:rsid w:val="00CC04B1"/>
    <w:rsid w:val="00CC2F0E"/>
    <w:rsid w:val="00CC511D"/>
    <w:rsid w:val="00CD2A6B"/>
    <w:rsid w:val="00CD7CC6"/>
    <w:rsid w:val="00CD7D73"/>
    <w:rsid w:val="00CE13C9"/>
    <w:rsid w:val="00CE145C"/>
    <w:rsid w:val="00CE1B2C"/>
    <w:rsid w:val="00CE1D0B"/>
    <w:rsid w:val="00CE334C"/>
    <w:rsid w:val="00CF0FFC"/>
    <w:rsid w:val="00CF2158"/>
    <w:rsid w:val="00CF2CE5"/>
    <w:rsid w:val="00CF2FBC"/>
    <w:rsid w:val="00CF45C5"/>
    <w:rsid w:val="00CF5622"/>
    <w:rsid w:val="00CF5848"/>
    <w:rsid w:val="00CF734F"/>
    <w:rsid w:val="00D004F8"/>
    <w:rsid w:val="00D041C5"/>
    <w:rsid w:val="00D07C2D"/>
    <w:rsid w:val="00D12F5A"/>
    <w:rsid w:val="00D13B76"/>
    <w:rsid w:val="00D151BB"/>
    <w:rsid w:val="00D158F3"/>
    <w:rsid w:val="00D17093"/>
    <w:rsid w:val="00D212F0"/>
    <w:rsid w:val="00D216B9"/>
    <w:rsid w:val="00D24509"/>
    <w:rsid w:val="00D24D96"/>
    <w:rsid w:val="00D308DC"/>
    <w:rsid w:val="00D30E12"/>
    <w:rsid w:val="00D30FB7"/>
    <w:rsid w:val="00D33FCA"/>
    <w:rsid w:val="00D352DD"/>
    <w:rsid w:val="00D35862"/>
    <w:rsid w:val="00D366BA"/>
    <w:rsid w:val="00D37050"/>
    <w:rsid w:val="00D4188B"/>
    <w:rsid w:val="00D42D35"/>
    <w:rsid w:val="00D43D27"/>
    <w:rsid w:val="00D47FD3"/>
    <w:rsid w:val="00D51A93"/>
    <w:rsid w:val="00D5450F"/>
    <w:rsid w:val="00D55F46"/>
    <w:rsid w:val="00D628E4"/>
    <w:rsid w:val="00D6344F"/>
    <w:rsid w:val="00D63A5A"/>
    <w:rsid w:val="00D66632"/>
    <w:rsid w:val="00D72022"/>
    <w:rsid w:val="00D72761"/>
    <w:rsid w:val="00D73B4E"/>
    <w:rsid w:val="00D7451D"/>
    <w:rsid w:val="00D75DB4"/>
    <w:rsid w:val="00D767B6"/>
    <w:rsid w:val="00D76BC6"/>
    <w:rsid w:val="00D77230"/>
    <w:rsid w:val="00D8142C"/>
    <w:rsid w:val="00D819B6"/>
    <w:rsid w:val="00D81A3C"/>
    <w:rsid w:val="00D83011"/>
    <w:rsid w:val="00D8327E"/>
    <w:rsid w:val="00D8614C"/>
    <w:rsid w:val="00D9247D"/>
    <w:rsid w:val="00D93878"/>
    <w:rsid w:val="00D977BA"/>
    <w:rsid w:val="00DA0372"/>
    <w:rsid w:val="00DA20F7"/>
    <w:rsid w:val="00DA4FA5"/>
    <w:rsid w:val="00DA52E9"/>
    <w:rsid w:val="00DA5315"/>
    <w:rsid w:val="00DA727C"/>
    <w:rsid w:val="00DB0DB6"/>
    <w:rsid w:val="00DB1BCC"/>
    <w:rsid w:val="00DB4D27"/>
    <w:rsid w:val="00DB5A26"/>
    <w:rsid w:val="00DB7B07"/>
    <w:rsid w:val="00DB7C3D"/>
    <w:rsid w:val="00DB7F50"/>
    <w:rsid w:val="00DC0902"/>
    <w:rsid w:val="00DC1906"/>
    <w:rsid w:val="00DC45F0"/>
    <w:rsid w:val="00DD13C3"/>
    <w:rsid w:val="00DD29E5"/>
    <w:rsid w:val="00DD5F80"/>
    <w:rsid w:val="00DE1486"/>
    <w:rsid w:val="00DE2E3A"/>
    <w:rsid w:val="00DE335D"/>
    <w:rsid w:val="00DE4768"/>
    <w:rsid w:val="00DE4D64"/>
    <w:rsid w:val="00DE5CFC"/>
    <w:rsid w:val="00DF1FAE"/>
    <w:rsid w:val="00DF2E29"/>
    <w:rsid w:val="00DF390E"/>
    <w:rsid w:val="00DF3BC4"/>
    <w:rsid w:val="00DF3CFC"/>
    <w:rsid w:val="00E004CC"/>
    <w:rsid w:val="00E01E0A"/>
    <w:rsid w:val="00E02AF2"/>
    <w:rsid w:val="00E03D95"/>
    <w:rsid w:val="00E07529"/>
    <w:rsid w:val="00E075FA"/>
    <w:rsid w:val="00E078FD"/>
    <w:rsid w:val="00E07AD0"/>
    <w:rsid w:val="00E10813"/>
    <w:rsid w:val="00E10F41"/>
    <w:rsid w:val="00E138C9"/>
    <w:rsid w:val="00E14E13"/>
    <w:rsid w:val="00E15603"/>
    <w:rsid w:val="00E2158B"/>
    <w:rsid w:val="00E239C4"/>
    <w:rsid w:val="00E2557D"/>
    <w:rsid w:val="00E264E5"/>
    <w:rsid w:val="00E339AD"/>
    <w:rsid w:val="00E33C8E"/>
    <w:rsid w:val="00E33ECF"/>
    <w:rsid w:val="00E36B30"/>
    <w:rsid w:val="00E41E6E"/>
    <w:rsid w:val="00E4226D"/>
    <w:rsid w:val="00E44286"/>
    <w:rsid w:val="00E44A1D"/>
    <w:rsid w:val="00E54038"/>
    <w:rsid w:val="00E54C1E"/>
    <w:rsid w:val="00E57C48"/>
    <w:rsid w:val="00E6589B"/>
    <w:rsid w:val="00E66517"/>
    <w:rsid w:val="00E7147F"/>
    <w:rsid w:val="00E71489"/>
    <w:rsid w:val="00E733A4"/>
    <w:rsid w:val="00E75FF0"/>
    <w:rsid w:val="00E777EA"/>
    <w:rsid w:val="00E80FB6"/>
    <w:rsid w:val="00E83489"/>
    <w:rsid w:val="00E85C6B"/>
    <w:rsid w:val="00E85DC3"/>
    <w:rsid w:val="00E871B2"/>
    <w:rsid w:val="00E9349A"/>
    <w:rsid w:val="00E9383D"/>
    <w:rsid w:val="00E94E45"/>
    <w:rsid w:val="00EA484C"/>
    <w:rsid w:val="00EA49FD"/>
    <w:rsid w:val="00EA7D7F"/>
    <w:rsid w:val="00EB0664"/>
    <w:rsid w:val="00EB21A6"/>
    <w:rsid w:val="00EB284E"/>
    <w:rsid w:val="00EC17A0"/>
    <w:rsid w:val="00EC5DBF"/>
    <w:rsid w:val="00EC6B02"/>
    <w:rsid w:val="00EC75B6"/>
    <w:rsid w:val="00ED15F8"/>
    <w:rsid w:val="00ED50FE"/>
    <w:rsid w:val="00ED5B58"/>
    <w:rsid w:val="00ED6206"/>
    <w:rsid w:val="00ED75B3"/>
    <w:rsid w:val="00ED76F9"/>
    <w:rsid w:val="00EE2445"/>
    <w:rsid w:val="00EE2882"/>
    <w:rsid w:val="00EE3920"/>
    <w:rsid w:val="00EE533A"/>
    <w:rsid w:val="00EE5D4C"/>
    <w:rsid w:val="00EE6378"/>
    <w:rsid w:val="00EF1315"/>
    <w:rsid w:val="00EF26BA"/>
    <w:rsid w:val="00EF2A34"/>
    <w:rsid w:val="00EF434B"/>
    <w:rsid w:val="00EF4878"/>
    <w:rsid w:val="00EF5D40"/>
    <w:rsid w:val="00F03F0F"/>
    <w:rsid w:val="00F07540"/>
    <w:rsid w:val="00F07748"/>
    <w:rsid w:val="00F07D85"/>
    <w:rsid w:val="00F11C82"/>
    <w:rsid w:val="00F12AFF"/>
    <w:rsid w:val="00F12B47"/>
    <w:rsid w:val="00F148DD"/>
    <w:rsid w:val="00F155DF"/>
    <w:rsid w:val="00F16912"/>
    <w:rsid w:val="00F23647"/>
    <w:rsid w:val="00F23A1C"/>
    <w:rsid w:val="00F248B6"/>
    <w:rsid w:val="00F250C3"/>
    <w:rsid w:val="00F25F21"/>
    <w:rsid w:val="00F2624D"/>
    <w:rsid w:val="00F26A17"/>
    <w:rsid w:val="00F35B11"/>
    <w:rsid w:val="00F3605F"/>
    <w:rsid w:val="00F37A4C"/>
    <w:rsid w:val="00F458EF"/>
    <w:rsid w:val="00F46332"/>
    <w:rsid w:val="00F50025"/>
    <w:rsid w:val="00F52424"/>
    <w:rsid w:val="00F534F6"/>
    <w:rsid w:val="00F55D8D"/>
    <w:rsid w:val="00F579C2"/>
    <w:rsid w:val="00F60F86"/>
    <w:rsid w:val="00F6250D"/>
    <w:rsid w:val="00F6329C"/>
    <w:rsid w:val="00F64446"/>
    <w:rsid w:val="00F71952"/>
    <w:rsid w:val="00F719B8"/>
    <w:rsid w:val="00F76384"/>
    <w:rsid w:val="00F80DF4"/>
    <w:rsid w:val="00F81976"/>
    <w:rsid w:val="00F8209B"/>
    <w:rsid w:val="00F82309"/>
    <w:rsid w:val="00F82DF7"/>
    <w:rsid w:val="00F83AD4"/>
    <w:rsid w:val="00F8604A"/>
    <w:rsid w:val="00F9349B"/>
    <w:rsid w:val="00F9390D"/>
    <w:rsid w:val="00F96E0B"/>
    <w:rsid w:val="00FA151A"/>
    <w:rsid w:val="00FA2056"/>
    <w:rsid w:val="00FA21A9"/>
    <w:rsid w:val="00FA2A7F"/>
    <w:rsid w:val="00FA3748"/>
    <w:rsid w:val="00FA68B6"/>
    <w:rsid w:val="00FA7C69"/>
    <w:rsid w:val="00FB04B9"/>
    <w:rsid w:val="00FB2343"/>
    <w:rsid w:val="00FB58CA"/>
    <w:rsid w:val="00FB756B"/>
    <w:rsid w:val="00FC2ED0"/>
    <w:rsid w:val="00FC4ED0"/>
    <w:rsid w:val="00FC501D"/>
    <w:rsid w:val="00FC56FC"/>
    <w:rsid w:val="00FC6227"/>
    <w:rsid w:val="00FC6754"/>
    <w:rsid w:val="00FC7C58"/>
    <w:rsid w:val="00FC7E5C"/>
    <w:rsid w:val="00FD02AD"/>
    <w:rsid w:val="00FD46DA"/>
    <w:rsid w:val="00FD72FA"/>
    <w:rsid w:val="00FE0AD0"/>
    <w:rsid w:val="00FE1CA0"/>
    <w:rsid w:val="00FE2121"/>
    <w:rsid w:val="00FE39B0"/>
    <w:rsid w:val="00FE3A85"/>
    <w:rsid w:val="00FE50F4"/>
    <w:rsid w:val="00FF00D5"/>
    <w:rsid w:val="00FF0802"/>
    <w:rsid w:val="00FF2CF4"/>
    <w:rsid w:val="00FF3000"/>
    <w:rsid w:val="00FF4D14"/>
    <w:rsid w:val="00FF535E"/>
    <w:rsid w:val="00FF75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366E4C"/>
  <w15:chartTrackingRefBased/>
  <w15:docId w15:val="{B3B28726-0BD1-4F93-9C77-1C785BB87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0C52"/>
  </w:style>
  <w:style w:type="paragraph" w:styleId="Heading1">
    <w:name w:val="heading 1"/>
    <w:basedOn w:val="Normal"/>
    <w:next w:val="Normal"/>
    <w:link w:val="Heading1Char"/>
    <w:uiPriority w:val="9"/>
    <w:qFormat/>
    <w:rsid w:val="008C26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54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6A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6A38"/>
  </w:style>
  <w:style w:type="paragraph" w:styleId="Footer">
    <w:name w:val="footer"/>
    <w:basedOn w:val="Normal"/>
    <w:link w:val="FooterChar"/>
    <w:uiPriority w:val="99"/>
    <w:unhideWhenUsed/>
    <w:rsid w:val="00A66A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6A38"/>
  </w:style>
  <w:style w:type="paragraph" w:styleId="ListParagraph">
    <w:name w:val="List Paragraph"/>
    <w:basedOn w:val="Normal"/>
    <w:uiPriority w:val="34"/>
    <w:qFormat/>
    <w:rsid w:val="002314BB"/>
    <w:pPr>
      <w:ind w:left="720"/>
      <w:contextualSpacing/>
    </w:pPr>
  </w:style>
  <w:style w:type="paragraph" w:styleId="NoSpacing">
    <w:name w:val="No Spacing"/>
    <w:uiPriority w:val="1"/>
    <w:qFormat/>
    <w:rsid w:val="002314BB"/>
    <w:pPr>
      <w:spacing w:after="0" w:line="240" w:lineRule="auto"/>
    </w:pPr>
    <w:rPr>
      <w:rFonts w:eastAsiaTheme="minorEastAsia"/>
    </w:rPr>
  </w:style>
  <w:style w:type="character" w:styleId="Hyperlink">
    <w:name w:val="Hyperlink"/>
    <w:basedOn w:val="DefaultParagraphFont"/>
    <w:uiPriority w:val="99"/>
    <w:unhideWhenUsed/>
    <w:qFormat/>
    <w:rsid w:val="00750ADD"/>
    <w:rPr>
      <w:color w:val="0563C1" w:themeColor="hyperlink"/>
      <w:u w:val="single"/>
    </w:rPr>
  </w:style>
  <w:style w:type="character" w:customStyle="1" w:styleId="UnresolvedMention1">
    <w:name w:val="Unresolved Mention1"/>
    <w:basedOn w:val="DefaultParagraphFont"/>
    <w:uiPriority w:val="99"/>
    <w:semiHidden/>
    <w:unhideWhenUsed/>
    <w:rsid w:val="009D7087"/>
    <w:rPr>
      <w:color w:val="605E5C"/>
      <w:shd w:val="clear" w:color="auto" w:fill="E1DFDD"/>
    </w:rPr>
  </w:style>
  <w:style w:type="character" w:customStyle="1" w:styleId="Heading1Char">
    <w:name w:val="Heading 1 Char"/>
    <w:basedOn w:val="DefaultParagraphFont"/>
    <w:link w:val="Heading1"/>
    <w:uiPriority w:val="9"/>
    <w:rsid w:val="008C26B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C26B9"/>
    <w:pPr>
      <w:outlineLvl w:val="9"/>
    </w:pPr>
    <w:rPr>
      <w:lang w:val="en-US"/>
    </w:rPr>
  </w:style>
  <w:style w:type="paragraph" w:styleId="TOC2">
    <w:name w:val="toc 2"/>
    <w:basedOn w:val="Normal"/>
    <w:next w:val="Normal"/>
    <w:autoRedefine/>
    <w:uiPriority w:val="39"/>
    <w:unhideWhenUsed/>
    <w:rsid w:val="00DE1486"/>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B5FB5"/>
    <w:pPr>
      <w:tabs>
        <w:tab w:val="right" w:leader="dot" w:pos="9016"/>
      </w:tabs>
      <w:spacing w:after="100"/>
      <w:pPrChange w:id="0" w:author="Pukuta Mwanza" w:date="2022-08-05T17:55:00Z">
        <w:pPr>
          <w:spacing w:after="100" w:line="259" w:lineRule="auto"/>
        </w:pPr>
      </w:pPrChange>
    </w:pPr>
    <w:rPr>
      <w:rFonts w:eastAsiaTheme="minorEastAsia" w:cs="Times New Roman"/>
      <w:lang w:val="en-US"/>
      <w:rPrChange w:id="0" w:author="Pukuta Mwanza" w:date="2022-08-05T17:55:00Z">
        <w:rPr>
          <w:rFonts w:asciiTheme="minorHAnsi" w:eastAsiaTheme="minorEastAsia" w:hAnsiTheme="minorHAnsi"/>
          <w:sz w:val="22"/>
          <w:szCs w:val="22"/>
          <w:lang w:val="en-US" w:eastAsia="en-US" w:bidi="ar-SA"/>
        </w:rPr>
      </w:rPrChange>
    </w:rPr>
  </w:style>
  <w:style w:type="paragraph" w:styleId="TOC3">
    <w:name w:val="toc 3"/>
    <w:basedOn w:val="Normal"/>
    <w:next w:val="Normal"/>
    <w:autoRedefine/>
    <w:uiPriority w:val="39"/>
    <w:unhideWhenUsed/>
    <w:rsid w:val="00DE1486"/>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9D5487"/>
    <w:rPr>
      <w:rFonts w:asciiTheme="majorHAnsi" w:eastAsiaTheme="majorEastAsia" w:hAnsiTheme="majorHAnsi" w:cstheme="majorBidi"/>
      <w:color w:val="2F5496" w:themeColor="accent1" w:themeShade="BF"/>
      <w:sz w:val="26"/>
      <w:szCs w:val="26"/>
    </w:rPr>
  </w:style>
  <w:style w:type="paragraph" w:customStyle="1" w:styleId="Default">
    <w:name w:val="Default"/>
    <w:rsid w:val="00AD628C"/>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Caption">
    <w:name w:val="caption"/>
    <w:basedOn w:val="Normal"/>
    <w:next w:val="Normal"/>
    <w:uiPriority w:val="35"/>
    <w:unhideWhenUsed/>
    <w:qFormat/>
    <w:rsid w:val="004F0B0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36D0E"/>
    <w:pPr>
      <w:spacing w:after="0"/>
      <w:ind w:left="440" w:hanging="440"/>
    </w:pPr>
    <w:rPr>
      <w:rFonts w:cstheme="minorHAnsi"/>
      <w:b/>
      <w:bCs/>
      <w:sz w:val="20"/>
      <w:szCs w:val="20"/>
    </w:rPr>
  </w:style>
  <w:style w:type="character" w:styleId="FollowedHyperlink">
    <w:name w:val="FollowedHyperlink"/>
    <w:basedOn w:val="DefaultParagraphFont"/>
    <w:uiPriority w:val="99"/>
    <w:semiHidden/>
    <w:unhideWhenUsed/>
    <w:rsid w:val="00452943"/>
    <w:rPr>
      <w:color w:val="954F72" w:themeColor="followedHyperlink"/>
      <w:u w:val="single"/>
    </w:rPr>
  </w:style>
  <w:style w:type="table" w:styleId="TableGrid">
    <w:name w:val="Table Grid"/>
    <w:basedOn w:val="TableNormal"/>
    <w:uiPriority w:val="39"/>
    <w:rsid w:val="00816C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6618"/>
    <w:rPr>
      <w:color w:val="808080"/>
    </w:rPr>
  </w:style>
  <w:style w:type="character" w:styleId="CommentReference">
    <w:name w:val="annotation reference"/>
    <w:basedOn w:val="DefaultParagraphFont"/>
    <w:uiPriority w:val="99"/>
    <w:semiHidden/>
    <w:unhideWhenUsed/>
    <w:rsid w:val="00D8614C"/>
    <w:rPr>
      <w:sz w:val="16"/>
      <w:szCs w:val="16"/>
    </w:rPr>
  </w:style>
  <w:style w:type="paragraph" w:styleId="CommentText">
    <w:name w:val="annotation text"/>
    <w:basedOn w:val="Normal"/>
    <w:link w:val="CommentTextChar"/>
    <w:uiPriority w:val="99"/>
    <w:semiHidden/>
    <w:unhideWhenUsed/>
    <w:rsid w:val="00D8614C"/>
    <w:pPr>
      <w:spacing w:line="240" w:lineRule="auto"/>
    </w:pPr>
    <w:rPr>
      <w:sz w:val="20"/>
      <w:szCs w:val="20"/>
    </w:rPr>
  </w:style>
  <w:style w:type="character" w:customStyle="1" w:styleId="CommentTextChar">
    <w:name w:val="Comment Text Char"/>
    <w:basedOn w:val="DefaultParagraphFont"/>
    <w:link w:val="CommentText"/>
    <w:uiPriority w:val="99"/>
    <w:semiHidden/>
    <w:rsid w:val="00D8614C"/>
    <w:rPr>
      <w:sz w:val="20"/>
      <w:szCs w:val="20"/>
    </w:rPr>
  </w:style>
  <w:style w:type="paragraph" w:styleId="CommentSubject">
    <w:name w:val="annotation subject"/>
    <w:basedOn w:val="CommentText"/>
    <w:next w:val="CommentText"/>
    <w:link w:val="CommentSubjectChar"/>
    <w:uiPriority w:val="99"/>
    <w:semiHidden/>
    <w:unhideWhenUsed/>
    <w:rsid w:val="00D8614C"/>
    <w:rPr>
      <w:b/>
      <w:bCs/>
    </w:rPr>
  </w:style>
  <w:style w:type="character" w:customStyle="1" w:styleId="CommentSubjectChar">
    <w:name w:val="Comment Subject Char"/>
    <w:basedOn w:val="CommentTextChar"/>
    <w:link w:val="CommentSubject"/>
    <w:uiPriority w:val="99"/>
    <w:semiHidden/>
    <w:rsid w:val="00D8614C"/>
    <w:rPr>
      <w:b/>
      <w:bCs/>
      <w:sz w:val="20"/>
      <w:szCs w:val="20"/>
    </w:rPr>
  </w:style>
  <w:style w:type="paragraph" w:styleId="BalloonText">
    <w:name w:val="Balloon Text"/>
    <w:basedOn w:val="Normal"/>
    <w:link w:val="BalloonTextChar"/>
    <w:uiPriority w:val="99"/>
    <w:semiHidden/>
    <w:unhideWhenUsed/>
    <w:rsid w:val="00D861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614C"/>
    <w:rPr>
      <w:rFonts w:ascii="Segoe UI" w:hAnsi="Segoe UI" w:cs="Segoe UI"/>
      <w:sz w:val="18"/>
      <w:szCs w:val="18"/>
    </w:rPr>
  </w:style>
  <w:style w:type="character" w:styleId="Strong">
    <w:name w:val="Strong"/>
    <w:basedOn w:val="DefaultParagraphFont"/>
    <w:uiPriority w:val="22"/>
    <w:qFormat/>
    <w:rsid w:val="005A55B4"/>
    <w:rPr>
      <w:b/>
      <w:bCs/>
    </w:rPr>
  </w:style>
  <w:style w:type="paragraph" w:styleId="Bibliography">
    <w:name w:val="Bibliography"/>
    <w:basedOn w:val="Normal"/>
    <w:next w:val="Normal"/>
    <w:uiPriority w:val="37"/>
    <w:unhideWhenUsed/>
    <w:rsid w:val="00CA035B"/>
    <w:rPr>
      <w:lang w:val="en-US"/>
    </w:rPr>
  </w:style>
  <w:style w:type="paragraph" w:styleId="NormalWeb">
    <w:name w:val="Normal (Web)"/>
    <w:basedOn w:val="Normal"/>
    <w:uiPriority w:val="99"/>
    <w:semiHidden/>
    <w:unhideWhenUsed/>
    <w:rsid w:val="00162C7B"/>
    <w:rPr>
      <w:rFonts w:ascii="Times New Roman" w:hAnsi="Times New Roman" w:cs="Times New Roman"/>
      <w:sz w:val="24"/>
      <w:szCs w:val="24"/>
    </w:rPr>
  </w:style>
  <w:style w:type="paragraph" w:styleId="Revision">
    <w:name w:val="Revision"/>
    <w:hidden/>
    <w:uiPriority w:val="99"/>
    <w:semiHidden/>
    <w:rsid w:val="0035353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9992">
      <w:bodyDiv w:val="1"/>
      <w:marLeft w:val="0"/>
      <w:marRight w:val="0"/>
      <w:marTop w:val="0"/>
      <w:marBottom w:val="0"/>
      <w:divBdr>
        <w:top w:val="none" w:sz="0" w:space="0" w:color="auto"/>
        <w:left w:val="none" w:sz="0" w:space="0" w:color="auto"/>
        <w:bottom w:val="none" w:sz="0" w:space="0" w:color="auto"/>
        <w:right w:val="none" w:sz="0" w:space="0" w:color="auto"/>
      </w:divBdr>
    </w:div>
    <w:div w:id="6569178">
      <w:bodyDiv w:val="1"/>
      <w:marLeft w:val="0"/>
      <w:marRight w:val="0"/>
      <w:marTop w:val="0"/>
      <w:marBottom w:val="0"/>
      <w:divBdr>
        <w:top w:val="none" w:sz="0" w:space="0" w:color="auto"/>
        <w:left w:val="none" w:sz="0" w:space="0" w:color="auto"/>
        <w:bottom w:val="none" w:sz="0" w:space="0" w:color="auto"/>
        <w:right w:val="none" w:sz="0" w:space="0" w:color="auto"/>
      </w:divBdr>
    </w:div>
    <w:div w:id="7753721">
      <w:bodyDiv w:val="1"/>
      <w:marLeft w:val="0"/>
      <w:marRight w:val="0"/>
      <w:marTop w:val="0"/>
      <w:marBottom w:val="0"/>
      <w:divBdr>
        <w:top w:val="none" w:sz="0" w:space="0" w:color="auto"/>
        <w:left w:val="none" w:sz="0" w:space="0" w:color="auto"/>
        <w:bottom w:val="none" w:sz="0" w:space="0" w:color="auto"/>
        <w:right w:val="none" w:sz="0" w:space="0" w:color="auto"/>
      </w:divBdr>
    </w:div>
    <w:div w:id="8530173">
      <w:bodyDiv w:val="1"/>
      <w:marLeft w:val="0"/>
      <w:marRight w:val="0"/>
      <w:marTop w:val="0"/>
      <w:marBottom w:val="0"/>
      <w:divBdr>
        <w:top w:val="none" w:sz="0" w:space="0" w:color="auto"/>
        <w:left w:val="none" w:sz="0" w:space="0" w:color="auto"/>
        <w:bottom w:val="none" w:sz="0" w:space="0" w:color="auto"/>
        <w:right w:val="none" w:sz="0" w:space="0" w:color="auto"/>
      </w:divBdr>
    </w:div>
    <w:div w:id="40907144">
      <w:bodyDiv w:val="1"/>
      <w:marLeft w:val="0"/>
      <w:marRight w:val="0"/>
      <w:marTop w:val="0"/>
      <w:marBottom w:val="0"/>
      <w:divBdr>
        <w:top w:val="none" w:sz="0" w:space="0" w:color="auto"/>
        <w:left w:val="none" w:sz="0" w:space="0" w:color="auto"/>
        <w:bottom w:val="none" w:sz="0" w:space="0" w:color="auto"/>
        <w:right w:val="none" w:sz="0" w:space="0" w:color="auto"/>
      </w:divBdr>
    </w:div>
    <w:div w:id="55279457">
      <w:bodyDiv w:val="1"/>
      <w:marLeft w:val="0"/>
      <w:marRight w:val="0"/>
      <w:marTop w:val="0"/>
      <w:marBottom w:val="0"/>
      <w:divBdr>
        <w:top w:val="none" w:sz="0" w:space="0" w:color="auto"/>
        <w:left w:val="none" w:sz="0" w:space="0" w:color="auto"/>
        <w:bottom w:val="none" w:sz="0" w:space="0" w:color="auto"/>
        <w:right w:val="none" w:sz="0" w:space="0" w:color="auto"/>
      </w:divBdr>
    </w:div>
    <w:div w:id="58485833">
      <w:bodyDiv w:val="1"/>
      <w:marLeft w:val="0"/>
      <w:marRight w:val="0"/>
      <w:marTop w:val="0"/>
      <w:marBottom w:val="0"/>
      <w:divBdr>
        <w:top w:val="none" w:sz="0" w:space="0" w:color="auto"/>
        <w:left w:val="none" w:sz="0" w:space="0" w:color="auto"/>
        <w:bottom w:val="none" w:sz="0" w:space="0" w:color="auto"/>
        <w:right w:val="none" w:sz="0" w:space="0" w:color="auto"/>
      </w:divBdr>
      <w:divsChild>
        <w:div w:id="1815098305">
          <w:marLeft w:val="0"/>
          <w:marRight w:val="0"/>
          <w:marTop w:val="0"/>
          <w:marBottom w:val="0"/>
          <w:divBdr>
            <w:top w:val="none" w:sz="0" w:space="0" w:color="auto"/>
            <w:left w:val="none" w:sz="0" w:space="0" w:color="auto"/>
            <w:bottom w:val="none" w:sz="0" w:space="0" w:color="auto"/>
            <w:right w:val="none" w:sz="0" w:space="0" w:color="auto"/>
          </w:divBdr>
          <w:divsChild>
            <w:div w:id="768281905">
              <w:marLeft w:val="0"/>
              <w:marRight w:val="0"/>
              <w:marTop w:val="0"/>
              <w:marBottom w:val="0"/>
              <w:divBdr>
                <w:top w:val="none" w:sz="0" w:space="0" w:color="auto"/>
                <w:left w:val="none" w:sz="0" w:space="0" w:color="auto"/>
                <w:bottom w:val="none" w:sz="0" w:space="0" w:color="auto"/>
                <w:right w:val="none" w:sz="0" w:space="0" w:color="auto"/>
              </w:divBdr>
            </w:div>
            <w:div w:id="381489890">
              <w:marLeft w:val="0"/>
              <w:marRight w:val="0"/>
              <w:marTop w:val="0"/>
              <w:marBottom w:val="0"/>
              <w:divBdr>
                <w:top w:val="none" w:sz="0" w:space="0" w:color="auto"/>
                <w:left w:val="none" w:sz="0" w:space="0" w:color="auto"/>
                <w:bottom w:val="none" w:sz="0" w:space="0" w:color="auto"/>
                <w:right w:val="none" w:sz="0" w:space="0" w:color="auto"/>
              </w:divBdr>
            </w:div>
            <w:div w:id="2026637854">
              <w:marLeft w:val="0"/>
              <w:marRight w:val="0"/>
              <w:marTop w:val="0"/>
              <w:marBottom w:val="0"/>
              <w:divBdr>
                <w:top w:val="none" w:sz="0" w:space="0" w:color="auto"/>
                <w:left w:val="none" w:sz="0" w:space="0" w:color="auto"/>
                <w:bottom w:val="none" w:sz="0" w:space="0" w:color="auto"/>
                <w:right w:val="none" w:sz="0" w:space="0" w:color="auto"/>
              </w:divBdr>
            </w:div>
            <w:div w:id="844246417">
              <w:marLeft w:val="0"/>
              <w:marRight w:val="0"/>
              <w:marTop w:val="0"/>
              <w:marBottom w:val="0"/>
              <w:divBdr>
                <w:top w:val="none" w:sz="0" w:space="0" w:color="auto"/>
                <w:left w:val="none" w:sz="0" w:space="0" w:color="auto"/>
                <w:bottom w:val="none" w:sz="0" w:space="0" w:color="auto"/>
                <w:right w:val="none" w:sz="0" w:space="0" w:color="auto"/>
              </w:divBdr>
            </w:div>
            <w:div w:id="821848504">
              <w:marLeft w:val="0"/>
              <w:marRight w:val="0"/>
              <w:marTop w:val="0"/>
              <w:marBottom w:val="0"/>
              <w:divBdr>
                <w:top w:val="none" w:sz="0" w:space="0" w:color="auto"/>
                <w:left w:val="none" w:sz="0" w:space="0" w:color="auto"/>
                <w:bottom w:val="none" w:sz="0" w:space="0" w:color="auto"/>
                <w:right w:val="none" w:sz="0" w:space="0" w:color="auto"/>
              </w:divBdr>
            </w:div>
            <w:div w:id="1884515879">
              <w:marLeft w:val="0"/>
              <w:marRight w:val="0"/>
              <w:marTop w:val="0"/>
              <w:marBottom w:val="0"/>
              <w:divBdr>
                <w:top w:val="none" w:sz="0" w:space="0" w:color="auto"/>
                <w:left w:val="none" w:sz="0" w:space="0" w:color="auto"/>
                <w:bottom w:val="none" w:sz="0" w:space="0" w:color="auto"/>
                <w:right w:val="none" w:sz="0" w:space="0" w:color="auto"/>
              </w:divBdr>
            </w:div>
            <w:div w:id="2036728683">
              <w:marLeft w:val="0"/>
              <w:marRight w:val="0"/>
              <w:marTop w:val="0"/>
              <w:marBottom w:val="0"/>
              <w:divBdr>
                <w:top w:val="none" w:sz="0" w:space="0" w:color="auto"/>
                <w:left w:val="none" w:sz="0" w:space="0" w:color="auto"/>
                <w:bottom w:val="none" w:sz="0" w:space="0" w:color="auto"/>
                <w:right w:val="none" w:sz="0" w:space="0" w:color="auto"/>
              </w:divBdr>
            </w:div>
            <w:div w:id="433063586">
              <w:marLeft w:val="0"/>
              <w:marRight w:val="0"/>
              <w:marTop w:val="0"/>
              <w:marBottom w:val="0"/>
              <w:divBdr>
                <w:top w:val="none" w:sz="0" w:space="0" w:color="auto"/>
                <w:left w:val="none" w:sz="0" w:space="0" w:color="auto"/>
                <w:bottom w:val="none" w:sz="0" w:space="0" w:color="auto"/>
                <w:right w:val="none" w:sz="0" w:space="0" w:color="auto"/>
              </w:divBdr>
            </w:div>
            <w:div w:id="82536156">
              <w:marLeft w:val="0"/>
              <w:marRight w:val="0"/>
              <w:marTop w:val="0"/>
              <w:marBottom w:val="0"/>
              <w:divBdr>
                <w:top w:val="none" w:sz="0" w:space="0" w:color="auto"/>
                <w:left w:val="none" w:sz="0" w:space="0" w:color="auto"/>
                <w:bottom w:val="none" w:sz="0" w:space="0" w:color="auto"/>
                <w:right w:val="none" w:sz="0" w:space="0" w:color="auto"/>
              </w:divBdr>
            </w:div>
            <w:div w:id="490296522">
              <w:marLeft w:val="0"/>
              <w:marRight w:val="0"/>
              <w:marTop w:val="0"/>
              <w:marBottom w:val="0"/>
              <w:divBdr>
                <w:top w:val="none" w:sz="0" w:space="0" w:color="auto"/>
                <w:left w:val="none" w:sz="0" w:space="0" w:color="auto"/>
                <w:bottom w:val="none" w:sz="0" w:space="0" w:color="auto"/>
                <w:right w:val="none" w:sz="0" w:space="0" w:color="auto"/>
              </w:divBdr>
            </w:div>
            <w:div w:id="1593124313">
              <w:marLeft w:val="0"/>
              <w:marRight w:val="0"/>
              <w:marTop w:val="0"/>
              <w:marBottom w:val="0"/>
              <w:divBdr>
                <w:top w:val="none" w:sz="0" w:space="0" w:color="auto"/>
                <w:left w:val="none" w:sz="0" w:space="0" w:color="auto"/>
                <w:bottom w:val="none" w:sz="0" w:space="0" w:color="auto"/>
                <w:right w:val="none" w:sz="0" w:space="0" w:color="auto"/>
              </w:divBdr>
            </w:div>
            <w:div w:id="378480926">
              <w:marLeft w:val="0"/>
              <w:marRight w:val="0"/>
              <w:marTop w:val="0"/>
              <w:marBottom w:val="0"/>
              <w:divBdr>
                <w:top w:val="none" w:sz="0" w:space="0" w:color="auto"/>
                <w:left w:val="none" w:sz="0" w:space="0" w:color="auto"/>
                <w:bottom w:val="none" w:sz="0" w:space="0" w:color="auto"/>
                <w:right w:val="none" w:sz="0" w:space="0" w:color="auto"/>
              </w:divBdr>
            </w:div>
            <w:div w:id="1941062773">
              <w:marLeft w:val="0"/>
              <w:marRight w:val="0"/>
              <w:marTop w:val="0"/>
              <w:marBottom w:val="0"/>
              <w:divBdr>
                <w:top w:val="none" w:sz="0" w:space="0" w:color="auto"/>
                <w:left w:val="none" w:sz="0" w:space="0" w:color="auto"/>
                <w:bottom w:val="none" w:sz="0" w:space="0" w:color="auto"/>
                <w:right w:val="none" w:sz="0" w:space="0" w:color="auto"/>
              </w:divBdr>
            </w:div>
            <w:div w:id="1492986423">
              <w:marLeft w:val="0"/>
              <w:marRight w:val="0"/>
              <w:marTop w:val="0"/>
              <w:marBottom w:val="0"/>
              <w:divBdr>
                <w:top w:val="none" w:sz="0" w:space="0" w:color="auto"/>
                <w:left w:val="none" w:sz="0" w:space="0" w:color="auto"/>
                <w:bottom w:val="none" w:sz="0" w:space="0" w:color="auto"/>
                <w:right w:val="none" w:sz="0" w:space="0" w:color="auto"/>
              </w:divBdr>
            </w:div>
            <w:div w:id="541400936">
              <w:marLeft w:val="0"/>
              <w:marRight w:val="0"/>
              <w:marTop w:val="0"/>
              <w:marBottom w:val="0"/>
              <w:divBdr>
                <w:top w:val="none" w:sz="0" w:space="0" w:color="auto"/>
                <w:left w:val="none" w:sz="0" w:space="0" w:color="auto"/>
                <w:bottom w:val="none" w:sz="0" w:space="0" w:color="auto"/>
                <w:right w:val="none" w:sz="0" w:space="0" w:color="auto"/>
              </w:divBdr>
            </w:div>
            <w:div w:id="2075353610">
              <w:marLeft w:val="0"/>
              <w:marRight w:val="0"/>
              <w:marTop w:val="0"/>
              <w:marBottom w:val="0"/>
              <w:divBdr>
                <w:top w:val="none" w:sz="0" w:space="0" w:color="auto"/>
                <w:left w:val="none" w:sz="0" w:space="0" w:color="auto"/>
                <w:bottom w:val="none" w:sz="0" w:space="0" w:color="auto"/>
                <w:right w:val="none" w:sz="0" w:space="0" w:color="auto"/>
              </w:divBdr>
            </w:div>
            <w:div w:id="790981137">
              <w:marLeft w:val="0"/>
              <w:marRight w:val="0"/>
              <w:marTop w:val="0"/>
              <w:marBottom w:val="0"/>
              <w:divBdr>
                <w:top w:val="none" w:sz="0" w:space="0" w:color="auto"/>
                <w:left w:val="none" w:sz="0" w:space="0" w:color="auto"/>
                <w:bottom w:val="none" w:sz="0" w:space="0" w:color="auto"/>
                <w:right w:val="none" w:sz="0" w:space="0" w:color="auto"/>
              </w:divBdr>
            </w:div>
            <w:div w:id="620111469">
              <w:marLeft w:val="0"/>
              <w:marRight w:val="0"/>
              <w:marTop w:val="0"/>
              <w:marBottom w:val="0"/>
              <w:divBdr>
                <w:top w:val="none" w:sz="0" w:space="0" w:color="auto"/>
                <w:left w:val="none" w:sz="0" w:space="0" w:color="auto"/>
                <w:bottom w:val="none" w:sz="0" w:space="0" w:color="auto"/>
                <w:right w:val="none" w:sz="0" w:space="0" w:color="auto"/>
              </w:divBdr>
            </w:div>
            <w:div w:id="1037899259">
              <w:marLeft w:val="0"/>
              <w:marRight w:val="0"/>
              <w:marTop w:val="0"/>
              <w:marBottom w:val="0"/>
              <w:divBdr>
                <w:top w:val="none" w:sz="0" w:space="0" w:color="auto"/>
                <w:left w:val="none" w:sz="0" w:space="0" w:color="auto"/>
                <w:bottom w:val="none" w:sz="0" w:space="0" w:color="auto"/>
                <w:right w:val="none" w:sz="0" w:space="0" w:color="auto"/>
              </w:divBdr>
            </w:div>
            <w:div w:id="1313289555">
              <w:marLeft w:val="0"/>
              <w:marRight w:val="0"/>
              <w:marTop w:val="0"/>
              <w:marBottom w:val="0"/>
              <w:divBdr>
                <w:top w:val="none" w:sz="0" w:space="0" w:color="auto"/>
                <w:left w:val="none" w:sz="0" w:space="0" w:color="auto"/>
                <w:bottom w:val="none" w:sz="0" w:space="0" w:color="auto"/>
                <w:right w:val="none" w:sz="0" w:space="0" w:color="auto"/>
              </w:divBdr>
            </w:div>
            <w:div w:id="1161582073">
              <w:marLeft w:val="0"/>
              <w:marRight w:val="0"/>
              <w:marTop w:val="0"/>
              <w:marBottom w:val="0"/>
              <w:divBdr>
                <w:top w:val="none" w:sz="0" w:space="0" w:color="auto"/>
                <w:left w:val="none" w:sz="0" w:space="0" w:color="auto"/>
                <w:bottom w:val="none" w:sz="0" w:space="0" w:color="auto"/>
                <w:right w:val="none" w:sz="0" w:space="0" w:color="auto"/>
              </w:divBdr>
            </w:div>
            <w:div w:id="1156991126">
              <w:marLeft w:val="0"/>
              <w:marRight w:val="0"/>
              <w:marTop w:val="0"/>
              <w:marBottom w:val="0"/>
              <w:divBdr>
                <w:top w:val="none" w:sz="0" w:space="0" w:color="auto"/>
                <w:left w:val="none" w:sz="0" w:space="0" w:color="auto"/>
                <w:bottom w:val="none" w:sz="0" w:space="0" w:color="auto"/>
                <w:right w:val="none" w:sz="0" w:space="0" w:color="auto"/>
              </w:divBdr>
            </w:div>
            <w:div w:id="851341508">
              <w:marLeft w:val="0"/>
              <w:marRight w:val="0"/>
              <w:marTop w:val="0"/>
              <w:marBottom w:val="0"/>
              <w:divBdr>
                <w:top w:val="none" w:sz="0" w:space="0" w:color="auto"/>
                <w:left w:val="none" w:sz="0" w:space="0" w:color="auto"/>
                <w:bottom w:val="none" w:sz="0" w:space="0" w:color="auto"/>
                <w:right w:val="none" w:sz="0" w:space="0" w:color="auto"/>
              </w:divBdr>
            </w:div>
            <w:div w:id="843519080">
              <w:marLeft w:val="0"/>
              <w:marRight w:val="0"/>
              <w:marTop w:val="0"/>
              <w:marBottom w:val="0"/>
              <w:divBdr>
                <w:top w:val="none" w:sz="0" w:space="0" w:color="auto"/>
                <w:left w:val="none" w:sz="0" w:space="0" w:color="auto"/>
                <w:bottom w:val="none" w:sz="0" w:space="0" w:color="auto"/>
                <w:right w:val="none" w:sz="0" w:space="0" w:color="auto"/>
              </w:divBdr>
            </w:div>
            <w:div w:id="1772703617">
              <w:marLeft w:val="0"/>
              <w:marRight w:val="0"/>
              <w:marTop w:val="0"/>
              <w:marBottom w:val="0"/>
              <w:divBdr>
                <w:top w:val="none" w:sz="0" w:space="0" w:color="auto"/>
                <w:left w:val="none" w:sz="0" w:space="0" w:color="auto"/>
                <w:bottom w:val="none" w:sz="0" w:space="0" w:color="auto"/>
                <w:right w:val="none" w:sz="0" w:space="0" w:color="auto"/>
              </w:divBdr>
            </w:div>
            <w:div w:id="349184116">
              <w:marLeft w:val="0"/>
              <w:marRight w:val="0"/>
              <w:marTop w:val="0"/>
              <w:marBottom w:val="0"/>
              <w:divBdr>
                <w:top w:val="none" w:sz="0" w:space="0" w:color="auto"/>
                <w:left w:val="none" w:sz="0" w:space="0" w:color="auto"/>
                <w:bottom w:val="none" w:sz="0" w:space="0" w:color="auto"/>
                <w:right w:val="none" w:sz="0" w:space="0" w:color="auto"/>
              </w:divBdr>
            </w:div>
            <w:div w:id="231278303">
              <w:marLeft w:val="0"/>
              <w:marRight w:val="0"/>
              <w:marTop w:val="0"/>
              <w:marBottom w:val="0"/>
              <w:divBdr>
                <w:top w:val="none" w:sz="0" w:space="0" w:color="auto"/>
                <w:left w:val="none" w:sz="0" w:space="0" w:color="auto"/>
                <w:bottom w:val="none" w:sz="0" w:space="0" w:color="auto"/>
                <w:right w:val="none" w:sz="0" w:space="0" w:color="auto"/>
              </w:divBdr>
            </w:div>
            <w:div w:id="823620697">
              <w:marLeft w:val="0"/>
              <w:marRight w:val="0"/>
              <w:marTop w:val="0"/>
              <w:marBottom w:val="0"/>
              <w:divBdr>
                <w:top w:val="none" w:sz="0" w:space="0" w:color="auto"/>
                <w:left w:val="none" w:sz="0" w:space="0" w:color="auto"/>
                <w:bottom w:val="none" w:sz="0" w:space="0" w:color="auto"/>
                <w:right w:val="none" w:sz="0" w:space="0" w:color="auto"/>
              </w:divBdr>
            </w:div>
            <w:div w:id="714699727">
              <w:marLeft w:val="0"/>
              <w:marRight w:val="0"/>
              <w:marTop w:val="0"/>
              <w:marBottom w:val="0"/>
              <w:divBdr>
                <w:top w:val="none" w:sz="0" w:space="0" w:color="auto"/>
                <w:left w:val="none" w:sz="0" w:space="0" w:color="auto"/>
                <w:bottom w:val="none" w:sz="0" w:space="0" w:color="auto"/>
                <w:right w:val="none" w:sz="0" w:space="0" w:color="auto"/>
              </w:divBdr>
            </w:div>
            <w:div w:id="1896156305">
              <w:marLeft w:val="0"/>
              <w:marRight w:val="0"/>
              <w:marTop w:val="0"/>
              <w:marBottom w:val="0"/>
              <w:divBdr>
                <w:top w:val="none" w:sz="0" w:space="0" w:color="auto"/>
                <w:left w:val="none" w:sz="0" w:space="0" w:color="auto"/>
                <w:bottom w:val="none" w:sz="0" w:space="0" w:color="auto"/>
                <w:right w:val="none" w:sz="0" w:space="0" w:color="auto"/>
              </w:divBdr>
            </w:div>
            <w:div w:id="430785043">
              <w:marLeft w:val="0"/>
              <w:marRight w:val="0"/>
              <w:marTop w:val="0"/>
              <w:marBottom w:val="0"/>
              <w:divBdr>
                <w:top w:val="none" w:sz="0" w:space="0" w:color="auto"/>
                <w:left w:val="none" w:sz="0" w:space="0" w:color="auto"/>
                <w:bottom w:val="none" w:sz="0" w:space="0" w:color="auto"/>
                <w:right w:val="none" w:sz="0" w:space="0" w:color="auto"/>
              </w:divBdr>
            </w:div>
            <w:div w:id="2097825602">
              <w:marLeft w:val="0"/>
              <w:marRight w:val="0"/>
              <w:marTop w:val="0"/>
              <w:marBottom w:val="0"/>
              <w:divBdr>
                <w:top w:val="none" w:sz="0" w:space="0" w:color="auto"/>
                <w:left w:val="none" w:sz="0" w:space="0" w:color="auto"/>
                <w:bottom w:val="none" w:sz="0" w:space="0" w:color="auto"/>
                <w:right w:val="none" w:sz="0" w:space="0" w:color="auto"/>
              </w:divBdr>
            </w:div>
            <w:div w:id="1260412191">
              <w:marLeft w:val="0"/>
              <w:marRight w:val="0"/>
              <w:marTop w:val="0"/>
              <w:marBottom w:val="0"/>
              <w:divBdr>
                <w:top w:val="none" w:sz="0" w:space="0" w:color="auto"/>
                <w:left w:val="none" w:sz="0" w:space="0" w:color="auto"/>
                <w:bottom w:val="none" w:sz="0" w:space="0" w:color="auto"/>
                <w:right w:val="none" w:sz="0" w:space="0" w:color="auto"/>
              </w:divBdr>
            </w:div>
            <w:div w:id="229385388">
              <w:marLeft w:val="0"/>
              <w:marRight w:val="0"/>
              <w:marTop w:val="0"/>
              <w:marBottom w:val="0"/>
              <w:divBdr>
                <w:top w:val="none" w:sz="0" w:space="0" w:color="auto"/>
                <w:left w:val="none" w:sz="0" w:space="0" w:color="auto"/>
                <w:bottom w:val="none" w:sz="0" w:space="0" w:color="auto"/>
                <w:right w:val="none" w:sz="0" w:space="0" w:color="auto"/>
              </w:divBdr>
            </w:div>
            <w:div w:id="1776248499">
              <w:marLeft w:val="0"/>
              <w:marRight w:val="0"/>
              <w:marTop w:val="0"/>
              <w:marBottom w:val="0"/>
              <w:divBdr>
                <w:top w:val="none" w:sz="0" w:space="0" w:color="auto"/>
                <w:left w:val="none" w:sz="0" w:space="0" w:color="auto"/>
                <w:bottom w:val="none" w:sz="0" w:space="0" w:color="auto"/>
                <w:right w:val="none" w:sz="0" w:space="0" w:color="auto"/>
              </w:divBdr>
            </w:div>
            <w:div w:id="96218314">
              <w:marLeft w:val="0"/>
              <w:marRight w:val="0"/>
              <w:marTop w:val="0"/>
              <w:marBottom w:val="0"/>
              <w:divBdr>
                <w:top w:val="none" w:sz="0" w:space="0" w:color="auto"/>
                <w:left w:val="none" w:sz="0" w:space="0" w:color="auto"/>
                <w:bottom w:val="none" w:sz="0" w:space="0" w:color="auto"/>
                <w:right w:val="none" w:sz="0" w:space="0" w:color="auto"/>
              </w:divBdr>
            </w:div>
            <w:div w:id="1732725525">
              <w:marLeft w:val="0"/>
              <w:marRight w:val="0"/>
              <w:marTop w:val="0"/>
              <w:marBottom w:val="0"/>
              <w:divBdr>
                <w:top w:val="none" w:sz="0" w:space="0" w:color="auto"/>
                <w:left w:val="none" w:sz="0" w:space="0" w:color="auto"/>
                <w:bottom w:val="none" w:sz="0" w:space="0" w:color="auto"/>
                <w:right w:val="none" w:sz="0" w:space="0" w:color="auto"/>
              </w:divBdr>
            </w:div>
            <w:div w:id="1984039377">
              <w:marLeft w:val="0"/>
              <w:marRight w:val="0"/>
              <w:marTop w:val="0"/>
              <w:marBottom w:val="0"/>
              <w:divBdr>
                <w:top w:val="none" w:sz="0" w:space="0" w:color="auto"/>
                <w:left w:val="none" w:sz="0" w:space="0" w:color="auto"/>
                <w:bottom w:val="none" w:sz="0" w:space="0" w:color="auto"/>
                <w:right w:val="none" w:sz="0" w:space="0" w:color="auto"/>
              </w:divBdr>
            </w:div>
            <w:div w:id="483547475">
              <w:marLeft w:val="0"/>
              <w:marRight w:val="0"/>
              <w:marTop w:val="0"/>
              <w:marBottom w:val="0"/>
              <w:divBdr>
                <w:top w:val="none" w:sz="0" w:space="0" w:color="auto"/>
                <w:left w:val="none" w:sz="0" w:space="0" w:color="auto"/>
                <w:bottom w:val="none" w:sz="0" w:space="0" w:color="auto"/>
                <w:right w:val="none" w:sz="0" w:space="0" w:color="auto"/>
              </w:divBdr>
            </w:div>
            <w:div w:id="1571772499">
              <w:marLeft w:val="0"/>
              <w:marRight w:val="0"/>
              <w:marTop w:val="0"/>
              <w:marBottom w:val="0"/>
              <w:divBdr>
                <w:top w:val="none" w:sz="0" w:space="0" w:color="auto"/>
                <w:left w:val="none" w:sz="0" w:space="0" w:color="auto"/>
                <w:bottom w:val="none" w:sz="0" w:space="0" w:color="auto"/>
                <w:right w:val="none" w:sz="0" w:space="0" w:color="auto"/>
              </w:divBdr>
            </w:div>
            <w:div w:id="368342878">
              <w:marLeft w:val="0"/>
              <w:marRight w:val="0"/>
              <w:marTop w:val="0"/>
              <w:marBottom w:val="0"/>
              <w:divBdr>
                <w:top w:val="none" w:sz="0" w:space="0" w:color="auto"/>
                <w:left w:val="none" w:sz="0" w:space="0" w:color="auto"/>
                <w:bottom w:val="none" w:sz="0" w:space="0" w:color="auto"/>
                <w:right w:val="none" w:sz="0" w:space="0" w:color="auto"/>
              </w:divBdr>
            </w:div>
            <w:div w:id="256862942">
              <w:marLeft w:val="0"/>
              <w:marRight w:val="0"/>
              <w:marTop w:val="0"/>
              <w:marBottom w:val="0"/>
              <w:divBdr>
                <w:top w:val="none" w:sz="0" w:space="0" w:color="auto"/>
                <w:left w:val="none" w:sz="0" w:space="0" w:color="auto"/>
                <w:bottom w:val="none" w:sz="0" w:space="0" w:color="auto"/>
                <w:right w:val="none" w:sz="0" w:space="0" w:color="auto"/>
              </w:divBdr>
            </w:div>
            <w:div w:id="1537427028">
              <w:marLeft w:val="0"/>
              <w:marRight w:val="0"/>
              <w:marTop w:val="0"/>
              <w:marBottom w:val="0"/>
              <w:divBdr>
                <w:top w:val="none" w:sz="0" w:space="0" w:color="auto"/>
                <w:left w:val="none" w:sz="0" w:space="0" w:color="auto"/>
                <w:bottom w:val="none" w:sz="0" w:space="0" w:color="auto"/>
                <w:right w:val="none" w:sz="0" w:space="0" w:color="auto"/>
              </w:divBdr>
            </w:div>
            <w:div w:id="603729274">
              <w:marLeft w:val="0"/>
              <w:marRight w:val="0"/>
              <w:marTop w:val="0"/>
              <w:marBottom w:val="0"/>
              <w:divBdr>
                <w:top w:val="none" w:sz="0" w:space="0" w:color="auto"/>
                <w:left w:val="none" w:sz="0" w:space="0" w:color="auto"/>
                <w:bottom w:val="none" w:sz="0" w:space="0" w:color="auto"/>
                <w:right w:val="none" w:sz="0" w:space="0" w:color="auto"/>
              </w:divBdr>
            </w:div>
            <w:div w:id="1053238044">
              <w:marLeft w:val="0"/>
              <w:marRight w:val="0"/>
              <w:marTop w:val="0"/>
              <w:marBottom w:val="0"/>
              <w:divBdr>
                <w:top w:val="none" w:sz="0" w:space="0" w:color="auto"/>
                <w:left w:val="none" w:sz="0" w:space="0" w:color="auto"/>
                <w:bottom w:val="none" w:sz="0" w:space="0" w:color="auto"/>
                <w:right w:val="none" w:sz="0" w:space="0" w:color="auto"/>
              </w:divBdr>
            </w:div>
            <w:div w:id="1977445311">
              <w:marLeft w:val="0"/>
              <w:marRight w:val="0"/>
              <w:marTop w:val="0"/>
              <w:marBottom w:val="0"/>
              <w:divBdr>
                <w:top w:val="none" w:sz="0" w:space="0" w:color="auto"/>
                <w:left w:val="none" w:sz="0" w:space="0" w:color="auto"/>
                <w:bottom w:val="none" w:sz="0" w:space="0" w:color="auto"/>
                <w:right w:val="none" w:sz="0" w:space="0" w:color="auto"/>
              </w:divBdr>
            </w:div>
            <w:div w:id="602811768">
              <w:marLeft w:val="0"/>
              <w:marRight w:val="0"/>
              <w:marTop w:val="0"/>
              <w:marBottom w:val="0"/>
              <w:divBdr>
                <w:top w:val="none" w:sz="0" w:space="0" w:color="auto"/>
                <w:left w:val="none" w:sz="0" w:space="0" w:color="auto"/>
                <w:bottom w:val="none" w:sz="0" w:space="0" w:color="auto"/>
                <w:right w:val="none" w:sz="0" w:space="0" w:color="auto"/>
              </w:divBdr>
            </w:div>
            <w:div w:id="1961261275">
              <w:marLeft w:val="0"/>
              <w:marRight w:val="0"/>
              <w:marTop w:val="0"/>
              <w:marBottom w:val="0"/>
              <w:divBdr>
                <w:top w:val="none" w:sz="0" w:space="0" w:color="auto"/>
                <w:left w:val="none" w:sz="0" w:space="0" w:color="auto"/>
                <w:bottom w:val="none" w:sz="0" w:space="0" w:color="auto"/>
                <w:right w:val="none" w:sz="0" w:space="0" w:color="auto"/>
              </w:divBdr>
            </w:div>
            <w:div w:id="105317905">
              <w:marLeft w:val="0"/>
              <w:marRight w:val="0"/>
              <w:marTop w:val="0"/>
              <w:marBottom w:val="0"/>
              <w:divBdr>
                <w:top w:val="none" w:sz="0" w:space="0" w:color="auto"/>
                <w:left w:val="none" w:sz="0" w:space="0" w:color="auto"/>
                <w:bottom w:val="none" w:sz="0" w:space="0" w:color="auto"/>
                <w:right w:val="none" w:sz="0" w:space="0" w:color="auto"/>
              </w:divBdr>
            </w:div>
            <w:div w:id="1415930933">
              <w:marLeft w:val="0"/>
              <w:marRight w:val="0"/>
              <w:marTop w:val="0"/>
              <w:marBottom w:val="0"/>
              <w:divBdr>
                <w:top w:val="none" w:sz="0" w:space="0" w:color="auto"/>
                <w:left w:val="none" w:sz="0" w:space="0" w:color="auto"/>
                <w:bottom w:val="none" w:sz="0" w:space="0" w:color="auto"/>
                <w:right w:val="none" w:sz="0" w:space="0" w:color="auto"/>
              </w:divBdr>
            </w:div>
            <w:div w:id="1824349535">
              <w:marLeft w:val="0"/>
              <w:marRight w:val="0"/>
              <w:marTop w:val="0"/>
              <w:marBottom w:val="0"/>
              <w:divBdr>
                <w:top w:val="none" w:sz="0" w:space="0" w:color="auto"/>
                <w:left w:val="none" w:sz="0" w:space="0" w:color="auto"/>
                <w:bottom w:val="none" w:sz="0" w:space="0" w:color="auto"/>
                <w:right w:val="none" w:sz="0" w:space="0" w:color="auto"/>
              </w:divBdr>
            </w:div>
            <w:div w:id="430786671">
              <w:marLeft w:val="0"/>
              <w:marRight w:val="0"/>
              <w:marTop w:val="0"/>
              <w:marBottom w:val="0"/>
              <w:divBdr>
                <w:top w:val="none" w:sz="0" w:space="0" w:color="auto"/>
                <w:left w:val="none" w:sz="0" w:space="0" w:color="auto"/>
                <w:bottom w:val="none" w:sz="0" w:space="0" w:color="auto"/>
                <w:right w:val="none" w:sz="0" w:space="0" w:color="auto"/>
              </w:divBdr>
            </w:div>
            <w:div w:id="1433041631">
              <w:marLeft w:val="0"/>
              <w:marRight w:val="0"/>
              <w:marTop w:val="0"/>
              <w:marBottom w:val="0"/>
              <w:divBdr>
                <w:top w:val="none" w:sz="0" w:space="0" w:color="auto"/>
                <w:left w:val="none" w:sz="0" w:space="0" w:color="auto"/>
                <w:bottom w:val="none" w:sz="0" w:space="0" w:color="auto"/>
                <w:right w:val="none" w:sz="0" w:space="0" w:color="auto"/>
              </w:divBdr>
            </w:div>
            <w:div w:id="1802992002">
              <w:marLeft w:val="0"/>
              <w:marRight w:val="0"/>
              <w:marTop w:val="0"/>
              <w:marBottom w:val="0"/>
              <w:divBdr>
                <w:top w:val="none" w:sz="0" w:space="0" w:color="auto"/>
                <w:left w:val="none" w:sz="0" w:space="0" w:color="auto"/>
                <w:bottom w:val="none" w:sz="0" w:space="0" w:color="auto"/>
                <w:right w:val="none" w:sz="0" w:space="0" w:color="auto"/>
              </w:divBdr>
            </w:div>
            <w:div w:id="314452058">
              <w:marLeft w:val="0"/>
              <w:marRight w:val="0"/>
              <w:marTop w:val="0"/>
              <w:marBottom w:val="0"/>
              <w:divBdr>
                <w:top w:val="none" w:sz="0" w:space="0" w:color="auto"/>
                <w:left w:val="none" w:sz="0" w:space="0" w:color="auto"/>
                <w:bottom w:val="none" w:sz="0" w:space="0" w:color="auto"/>
                <w:right w:val="none" w:sz="0" w:space="0" w:color="auto"/>
              </w:divBdr>
            </w:div>
            <w:div w:id="708726716">
              <w:marLeft w:val="0"/>
              <w:marRight w:val="0"/>
              <w:marTop w:val="0"/>
              <w:marBottom w:val="0"/>
              <w:divBdr>
                <w:top w:val="none" w:sz="0" w:space="0" w:color="auto"/>
                <w:left w:val="none" w:sz="0" w:space="0" w:color="auto"/>
                <w:bottom w:val="none" w:sz="0" w:space="0" w:color="auto"/>
                <w:right w:val="none" w:sz="0" w:space="0" w:color="auto"/>
              </w:divBdr>
            </w:div>
            <w:div w:id="1847741956">
              <w:marLeft w:val="0"/>
              <w:marRight w:val="0"/>
              <w:marTop w:val="0"/>
              <w:marBottom w:val="0"/>
              <w:divBdr>
                <w:top w:val="none" w:sz="0" w:space="0" w:color="auto"/>
                <w:left w:val="none" w:sz="0" w:space="0" w:color="auto"/>
                <w:bottom w:val="none" w:sz="0" w:space="0" w:color="auto"/>
                <w:right w:val="none" w:sz="0" w:space="0" w:color="auto"/>
              </w:divBdr>
            </w:div>
            <w:div w:id="515997273">
              <w:marLeft w:val="0"/>
              <w:marRight w:val="0"/>
              <w:marTop w:val="0"/>
              <w:marBottom w:val="0"/>
              <w:divBdr>
                <w:top w:val="none" w:sz="0" w:space="0" w:color="auto"/>
                <w:left w:val="none" w:sz="0" w:space="0" w:color="auto"/>
                <w:bottom w:val="none" w:sz="0" w:space="0" w:color="auto"/>
                <w:right w:val="none" w:sz="0" w:space="0" w:color="auto"/>
              </w:divBdr>
            </w:div>
            <w:div w:id="1109353614">
              <w:marLeft w:val="0"/>
              <w:marRight w:val="0"/>
              <w:marTop w:val="0"/>
              <w:marBottom w:val="0"/>
              <w:divBdr>
                <w:top w:val="none" w:sz="0" w:space="0" w:color="auto"/>
                <w:left w:val="none" w:sz="0" w:space="0" w:color="auto"/>
                <w:bottom w:val="none" w:sz="0" w:space="0" w:color="auto"/>
                <w:right w:val="none" w:sz="0" w:space="0" w:color="auto"/>
              </w:divBdr>
            </w:div>
            <w:div w:id="1368094948">
              <w:marLeft w:val="0"/>
              <w:marRight w:val="0"/>
              <w:marTop w:val="0"/>
              <w:marBottom w:val="0"/>
              <w:divBdr>
                <w:top w:val="none" w:sz="0" w:space="0" w:color="auto"/>
                <w:left w:val="none" w:sz="0" w:space="0" w:color="auto"/>
                <w:bottom w:val="none" w:sz="0" w:space="0" w:color="auto"/>
                <w:right w:val="none" w:sz="0" w:space="0" w:color="auto"/>
              </w:divBdr>
            </w:div>
            <w:div w:id="1933321739">
              <w:marLeft w:val="0"/>
              <w:marRight w:val="0"/>
              <w:marTop w:val="0"/>
              <w:marBottom w:val="0"/>
              <w:divBdr>
                <w:top w:val="none" w:sz="0" w:space="0" w:color="auto"/>
                <w:left w:val="none" w:sz="0" w:space="0" w:color="auto"/>
                <w:bottom w:val="none" w:sz="0" w:space="0" w:color="auto"/>
                <w:right w:val="none" w:sz="0" w:space="0" w:color="auto"/>
              </w:divBdr>
            </w:div>
            <w:div w:id="293564787">
              <w:marLeft w:val="0"/>
              <w:marRight w:val="0"/>
              <w:marTop w:val="0"/>
              <w:marBottom w:val="0"/>
              <w:divBdr>
                <w:top w:val="none" w:sz="0" w:space="0" w:color="auto"/>
                <w:left w:val="none" w:sz="0" w:space="0" w:color="auto"/>
                <w:bottom w:val="none" w:sz="0" w:space="0" w:color="auto"/>
                <w:right w:val="none" w:sz="0" w:space="0" w:color="auto"/>
              </w:divBdr>
            </w:div>
            <w:div w:id="1621572718">
              <w:marLeft w:val="0"/>
              <w:marRight w:val="0"/>
              <w:marTop w:val="0"/>
              <w:marBottom w:val="0"/>
              <w:divBdr>
                <w:top w:val="none" w:sz="0" w:space="0" w:color="auto"/>
                <w:left w:val="none" w:sz="0" w:space="0" w:color="auto"/>
                <w:bottom w:val="none" w:sz="0" w:space="0" w:color="auto"/>
                <w:right w:val="none" w:sz="0" w:space="0" w:color="auto"/>
              </w:divBdr>
            </w:div>
            <w:div w:id="1632709284">
              <w:marLeft w:val="0"/>
              <w:marRight w:val="0"/>
              <w:marTop w:val="0"/>
              <w:marBottom w:val="0"/>
              <w:divBdr>
                <w:top w:val="none" w:sz="0" w:space="0" w:color="auto"/>
                <w:left w:val="none" w:sz="0" w:space="0" w:color="auto"/>
                <w:bottom w:val="none" w:sz="0" w:space="0" w:color="auto"/>
                <w:right w:val="none" w:sz="0" w:space="0" w:color="auto"/>
              </w:divBdr>
            </w:div>
            <w:div w:id="1534265417">
              <w:marLeft w:val="0"/>
              <w:marRight w:val="0"/>
              <w:marTop w:val="0"/>
              <w:marBottom w:val="0"/>
              <w:divBdr>
                <w:top w:val="none" w:sz="0" w:space="0" w:color="auto"/>
                <w:left w:val="none" w:sz="0" w:space="0" w:color="auto"/>
                <w:bottom w:val="none" w:sz="0" w:space="0" w:color="auto"/>
                <w:right w:val="none" w:sz="0" w:space="0" w:color="auto"/>
              </w:divBdr>
            </w:div>
            <w:div w:id="1960913057">
              <w:marLeft w:val="0"/>
              <w:marRight w:val="0"/>
              <w:marTop w:val="0"/>
              <w:marBottom w:val="0"/>
              <w:divBdr>
                <w:top w:val="none" w:sz="0" w:space="0" w:color="auto"/>
                <w:left w:val="none" w:sz="0" w:space="0" w:color="auto"/>
                <w:bottom w:val="none" w:sz="0" w:space="0" w:color="auto"/>
                <w:right w:val="none" w:sz="0" w:space="0" w:color="auto"/>
              </w:divBdr>
            </w:div>
            <w:div w:id="835191983">
              <w:marLeft w:val="0"/>
              <w:marRight w:val="0"/>
              <w:marTop w:val="0"/>
              <w:marBottom w:val="0"/>
              <w:divBdr>
                <w:top w:val="none" w:sz="0" w:space="0" w:color="auto"/>
                <w:left w:val="none" w:sz="0" w:space="0" w:color="auto"/>
                <w:bottom w:val="none" w:sz="0" w:space="0" w:color="auto"/>
                <w:right w:val="none" w:sz="0" w:space="0" w:color="auto"/>
              </w:divBdr>
            </w:div>
            <w:div w:id="812332757">
              <w:marLeft w:val="0"/>
              <w:marRight w:val="0"/>
              <w:marTop w:val="0"/>
              <w:marBottom w:val="0"/>
              <w:divBdr>
                <w:top w:val="none" w:sz="0" w:space="0" w:color="auto"/>
                <w:left w:val="none" w:sz="0" w:space="0" w:color="auto"/>
                <w:bottom w:val="none" w:sz="0" w:space="0" w:color="auto"/>
                <w:right w:val="none" w:sz="0" w:space="0" w:color="auto"/>
              </w:divBdr>
            </w:div>
            <w:div w:id="472917033">
              <w:marLeft w:val="0"/>
              <w:marRight w:val="0"/>
              <w:marTop w:val="0"/>
              <w:marBottom w:val="0"/>
              <w:divBdr>
                <w:top w:val="none" w:sz="0" w:space="0" w:color="auto"/>
                <w:left w:val="none" w:sz="0" w:space="0" w:color="auto"/>
                <w:bottom w:val="none" w:sz="0" w:space="0" w:color="auto"/>
                <w:right w:val="none" w:sz="0" w:space="0" w:color="auto"/>
              </w:divBdr>
            </w:div>
            <w:div w:id="1407145927">
              <w:marLeft w:val="0"/>
              <w:marRight w:val="0"/>
              <w:marTop w:val="0"/>
              <w:marBottom w:val="0"/>
              <w:divBdr>
                <w:top w:val="none" w:sz="0" w:space="0" w:color="auto"/>
                <w:left w:val="none" w:sz="0" w:space="0" w:color="auto"/>
                <w:bottom w:val="none" w:sz="0" w:space="0" w:color="auto"/>
                <w:right w:val="none" w:sz="0" w:space="0" w:color="auto"/>
              </w:divBdr>
            </w:div>
            <w:div w:id="2116898025">
              <w:marLeft w:val="0"/>
              <w:marRight w:val="0"/>
              <w:marTop w:val="0"/>
              <w:marBottom w:val="0"/>
              <w:divBdr>
                <w:top w:val="none" w:sz="0" w:space="0" w:color="auto"/>
                <w:left w:val="none" w:sz="0" w:space="0" w:color="auto"/>
                <w:bottom w:val="none" w:sz="0" w:space="0" w:color="auto"/>
                <w:right w:val="none" w:sz="0" w:space="0" w:color="auto"/>
              </w:divBdr>
            </w:div>
            <w:div w:id="778336105">
              <w:marLeft w:val="0"/>
              <w:marRight w:val="0"/>
              <w:marTop w:val="0"/>
              <w:marBottom w:val="0"/>
              <w:divBdr>
                <w:top w:val="none" w:sz="0" w:space="0" w:color="auto"/>
                <w:left w:val="none" w:sz="0" w:space="0" w:color="auto"/>
                <w:bottom w:val="none" w:sz="0" w:space="0" w:color="auto"/>
                <w:right w:val="none" w:sz="0" w:space="0" w:color="auto"/>
              </w:divBdr>
            </w:div>
            <w:div w:id="779567948">
              <w:marLeft w:val="0"/>
              <w:marRight w:val="0"/>
              <w:marTop w:val="0"/>
              <w:marBottom w:val="0"/>
              <w:divBdr>
                <w:top w:val="none" w:sz="0" w:space="0" w:color="auto"/>
                <w:left w:val="none" w:sz="0" w:space="0" w:color="auto"/>
                <w:bottom w:val="none" w:sz="0" w:space="0" w:color="auto"/>
                <w:right w:val="none" w:sz="0" w:space="0" w:color="auto"/>
              </w:divBdr>
            </w:div>
            <w:div w:id="1134375403">
              <w:marLeft w:val="0"/>
              <w:marRight w:val="0"/>
              <w:marTop w:val="0"/>
              <w:marBottom w:val="0"/>
              <w:divBdr>
                <w:top w:val="none" w:sz="0" w:space="0" w:color="auto"/>
                <w:left w:val="none" w:sz="0" w:space="0" w:color="auto"/>
                <w:bottom w:val="none" w:sz="0" w:space="0" w:color="auto"/>
                <w:right w:val="none" w:sz="0" w:space="0" w:color="auto"/>
              </w:divBdr>
            </w:div>
            <w:div w:id="224295496">
              <w:marLeft w:val="0"/>
              <w:marRight w:val="0"/>
              <w:marTop w:val="0"/>
              <w:marBottom w:val="0"/>
              <w:divBdr>
                <w:top w:val="none" w:sz="0" w:space="0" w:color="auto"/>
                <w:left w:val="none" w:sz="0" w:space="0" w:color="auto"/>
                <w:bottom w:val="none" w:sz="0" w:space="0" w:color="auto"/>
                <w:right w:val="none" w:sz="0" w:space="0" w:color="auto"/>
              </w:divBdr>
            </w:div>
            <w:div w:id="1289583201">
              <w:marLeft w:val="0"/>
              <w:marRight w:val="0"/>
              <w:marTop w:val="0"/>
              <w:marBottom w:val="0"/>
              <w:divBdr>
                <w:top w:val="none" w:sz="0" w:space="0" w:color="auto"/>
                <w:left w:val="none" w:sz="0" w:space="0" w:color="auto"/>
                <w:bottom w:val="none" w:sz="0" w:space="0" w:color="auto"/>
                <w:right w:val="none" w:sz="0" w:space="0" w:color="auto"/>
              </w:divBdr>
            </w:div>
            <w:div w:id="418329799">
              <w:marLeft w:val="0"/>
              <w:marRight w:val="0"/>
              <w:marTop w:val="0"/>
              <w:marBottom w:val="0"/>
              <w:divBdr>
                <w:top w:val="none" w:sz="0" w:space="0" w:color="auto"/>
                <w:left w:val="none" w:sz="0" w:space="0" w:color="auto"/>
                <w:bottom w:val="none" w:sz="0" w:space="0" w:color="auto"/>
                <w:right w:val="none" w:sz="0" w:space="0" w:color="auto"/>
              </w:divBdr>
            </w:div>
            <w:div w:id="1123696822">
              <w:marLeft w:val="0"/>
              <w:marRight w:val="0"/>
              <w:marTop w:val="0"/>
              <w:marBottom w:val="0"/>
              <w:divBdr>
                <w:top w:val="none" w:sz="0" w:space="0" w:color="auto"/>
                <w:left w:val="none" w:sz="0" w:space="0" w:color="auto"/>
                <w:bottom w:val="none" w:sz="0" w:space="0" w:color="auto"/>
                <w:right w:val="none" w:sz="0" w:space="0" w:color="auto"/>
              </w:divBdr>
            </w:div>
            <w:div w:id="280579347">
              <w:marLeft w:val="0"/>
              <w:marRight w:val="0"/>
              <w:marTop w:val="0"/>
              <w:marBottom w:val="0"/>
              <w:divBdr>
                <w:top w:val="none" w:sz="0" w:space="0" w:color="auto"/>
                <w:left w:val="none" w:sz="0" w:space="0" w:color="auto"/>
                <w:bottom w:val="none" w:sz="0" w:space="0" w:color="auto"/>
                <w:right w:val="none" w:sz="0" w:space="0" w:color="auto"/>
              </w:divBdr>
            </w:div>
            <w:div w:id="1886912850">
              <w:marLeft w:val="0"/>
              <w:marRight w:val="0"/>
              <w:marTop w:val="0"/>
              <w:marBottom w:val="0"/>
              <w:divBdr>
                <w:top w:val="none" w:sz="0" w:space="0" w:color="auto"/>
                <w:left w:val="none" w:sz="0" w:space="0" w:color="auto"/>
                <w:bottom w:val="none" w:sz="0" w:space="0" w:color="auto"/>
                <w:right w:val="none" w:sz="0" w:space="0" w:color="auto"/>
              </w:divBdr>
            </w:div>
            <w:div w:id="591203292">
              <w:marLeft w:val="0"/>
              <w:marRight w:val="0"/>
              <w:marTop w:val="0"/>
              <w:marBottom w:val="0"/>
              <w:divBdr>
                <w:top w:val="none" w:sz="0" w:space="0" w:color="auto"/>
                <w:left w:val="none" w:sz="0" w:space="0" w:color="auto"/>
                <w:bottom w:val="none" w:sz="0" w:space="0" w:color="auto"/>
                <w:right w:val="none" w:sz="0" w:space="0" w:color="auto"/>
              </w:divBdr>
            </w:div>
            <w:div w:id="2021809352">
              <w:marLeft w:val="0"/>
              <w:marRight w:val="0"/>
              <w:marTop w:val="0"/>
              <w:marBottom w:val="0"/>
              <w:divBdr>
                <w:top w:val="none" w:sz="0" w:space="0" w:color="auto"/>
                <w:left w:val="none" w:sz="0" w:space="0" w:color="auto"/>
                <w:bottom w:val="none" w:sz="0" w:space="0" w:color="auto"/>
                <w:right w:val="none" w:sz="0" w:space="0" w:color="auto"/>
              </w:divBdr>
            </w:div>
            <w:div w:id="379012426">
              <w:marLeft w:val="0"/>
              <w:marRight w:val="0"/>
              <w:marTop w:val="0"/>
              <w:marBottom w:val="0"/>
              <w:divBdr>
                <w:top w:val="none" w:sz="0" w:space="0" w:color="auto"/>
                <w:left w:val="none" w:sz="0" w:space="0" w:color="auto"/>
                <w:bottom w:val="none" w:sz="0" w:space="0" w:color="auto"/>
                <w:right w:val="none" w:sz="0" w:space="0" w:color="auto"/>
              </w:divBdr>
            </w:div>
            <w:div w:id="1264611094">
              <w:marLeft w:val="0"/>
              <w:marRight w:val="0"/>
              <w:marTop w:val="0"/>
              <w:marBottom w:val="0"/>
              <w:divBdr>
                <w:top w:val="none" w:sz="0" w:space="0" w:color="auto"/>
                <w:left w:val="none" w:sz="0" w:space="0" w:color="auto"/>
                <w:bottom w:val="none" w:sz="0" w:space="0" w:color="auto"/>
                <w:right w:val="none" w:sz="0" w:space="0" w:color="auto"/>
              </w:divBdr>
            </w:div>
            <w:div w:id="1121921453">
              <w:marLeft w:val="0"/>
              <w:marRight w:val="0"/>
              <w:marTop w:val="0"/>
              <w:marBottom w:val="0"/>
              <w:divBdr>
                <w:top w:val="none" w:sz="0" w:space="0" w:color="auto"/>
                <w:left w:val="none" w:sz="0" w:space="0" w:color="auto"/>
                <w:bottom w:val="none" w:sz="0" w:space="0" w:color="auto"/>
                <w:right w:val="none" w:sz="0" w:space="0" w:color="auto"/>
              </w:divBdr>
            </w:div>
            <w:div w:id="1499735162">
              <w:marLeft w:val="0"/>
              <w:marRight w:val="0"/>
              <w:marTop w:val="0"/>
              <w:marBottom w:val="0"/>
              <w:divBdr>
                <w:top w:val="none" w:sz="0" w:space="0" w:color="auto"/>
                <w:left w:val="none" w:sz="0" w:space="0" w:color="auto"/>
                <w:bottom w:val="none" w:sz="0" w:space="0" w:color="auto"/>
                <w:right w:val="none" w:sz="0" w:space="0" w:color="auto"/>
              </w:divBdr>
            </w:div>
            <w:div w:id="1574468549">
              <w:marLeft w:val="0"/>
              <w:marRight w:val="0"/>
              <w:marTop w:val="0"/>
              <w:marBottom w:val="0"/>
              <w:divBdr>
                <w:top w:val="none" w:sz="0" w:space="0" w:color="auto"/>
                <w:left w:val="none" w:sz="0" w:space="0" w:color="auto"/>
                <w:bottom w:val="none" w:sz="0" w:space="0" w:color="auto"/>
                <w:right w:val="none" w:sz="0" w:space="0" w:color="auto"/>
              </w:divBdr>
            </w:div>
            <w:div w:id="1845051478">
              <w:marLeft w:val="0"/>
              <w:marRight w:val="0"/>
              <w:marTop w:val="0"/>
              <w:marBottom w:val="0"/>
              <w:divBdr>
                <w:top w:val="none" w:sz="0" w:space="0" w:color="auto"/>
                <w:left w:val="none" w:sz="0" w:space="0" w:color="auto"/>
                <w:bottom w:val="none" w:sz="0" w:space="0" w:color="auto"/>
                <w:right w:val="none" w:sz="0" w:space="0" w:color="auto"/>
              </w:divBdr>
            </w:div>
            <w:div w:id="1262059293">
              <w:marLeft w:val="0"/>
              <w:marRight w:val="0"/>
              <w:marTop w:val="0"/>
              <w:marBottom w:val="0"/>
              <w:divBdr>
                <w:top w:val="none" w:sz="0" w:space="0" w:color="auto"/>
                <w:left w:val="none" w:sz="0" w:space="0" w:color="auto"/>
                <w:bottom w:val="none" w:sz="0" w:space="0" w:color="auto"/>
                <w:right w:val="none" w:sz="0" w:space="0" w:color="auto"/>
              </w:divBdr>
            </w:div>
            <w:div w:id="946888499">
              <w:marLeft w:val="0"/>
              <w:marRight w:val="0"/>
              <w:marTop w:val="0"/>
              <w:marBottom w:val="0"/>
              <w:divBdr>
                <w:top w:val="none" w:sz="0" w:space="0" w:color="auto"/>
                <w:left w:val="none" w:sz="0" w:space="0" w:color="auto"/>
                <w:bottom w:val="none" w:sz="0" w:space="0" w:color="auto"/>
                <w:right w:val="none" w:sz="0" w:space="0" w:color="auto"/>
              </w:divBdr>
            </w:div>
            <w:div w:id="983316811">
              <w:marLeft w:val="0"/>
              <w:marRight w:val="0"/>
              <w:marTop w:val="0"/>
              <w:marBottom w:val="0"/>
              <w:divBdr>
                <w:top w:val="none" w:sz="0" w:space="0" w:color="auto"/>
                <w:left w:val="none" w:sz="0" w:space="0" w:color="auto"/>
                <w:bottom w:val="none" w:sz="0" w:space="0" w:color="auto"/>
                <w:right w:val="none" w:sz="0" w:space="0" w:color="auto"/>
              </w:divBdr>
            </w:div>
            <w:div w:id="260451518">
              <w:marLeft w:val="0"/>
              <w:marRight w:val="0"/>
              <w:marTop w:val="0"/>
              <w:marBottom w:val="0"/>
              <w:divBdr>
                <w:top w:val="none" w:sz="0" w:space="0" w:color="auto"/>
                <w:left w:val="none" w:sz="0" w:space="0" w:color="auto"/>
                <w:bottom w:val="none" w:sz="0" w:space="0" w:color="auto"/>
                <w:right w:val="none" w:sz="0" w:space="0" w:color="auto"/>
              </w:divBdr>
            </w:div>
            <w:div w:id="2076119493">
              <w:marLeft w:val="0"/>
              <w:marRight w:val="0"/>
              <w:marTop w:val="0"/>
              <w:marBottom w:val="0"/>
              <w:divBdr>
                <w:top w:val="none" w:sz="0" w:space="0" w:color="auto"/>
                <w:left w:val="none" w:sz="0" w:space="0" w:color="auto"/>
                <w:bottom w:val="none" w:sz="0" w:space="0" w:color="auto"/>
                <w:right w:val="none" w:sz="0" w:space="0" w:color="auto"/>
              </w:divBdr>
            </w:div>
            <w:div w:id="1143159147">
              <w:marLeft w:val="0"/>
              <w:marRight w:val="0"/>
              <w:marTop w:val="0"/>
              <w:marBottom w:val="0"/>
              <w:divBdr>
                <w:top w:val="none" w:sz="0" w:space="0" w:color="auto"/>
                <w:left w:val="none" w:sz="0" w:space="0" w:color="auto"/>
                <w:bottom w:val="none" w:sz="0" w:space="0" w:color="auto"/>
                <w:right w:val="none" w:sz="0" w:space="0" w:color="auto"/>
              </w:divBdr>
            </w:div>
            <w:div w:id="1581601187">
              <w:marLeft w:val="0"/>
              <w:marRight w:val="0"/>
              <w:marTop w:val="0"/>
              <w:marBottom w:val="0"/>
              <w:divBdr>
                <w:top w:val="none" w:sz="0" w:space="0" w:color="auto"/>
                <w:left w:val="none" w:sz="0" w:space="0" w:color="auto"/>
                <w:bottom w:val="none" w:sz="0" w:space="0" w:color="auto"/>
                <w:right w:val="none" w:sz="0" w:space="0" w:color="auto"/>
              </w:divBdr>
            </w:div>
            <w:div w:id="69234515">
              <w:marLeft w:val="0"/>
              <w:marRight w:val="0"/>
              <w:marTop w:val="0"/>
              <w:marBottom w:val="0"/>
              <w:divBdr>
                <w:top w:val="none" w:sz="0" w:space="0" w:color="auto"/>
                <w:left w:val="none" w:sz="0" w:space="0" w:color="auto"/>
                <w:bottom w:val="none" w:sz="0" w:space="0" w:color="auto"/>
                <w:right w:val="none" w:sz="0" w:space="0" w:color="auto"/>
              </w:divBdr>
            </w:div>
            <w:div w:id="1578906055">
              <w:marLeft w:val="0"/>
              <w:marRight w:val="0"/>
              <w:marTop w:val="0"/>
              <w:marBottom w:val="0"/>
              <w:divBdr>
                <w:top w:val="none" w:sz="0" w:space="0" w:color="auto"/>
                <w:left w:val="none" w:sz="0" w:space="0" w:color="auto"/>
                <w:bottom w:val="none" w:sz="0" w:space="0" w:color="auto"/>
                <w:right w:val="none" w:sz="0" w:space="0" w:color="auto"/>
              </w:divBdr>
            </w:div>
            <w:div w:id="961227980">
              <w:marLeft w:val="0"/>
              <w:marRight w:val="0"/>
              <w:marTop w:val="0"/>
              <w:marBottom w:val="0"/>
              <w:divBdr>
                <w:top w:val="none" w:sz="0" w:space="0" w:color="auto"/>
                <w:left w:val="none" w:sz="0" w:space="0" w:color="auto"/>
                <w:bottom w:val="none" w:sz="0" w:space="0" w:color="auto"/>
                <w:right w:val="none" w:sz="0" w:space="0" w:color="auto"/>
              </w:divBdr>
            </w:div>
            <w:div w:id="280915716">
              <w:marLeft w:val="0"/>
              <w:marRight w:val="0"/>
              <w:marTop w:val="0"/>
              <w:marBottom w:val="0"/>
              <w:divBdr>
                <w:top w:val="none" w:sz="0" w:space="0" w:color="auto"/>
                <w:left w:val="none" w:sz="0" w:space="0" w:color="auto"/>
                <w:bottom w:val="none" w:sz="0" w:space="0" w:color="auto"/>
                <w:right w:val="none" w:sz="0" w:space="0" w:color="auto"/>
              </w:divBdr>
            </w:div>
            <w:div w:id="88745820">
              <w:marLeft w:val="0"/>
              <w:marRight w:val="0"/>
              <w:marTop w:val="0"/>
              <w:marBottom w:val="0"/>
              <w:divBdr>
                <w:top w:val="none" w:sz="0" w:space="0" w:color="auto"/>
                <w:left w:val="none" w:sz="0" w:space="0" w:color="auto"/>
                <w:bottom w:val="none" w:sz="0" w:space="0" w:color="auto"/>
                <w:right w:val="none" w:sz="0" w:space="0" w:color="auto"/>
              </w:divBdr>
            </w:div>
            <w:div w:id="252126025">
              <w:marLeft w:val="0"/>
              <w:marRight w:val="0"/>
              <w:marTop w:val="0"/>
              <w:marBottom w:val="0"/>
              <w:divBdr>
                <w:top w:val="none" w:sz="0" w:space="0" w:color="auto"/>
                <w:left w:val="none" w:sz="0" w:space="0" w:color="auto"/>
                <w:bottom w:val="none" w:sz="0" w:space="0" w:color="auto"/>
                <w:right w:val="none" w:sz="0" w:space="0" w:color="auto"/>
              </w:divBdr>
            </w:div>
            <w:div w:id="1187794508">
              <w:marLeft w:val="0"/>
              <w:marRight w:val="0"/>
              <w:marTop w:val="0"/>
              <w:marBottom w:val="0"/>
              <w:divBdr>
                <w:top w:val="none" w:sz="0" w:space="0" w:color="auto"/>
                <w:left w:val="none" w:sz="0" w:space="0" w:color="auto"/>
                <w:bottom w:val="none" w:sz="0" w:space="0" w:color="auto"/>
                <w:right w:val="none" w:sz="0" w:space="0" w:color="auto"/>
              </w:divBdr>
            </w:div>
            <w:div w:id="1201671680">
              <w:marLeft w:val="0"/>
              <w:marRight w:val="0"/>
              <w:marTop w:val="0"/>
              <w:marBottom w:val="0"/>
              <w:divBdr>
                <w:top w:val="none" w:sz="0" w:space="0" w:color="auto"/>
                <w:left w:val="none" w:sz="0" w:space="0" w:color="auto"/>
                <w:bottom w:val="none" w:sz="0" w:space="0" w:color="auto"/>
                <w:right w:val="none" w:sz="0" w:space="0" w:color="auto"/>
              </w:divBdr>
            </w:div>
            <w:div w:id="708726433">
              <w:marLeft w:val="0"/>
              <w:marRight w:val="0"/>
              <w:marTop w:val="0"/>
              <w:marBottom w:val="0"/>
              <w:divBdr>
                <w:top w:val="none" w:sz="0" w:space="0" w:color="auto"/>
                <w:left w:val="none" w:sz="0" w:space="0" w:color="auto"/>
                <w:bottom w:val="none" w:sz="0" w:space="0" w:color="auto"/>
                <w:right w:val="none" w:sz="0" w:space="0" w:color="auto"/>
              </w:divBdr>
            </w:div>
            <w:div w:id="62990096">
              <w:marLeft w:val="0"/>
              <w:marRight w:val="0"/>
              <w:marTop w:val="0"/>
              <w:marBottom w:val="0"/>
              <w:divBdr>
                <w:top w:val="none" w:sz="0" w:space="0" w:color="auto"/>
                <w:left w:val="none" w:sz="0" w:space="0" w:color="auto"/>
                <w:bottom w:val="none" w:sz="0" w:space="0" w:color="auto"/>
                <w:right w:val="none" w:sz="0" w:space="0" w:color="auto"/>
              </w:divBdr>
            </w:div>
            <w:div w:id="333656484">
              <w:marLeft w:val="0"/>
              <w:marRight w:val="0"/>
              <w:marTop w:val="0"/>
              <w:marBottom w:val="0"/>
              <w:divBdr>
                <w:top w:val="none" w:sz="0" w:space="0" w:color="auto"/>
                <w:left w:val="none" w:sz="0" w:space="0" w:color="auto"/>
                <w:bottom w:val="none" w:sz="0" w:space="0" w:color="auto"/>
                <w:right w:val="none" w:sz="0" w:space="0" w:color="auto"/>
              </w:divBdr>
            </w:div>
            <w:div w:id="1885480453">
              <w:marLeft w:val="0"/>
              <w:marRight w:val="0"/>
              <w:marTop w:val="0"/>
              <w:marBottom w:val="0"/>
              <w:divBdr>
                <w:top w:val="none" w:sz="0" w:space="0" w:color="auto"/>
                <w:left w:val="none" w:sz="0" w:space="0" w:color="auto"/>
                <w:bottom w:val="none" w:sz="0" w:space="0" w:color="auto"/>
                <w:right w:val="none" w:sz="0" w:space="0" w:color="auto"/>
              </w:divBdr>
            </w:div>
            <w:div w:id="317073943">
              <w:marLeft w:val="0"/>
              <w:marRight w:val="0"/>
              <w:marTop w:val="0"/>
              <w:marBottom w:val="0"/>
              <w:divBdr>
                <w:top w:val="none" w:sz="0" w:space="0" w:color="auto"/>
                <w:left w:val="none" w:sz="0" w:space="0" w:color="auto"/>
                <w:bottom w:val="none" w:sz="0" w:space="0" w:color="auto"/>
                <w:right w:val="none" w:sz="0" w:space="0" w:color="auto"/>
              </w:divBdr>
            </w:div>
            <w:div w:id="1495562288">
              <w:marLeft w:val="0"/>
              <w:marRight w:val="0"/>
              <w:marTop w:val="0"/>
              <w:marBottom w:val="0"/>
              <w:divBdr>
                <w:top w:val="none" w:sz="0" w:space="0" w:color="auto"/>
                <w:left w:val="none" w:sz="0" w:space="0" w:color="auto"/>
                <w:bottom w:val="none" w:sz="0" w:space="0" w:color="auto"/>
                <w:right w:val="none" w:sz="0" w:space="0" w:color="auto"/>
              </w:divBdr>
            </w:div>
            <w:div w:id="88745865">
              <w:marLeft w:val="0"/>
              <w:marRight w:val="0"/>
              <w:marTop w:val="0"/>
              <w:marBottom w:val="0"/>
              <w:divBdr>
                <w:top w:val="none" w:sz="0" w:space="0" w:color="auto"/>
                <w:left w:val="none" w:sz="0" w:space="0" w:color="auto"/>
                <w:bottom w:val="none" w:sz="0" w:space="0" w:color="auto"/>
                <w:right w:val="none" w:sz="0" w:space="0" w:color="auto"/>
              </w:divBdr>
            </w:div>
            <w:div w:id="1005520062">
              <w:marLeft w:val="0"/>
              <w:marRight w:val="0"/>
              <w:marTop w:val="0"/>
              <w:marBottom w:val="0"/>
              <w:divBdr>
                <w:top w:val="none" w:sz="0" w:space="0" w:color="auto"/>
                <w:left w:val="none" w:sz="0" w:space="0" w:color="auto"/>
                <w:bottom w:val="none" w:sz="0" w:space="0" w:color="auto"/>
                <w:right w:val="none" w:sz="0" w:space="0" w:color="auto"/>
              </w:divBdr>
            </w:div>
            <w:div w:id="94789554">
              <w:marLeft w:val="0"/>
              <w:marRight w:val="0"/>
              <w:marTop w:val="0"/>
              <w:marBottom w:val="0"/>
              <w:divBdr>
                <w:top w:val="none" w:sz="0" w:space="0" w:color="auto"/>
                <w:left w:val="none" w:sz="0" w:space="0" w:color="auto"/>
                <w:bottom w:val="none" w:sz="0" w:space="0" w:color="auto"/>
                <w:right w:val="none" w:sz="0" w:space="0" w:color="auto"/>
              </w:divBdr>
            </w:div>
            <w:div w:id="1389114469">
              <w:marLeft w:val="0"/>
              <w:marRight w:val="0"/>
              <w:marTop w:val="0"/>
              <w:marBottom w:val="0"/>
              <w:divBdr>
                <w:top w:val="none" w:sz="0" w:space="0" w:color="auto"/>
                <w:left w:val="none" w:sz="0" w:space="0" w:color="auto"/>
                <w:bottom w:val="none" w:sz="0" w:space="0" w:color="auto"/>
                <w:right w:val="none" w:sz="0" w:space="0" w:color="auto"/>
              </w:divBdr>
            </w:div>
            <w:div w:id="661666561">
              <w:marLeft w:val="0"/>
              <w:marRight w:val="0"/>
              <w:marTop w:val="0"/>
              <w:marBottom w:val="0"/>
              <w:divBdr>
                <w:top w:val="none" w:sz="0" w:space="0" w:color="auto"/>
                <w:left w:val="none" w:sz="0" w:space="0" w:color="auto"/>
                <w:bottom w:val="none" w:sz="0" w:space="0" w:color="auto"/>
                <w:right w:val="none" w:sz="0" w:space="0" w:color="auto"/>
              </w:divBdr>
            </w:div>
            <w:div w:id="970011560">
              <w:marLeft w:val="0"/>
              <w:marRight w:val="0"/>
              <w:marTop w:val="0"/>
              <w:marBottom w:val="0"/>
              <w:divBdr>
                <w:top w:val="none" w:sz="0" w:space="0" w:color="auto"/>
                <w:left w:val="none" w:sz="0" w:space="0" w:color="auto"/>
                <w:bottom w:val="none" w:sz="0" w:space="0" w:color="auto"/>
                <w:right w:val="none" w:sz="0" w:space="0" w:color="auto"/>
              </w:divBdr>
            </w:div>
            <w:div w:id="1469398770">
              <w:marLeft w:val="0"/>
              <w:marRight w:val="0"/>
              <w:marTop w:val="0"/>
              <w:marBottom w:val="0"/>
              <w:divBdr>
                <w:top w:val="none" w:sz="0" w:space="0" w:color="auto"/>
                <w:left w:val="none" w:sz="0" w:space="0" w:color="auto"/>
                <w:bottom w:val="none" w:sz="0" w:space="0" w:color="auto"/>
                <w:right w:val="none" w:sz="0" w:space="0" w:color="auto"/>
              </w:divBdr>
            </w:div>
            <w:div w:id="1756976087">
              <w:marLeft w:val="0"/>
              <w:marRight w:val="0"/>
              <w:marTop w:val="0"/>
              <w:marBottom w:val="0"/>
              <w:divBdr>
                <w:top w:val="none" w:sz="0" w:space="0" w:color="auto"/>
                <w:left w:val="none" w:sz="0" w:space="0" w:color="auto"/>
                <w:bottom w:val="none" w:sz="0" w:space="0" w:color="auto"/>
                <w:right w:val="none" w:sz="0" w:space="0" w:color="auto"/>
              </w:divBdr>
            </w:div>
            <w:div w:id="2100640230">
              <w:marLeft w:val="0"/>
              <w:marRight w:val="0"/>
              <w:marTop w:val="0"/>
              <w:marBottom w:val="0"/>
              <w:divBdr>
                <w:top w:val="none" w:sz="0" w:space="0" w:color="auto"/>
                <w:left w:val="none" w:sz="0" w:space="0" w:color="auto"/>
                <w:bottom w:val="none" w:sz="0" w:space="0" w:color="auto"/>
                <w:right w:val="none" w:sz="0" w:space="0" w:color="auto"/>
              </w:divBdr>
            </w:div>
            <w:div w:id="975720851">
              <w:marLeft w:val="0"/>
              <w:marRight w:val="0"/>
              <w:marTop w:val="0"/>
              <w:marBottom w:val="0"/>
              <w:divBdr>
                <w:top w:val="none" w:sz="0" w:space="0" w:color="auto"/>
                <w:left w:val="none" w:sz="0" w:space="0" w:color="auto"/>
                <w:bottom w:val="none" w:sz="0" w:space="0" w:color="auto"/>
                <w:right w:val="none" w:sz="0" w:space="0" w:color="auto"/>
              </w:divBdr>
            </w:div>
            <w:div w:id="423648030">
              <w:marLeft w:val="0"/>
              <w:marRight w:val="0"/>
              <w:marTop w:val="0"/>
              <w:marBottom w:val="0"/>
              <w:divBdr>
                <w:top w:val="none" w:sz="0" w:space="0" w:color="auto"/>
                <w:left w:val="none" w:sz="0" w:space="0" w:color="auto"/>
                <w:bottom w:val="none" w:sz="0" w:space="0" w:color="auto"/>
                <w:right w:val="none" w:sz="0" w:space="0" w:color="auto"/>
              </w:divBdr>
            </w:div>
            <w:div w:id="960499410">
              <w:marLeft w:val="0"/>
              <w:marRight w:val="0"/>
              <w:marTop w:val="0"/>
              <w:marBottom w:val="0"/>
              <w:divBdr>
                <w:top w:val="none" w:sz="0" w:space="0" w:color="auto"/>
                <w:left w:val="none" w:sz="0" w:space="0" w:color="auto"/>
                <w:bottom w:val="none" w:sz="0" w:space="0" w:color="auto"/>
                <w:right w:val="none" w:sz="0" w:space="0" w:color="auto"/>
              </w:divBdr>
            </w:div>
            <w:div w:id="375930856">
              <w:marLeft w:val="0"/>
              <w:marRight w:val="0"/>
              <w:marTop w:val="0"/>
              <w:marBottom w:val="0"/>
              <w:divBdr>
                <w:top w:val="none" w:sz="0" w:space="0" w:color="auto"/>
                <w:left w:val="none" w:sz="0" w:space="0" w:color="auto"/>
                <w:bottom w:val="none" w:sz="0" w:space="0" w:color="auto"/>
                <w:right w:val="none" w:sz="0" w:space="0" w:color="auto"/>
              </w:divBdr>
            </w:div>
            <w:div w:id="948052538">
              <w:marLeft w:val="0"/>
              <w:marRight w:val="0"/>
              <w:marTop w:val="0"/>
              <w:marBottom w:val="0"/>
              <w:divBdr>
                <w:top w:val="none" w:sz="0" w:space="0" w:color="auto"/>
                <w:left w:val="none" w:sz="0" w:space="0" w:color="auto"/>
                <w:bottom w:val="none" w:sz="0" w:space="0" w:color="auto"/>
                <w:right w:val="none" w:sz="0" w:space="0" w:color="auto"/>
              </w:divBdr>
            </w:div>
            <w:div w:id="577641683">
              <w:marLeft w:val="0"/>
              <w:marRight w:val="0"/>
              <w:marTop w:val="0"/>
              <w:marBottom w:val="0"/>
              <w:divBdr>
                <w:top w:val="none" w:sz="0" w:space="0" w:color="auto"/>
                <w:left w:val="none" w:sz="0" w:space="0" w:color="auto"/>
                <w:bottom w:val="none" w:sz="0" w:space="0" w:color="auto"/>
                <w:right w:val="none" w:sz="0" w:space="0" w:color="auto"/>
              </w:divBdr>
            </w:div>
            <w:div w:id="1839616608">
              <w:marLeft w:val="0"/>
              <w:marRight w:val="0"/>
              <w:marTop w:val="0"/>
              <w:marBottom w:val="0"/>
              <w:divBdr>
                <w:top w:val="none" w:sz="0" w:space="0" w:color="auto"/>
                <w:left w:val="none" w:sz="0" w:space="0" w:color="auto"/>
                <w:bottom w:val="none" w:sz="0" w:space="0" w:color="auto"/>
                <w:right w:val="none" w:sz="0" w:space="0" w:color="auto"/>
              </w:divBdr>
            </w:div>
            <w:div w:id="1462844124">
              <w:marLeft w:val="0"/>
              <w:marRight w:val="0"/>
              <w:marTop w:val="0"/>
              <w:marBottom w:val="0"/>
              <w:divBdr>
                <w:top w:val="none" w:sz="0" w:space="0" w:color="auto"/>
                <w:left w:val="none" w:sz="0" w:space="0" w:color="auto"/>
                <w:bottom w:val="none" w:sz="0" w:space="0" w:color="auto"/>
                <w:right w:val="none" w:sz="0" w:space="0" w:color="auto"/>
              </w:divBdr>
            </w:div>
            <w:div w:id="876546101">
              <w:marLeft w:val="0"/>
              <w:marRight w:val="0"/>
              <w:marTop w:val="0"/>
              <w:marBottom w:val="0"/>
              <w:divBdr>
                <w:top w:val="none" w:sz="0" w:space="0" w:color="auto"/>
                <w:left w:val="none" w:sz="0" w:space="0" w:color="auto"/>
                <w:bottom w:val="none" w:sz="0" w:space="0" w:color="auto"/>
                <w:right w:val="none" w:sz="0" w:space="0" w:color="auto"/>
              </w:divBdr>
            </w:div>
            <w:div w:id="1712682434">
              <w:marLeft w:val="0"/>
              <w:marRight w:val="0"/>
              <w:marTop w:val="0"/>
              <w:marBottom w:val="0"/>
              <w:divBdr>
                <w:top w:val="none" w:sz="0" w:space="0" w:color="auto"/>
                <w:left w:val="none" w:sz="0" w:space="0" w:color="auto"/>
                <w:bottom w:val="none" w:sz="0" w:space="0" w:color="auto"/>
                <w:right w:val="none" w:sz="0" w:space="0" w:color="auto"/>
              </w:divBdr>
            </w:div>
            <w:div w:id="1233387922">
              <w:marLeft w:val="0"/>
              <w:marRight w:val="0"/>
              <w:marTop w:val="0"/>
              <w:marBottom w:val="0"/>
              <w:divBdr>
                <w:top w:val="none" w:sz="0" w:space="0" w:color="auto"/>
                <w:left w:val="none" w:sz="0" w:space="0" w:color="auto"/>
                <w:bottom w:val="none" w:sz="0" w:space="0" w:color="auto"/>
                <w:right w:val="none" w:sz="0" w:space="0" w:color="auto"/>
              </w:divBdr>
            </w:div>
            <w:div w:id="1373189410">
              <w:marLeft w:val="0"/>
              <w:marRight w:val="0"/>
              <w:marTop w:val="0"/>
              <w:marBottom w:val="0"/>
              <w:divBdr>
                <w:top w:val="none" w:sz="0" w:space="0" w:color="auto"/>
                <w:left w:val="none" w:sz="0" w:space="0" w:color="auto"/>
                <w:bottom w:val="none" w:sz="0" w:space="0" w:color="auto"/>
                <w:right w:val="none" w:sz="0" w:space="0" w:color="auto"/>
              </w:divBdr>
            </w:div>
            <w:div w:id="2063746301">
              <w:marLeft w:val="0"/>
              <w:marRight w:val="0"/>
              <w:marTop w:val="0"/>
              <w:marBottom w:val="0"/>
              <w:divBdr>
                <w:top w:val="none" w:sz="0" w:space="0" w:color="auto"/>
                <w:left w:val="none" w:sz="0" w:space="0" w:color="auto"/>
                <w:bottom w:val="none" w:sz="0" w:space="0" w:color="auto"/>
                <w:right w:val="none" w:sz="0" w:space="0" w:color="auto"/>
              </w:divBdr>
            </w:div>
            <w:div w:id="875657846">
              <w:marLeft w:val="0"/>
              <w:marRight w:val="0"/>
              <w:marTop w:val="0"/>
              <w:marBottom w:val="0"/>
              <w:divBdr>
                <w:top w:val="none" w:sz="0" w:space="0" w:color="auto"/>
                <w:left w:val="none" w:sz="0" w:space="0" w:color="auto"/>
                <w:bottom w:val="none" w:sz="0" w:space="0" w:color="auto"/>
                <w:right w:val="none" w:sz="0" w:space="0" w:color="auto"/>
              </w:divBdr>
            </w:div>
            <w:div w:id="1080369450">
              <w:marLeft w:val="0"/>
              <w:marRight w:val="0"/>
              <w:marTop w:val="0"/>
              <w:marBottom w:val="0"/>
              <w:divBdr>
                <w:top w:val="none" w:sz="0" w:space="0" w:color="auto"/>
                <w:left w:val="none" w:sz="0" w:space="0" w:color="auto"/>
                <w:bottom w:val="none" w:sz="0" w:space="0" w:color="auto"/>
                <w:right w:val="none" w:sz="0" w:space="0" w:color="auto"/>
              </w:divBdr>
            </w:div>
            <w:div w:id="1617981563">
              <w:marLeft w:val="0"/>
              <w:marRight w:val="0"/>
              <w:marTop w:val="0"/>
              <w:marBottom w:val="0"/>
              <w:divBdr>
                <w:top w:val="none" w:sz="0" w:space="0" w:color="auto"/>
                <w:left w:val="none" w:sz="0" w:space="0" w:color="auto"/>
                <w:bottom w:val="none" w:sz="0" w:space="0" w:color="auto"/>
                <w:right w:val="none" w:sz="0" w:space="0" w:color="auto"/>
              </w:divBdr>
            </w:div>
            <w:div w:id="1342708165">
              <w:marLeft w:val="0"/>
              <w:marRight w:val="0"/>
              <w:marTop w:val="0"/>
              <w:marBottom w:val="0"/>
              <w:divBdr>
                <w:top w:val="none" w:sz="0" w:space="0" w:color="auto"/>
                <w:left w:val="none" w:sz="0" w:space="0" w:color="auto"/>
                <w:bottom w:val="none" w:sz="0" w:space="0" w:color="auto"/>
                <w:right w:val="none" w:sz="0" w:space="0" w:color="auto"/>
              </w:divBdr>
            </w:div>
            <w:div w:id="942109650">
              <w:marLeft w:val="0"/>
              <w:marRight w:val="0"/>
              <w:marTop w:val="0"/>
              <w:marBottom w:val="0"/>
              <w:divBdr>
                <w:top w:val="none" w:sz="0" w:space="0" w:color="auto"/>
                <w:left w:val="none" w:sz="0" w:space="0" w:color="auto"/>
                <w:bottom w:val="none" w:sz="0" w:space="0" w:color="auto"/>
                <w:right w:val="none" w:sz="0" w:space="0" w:color="auto"/>
              </w:divBdr>
            </w:div>
            <w:div w:id="1670207445">
              <w:marLeft w:val="0"/>
              <w:marRight w:val="0"/>
              <w:marTop w:val="0"/>
              <w:marBottom w:val="0"/>
              <w:divBdr>
                <w:top w:val="none" w:sz="0" w:space="0" w:color="auto"/>
                <w:left w:val="none" w:sz="0" w:space="0" w:color="auto"/>
                <w:bottom w:val="none" w:sz="0" w:space="0" w:color="auto"/>
                <w:right w:val="none" w:sz="0" w:space="0" w:color="auto"/>
              </w:divBdr>
            </w:div>
            <w:div w:id="847908881">
              <w:marLeft w:val="0"/>
              <w:marRight w:val="0"/>
              <w:marTop w:val="0"/>
              <w:marBottom w:val="0"/>
              <w:divBdr>
                <w:top w:val="none" w:sz="0" w:space="0" w:color="auto"/>
                <w:left w:val="none" w:sz="0" w:space="0" w:color="auto"/>
                <w:bottom w:val="none" w:sz="0" w:space="0" w:color="auto"/>
                <w:right w:val="none" w:sz="0" w:space="0" w:color="auto"/>
              </w:divBdr>
            </w:div>
            <w:div w:id="1729262901">
              <w:marLeft w:val="0"/>
              <w:marRight w:val="0"/>
              <w:marTop w:val="0"/>
              <w:marBottom w:val="0"/>
              <w:divBdr>
                <w:top w:val="none" w:sz="0" w:space="0" w:color="auto"/>
                <w:left w:val="none" w:sz="0" w:space="0" w:color="auto"/>
                <w:bottom w:val="none" w:sz="0" w:space="0" w:color="auto"/>
                <w:right w:val="none" w:sz="0" w:space="0" w:color="auto"/>
              </w:divBdr>
            </w:div>
            <w:div w:id="530341166">
              <w:marLeft w:val="0"/>
              <w:marRight w:val="0"/>
              <w:marTop w:val="0"/>
              <w:marBottom w:val="0"/>
              <w:divBdr>
                <w:top w:val="none" w:sz="0" w:space="0" w:color="auto"/>
                <w:left w:val="none" w:sz="0" w:space="0" w:color="auto"/>
                <w:bottom w:val="none" w:sz="0" w:space="0" w:color="auto"/>
                <w:right w:val="none" w:sz="0" w:space="0" w:color="auto"/>
              </w:divBdr>
            </w:div>
            <w:div w:id="1126849331">
              <w:marLeft w:val="0"/>
              <w:marRight w:val="0"/>
              <w:marTop w:val="0"/>
              <w:marBottom w:val="0"/>
              <w:divBdr>
                <w:top w:val="none" w:sz="0" w:space="0" w:color="auto"/>
                <w:left w:val="none" w:sz="0" w:space="0" w:color="auto"/>
                <w:bottom w:val="none" w:sz="0" w:space="0" w:color="auto"/>
                <w:right w:val="none" w:sz="0" w:space="0" w:color="auto"/>
              </w:divBdr>
            </w:div>
            <w:div w:id="1153792643">
              <w:marLeft w:val="0"/>
              <w:marRight w:val="0"/>
              <w:marTop w:val="0"/>
              <w:marBottom w:val="0"/>
              <w:divBdr>
                <w:top w:val="none" w:sz="0" w:space="0" w:color="auto"/>
                <w:left w:val="none" w:sz="0" w:space="0" w:color="auto"/>
                <w:bottom w:val="none" w:sz="0" w:space="0" w:color="auto"/>
                <w:right w:val="none" w:sz="0" w:space="0" w:color="auto"/>
              </w:divBdr>
            </w:div>
            <w:div w:id="732890100">
              <w:marLeft w:val="0"/>
              <w:marRight w:val="0"/>
              <w:marTop w:val="0"/>
              <w:marBottom w:val="0"/>
              <w:divBdr>
                <w:top w:val="none" w:sz="0" w:space="0" w:color="auto"/>
                <w:left w:val="none" w:sz="0" w:space="0" w:color="auto"/>
                <w:bottom w:val="none" w:sz="0" w:space="0" w:color="auto"/>
                <w:right w:val="none" w:sz="0" w:space="0" w:color="auto"/>
              </w:divBdr>
            </w:div>
            <w:div w:id="944267399">
              <w:marLeft w:val="0"/>
              <w:marRight w:val="0"/>
              <w:marTop w:val="0"/>
              <w:marBottom w:val="0"/>
              <w:divBdr>
                <w:top w:val="none" w:sz="0" w:space="0" w:color="auto"/>
                <w:left w:val="none" w:sz="0" w:space="0" w:color="auto"/>
                <w:bottom w:val="none" w:sz="0" w:space="0" w:color="auto"/>
                <w:right w:val="none" w:sz="0" w:space="0" w:color="auto"/>
              </w:divBdr>
            </w:div>
            <w:div w:id="860120956">
              <w:marLeft w:val="0"/>
              <w:marRight w:val="0"/>
              <w:marTop w:val="0"/>
              <w:marBottom w:val="0"/>
              <w:divBdr>
                <w:top w:val="none" w:sz="0" w:space="0" w:color="auto"/>
                <w:left w:val="none" w:sz="0" w:space="0" w:color="auto"/>
                <w:bottom w:val="none" w:sz="0" w:space="0" w:color="auto"/>
                <w:right w:val="none" w:sz="0" w:space="0" w:color="auto"/>
              </w:divBdr>
            </w:div>
            <w:div w:id="567763330">
              <w:marLeft w:val="0"/>
              <w:marRight w:val="0"/>
              <w:marTop w:val="0"/>
              <w:marBottom w:val="0"/>
              <w:divBdr>
                <w:top w:val="none" w:sz="0" w:space="0" w:color="auto"/>
                <w:left w:val="none" w:sz="0" w:space="0" w:color="auto"/>
                <w:bottom w:val="none" w:sz="0" w:space="0" w:color="auto"/>
                <w:right w:val="none" w:sz="0" w:space="0" w:color="auto"/>
              </w:divBdr>
            </w:div>
            <w:div w:id="1647658434">
              <w:marLeft w:val="0"/>
              <w:marRight w:val="0"/>
              <w:marTop w:val="0"/>
              <w:marBottom w:val="0"/>
              <w:divBdr>
                <w:top w:val="none" w:sz="0" w:space="0" w:color="auto"/>
                <w:left w:val="none" w:sz="0" w:space="0" w:color="auto"/>
                <w:bottom w:val="none" w:sz="0" w:space="0" w:color="auto"/>
                <w:right w:val="none" w:sz="0" w:space="0" w:color="auto"/>
              </w:divBdr>
            </w:div>
            <w:div w:id="932319843">
              <w:marLeft w:val="0"/>
              <w:marRight w:val="0"/>
              <w:marTop w:val="0"/>
              <w:marBottom w:val="0"/>
              <w:divBdr>
                <w:top w:val="none" w:sz="0" w:space="0" w:color="auto"/>
                <w:left w:val="none" w:sz="0" w:space="0" w:color="auto"/>
                <w:bottom w:val="none" w:sz="0" w:space="0" w:color="auto"/>
                <w:right w:val="none" w:sz="0" w:space="0" w:color="auto"/>
              </w:divBdr>
            </w:div>
            <w:div w:id="1746803167">
              <w:marLeft w:val="0"/>
              <w:marRight w:val="0"/>
              <w:marTop w:val="0"/>
              <w:marBottom w:val="0"/>
              <w:divBdr>
                <w:top w:val="none" w:sz="0" w:space="0" w:color="auto"/>
                <w:left w:val="none" w:sz="0" w:space="0" w:color="auto"/>
                <w:bottom w:val="none" w:sz="0" w:space="0" w:color="auto"/>
                <w:right w:val="none" w:sz="0" w:space="0" w:color="auto"/>
              </w:divBdr>
            </w:div>
            <w:div w:id="27532101">
              <w:marLeft w:val="0"/>
              <w:marRight w:val="0"/>
              <w:marTop w:val="0"/>
              <w:marBottom w:val="0"/>
              <w:divBdr>
                <w:top w:val="none" w:sz="0" w:space="0" w:color="auto"/>
                <w:left w:val="none" w:sz="0" w:space="0" w:color="auto"/>
                <w:bottom w:val="none" w:sz="0" w:space="0" w:color="auto"/>
                <w:right w:val="none" w:sz="0" w:space="0" w:color="auto"/>
              </w:divBdr>
            </w:div>
            <w:div w:id="649555727">
              <w:marLeft w:val="0"/>
              <w:marRight w:val="0"/>
              <w:marTop w:val="0"/>
              <w:marBottom w:val="0"/>
              <w:divBdr>
                <w:top w:val="none" w:sz="0" w:space="0" w:color="auto"/>
                <w:left w:val="none" w:sz="0" w:space="0" w:color="auto"/>
                <w:bottom w:val="none" w:sz="0" w:space="0" w:color="auto"/>
                <w:right w:val="none" w:sz="0" w:space="0" w:color="auto"/>
              </w:divBdr>
            </w:div>
            <w:div w:id="690381180">
              <w:marLeft w:val="0"/>
              <w:marRight w:val="0"/>
              <w:marTop w:val="0"/>
              <w:marBottom w:val="0"/>
              <w:divBdr>
                <w:top w:val="none" w:sz="0" w:space="0" w:color="auto"/>
                <w:left w:val="none" w:sz="0" w:space="0" w:color="auto"/>
                <w:bottom w:val="none" w:sz="0" w:space="0" w:color="auto"/>
                <w:right w:val="none" w:sz="0" w:space="0" w:color="auto"/>
              </w:divBdr>
            </w:div>
            <w:div w:id="2098283361">
              <w:marLeft w:val="0"/>
              <w:marRight w:val="0"/>
              <w:marTop w:val="0"/>
              <w:marBottom w:val="0"/>
              <w:divBdr>
                <w:top w:val="none" w:sz="0" w:space="0" w:color="auto"/>
                <w:left w:val="none" w:sz="0" w:space="0" w:color="auto"/>
                <w:bottom w:val="none" w:sz="0" w:space="0" w:color="auto"/>
                <w:right w:val="none" w:sz="0" w:space="0" w:color="auto"/>
              </w:divBdr>
            </w:div>
            <w:div w:id="1790128466">
              <w:marLeft w:val="0"/>
              <w:marRight w:val="0"/>
              <w:marTop w:val="0"/>
              <w:marBottom w:val="0"/>
              <w:divBdr>
                <w:top w:val="none" w:sz="0" w:space="0" w:color="auto"/>
                <w:left w:val="none" w:sz="0" w:space="0" w:color="auto"/>
                <w:bottom w:val="none" w:sz="0" w:space="0" w:color="auto"/>
                <w:right w:val="none" w:sz="0" w:space="0" w:color="auto"/>
              </w:divBdr>
            </w:div>
            <w:div w:id="662201197">
              <w:marLeft w:val="0"/>
              <w:marRight w:val="0"/>
              <w:marTop w:val="0"/>
              <w:marBottom w:val="0"/>
              <w:divBdr>
                <w:top w:val="none" w:sz="0" w:space="0" w:color="auto"/>
                <w:left w:val="none" w:sz="0" w:space="0" w:color="auto"/>
                <w:bottom w:val="none" w:sz="0" w:space="0" w:color="auto"/>
                <w:right w:val="none" w:sz="0" w:space="0" w:color="auto"/>
              </w:divBdr>
            </w:div>
            <w:div w:id="1810049595">
              <w:marLeft w:val="0"/>
              <w:marRight w:val="0"/>
              <w:marTop w:val="0"/>
              <w:marBottom w:val="0"/>
              <w:divBdr>
                <w:top w:val="none" w:sz="0" w:space="0" w:color="auto"/>
                <w:left w:val="none" w:sz="0" w:space="0" w:color="auto"/>
                <w:bottom w:val="none" w:sz="0" w:space="0" w:color="auto"/>
                <w:right w:val="none" w:sz="0" w:space="0" w:color="auto"/>
              </w:divBdr>
            </w:div>
            <w:div w:id="1003581660">
              <w:marLeft w:val="0"/>
              <w:marRight w:val="0"/>
              <w:marTop w:val="0"/>
              <w:marBottom w:val="0"/>
              <w:divBdr>
                <w:top w:val="none" w:sz="0" w:space="0" w:color="auto"/>
                <w:left w:val="none" w:sz="0" w:space="0" w:color="auto"/>
                <w:bottom w:val="none" w:sz="0" w:space="0" w:color="auto"/>
                <w:right w:val="none" w:sz="0" w:space="0" w:color="auto"/>
              </w:divBdr>
            </w:div>
            <w:div w:id="1110782093">
              <w:marLeft w:val="0"/>
              <w:marRight w:val="0"/>
              <w:marTop w:val="0"/>
              <w:marBottom w:val="0"/>
              <w:divBdr>
                <w:top w:val="none" w:sz="0" w:space="0" w:color="auto"/>
                <w:left w:val="none" w:sz="0" w:space="0" w:color="auto"/>
                <w:bottom w:val="none" w:sz="0" w:space="0" w:color="auto"/>
                <w:right w:val="none" w:sz="0" w:space="0" w:color="auto"/>
              </w:divBdr>
            </w:div>
            <w:div w:id="586767906">
              <w:marLeft w:val="0"/>
              <w:marRight w:val="0"/>
              <w:marTop w:val="0"/>
              <w:marBottom w:val="0"/>
              <w:divBdr>
                <w:top w:val="none" w:sz="0" w:space="0" w:color="auto"/>
                <w:left w:val="none" w:sz="0" w:space="0" w:color="auto"/>
                <w:bottom w:val="none" w:sz="0" w:space="0" w:color="auto"/>
                <w:right w:val="none" w:sz="0" w:space="0" w:color="auto"/>
              </w:divBdr>
            </w:div>
            <w:div w:id="1483692810">
              <w:marLeft w:val="0"/>
              <w:marRight w:val="0"/>
              <w:marTop w:val="0"/>
              <w:marBottom w:val="0"/>
              <w:divBdr>
                <w:top w:val="none" w:sz="0" w:space="0" w:color="auto"/>
                <w:left w:val="none" w:sz="0" w:space="0" w:color="auto"/>
                <w:bottom w:val="none" w:sz="0" w:space="0" w:color="auto"/>
                <w:right w:val="none" w:sz="0" w:space="0" w:color="auto"/>
              </w:divBdr>
            </w:div>
            <w:div w:id="1079062593">
              <w:marLeft w:val="0"/>
              <w:marRight w:val="0"/>
              <w:marTop w:val="0"/>
              <w:marBottom w:val="0"/>
              <w:divBdr>
                <w:top w:val="none" w:sz="0" w:space="0" w:color="auto"/>
                <w:left w:val="none" w:sz="0" w:space="0" w:color="auto"/>
                <w:bottom w:val="none" w:sz="0" w:space="0" w:color="auto"/>
                <w:right w:val="none" w:sz="0" w:space="0" w:color="auto"/>
              </w:divBdr>
            </w:div>
            <w:div w:id="1432357963">
              <w:marLeft w:val="0"/>
              <w:marRight w:val="0"/>
              <w:marTop w:val="0"/>
              <w:marBottom w:val="0"/>
              <w:divBdr>
                <w:top w:val="none" w:sz="0" w:space="0" w:color="auto"/>
                <w:left w:val="none" w:sz="0" w:space="0" w:color="auto"/>
                <w:bottom w:val="none" w:sz="0" w:space="0" w:color="auto"/>
                <w:right w:val="none" w:sz="0" w:space="0" w:color="auto"/>
              </w:divBdr>
            </w:div>
            <w:div w:id="432089470">
              <w:marLeft w:val="0"/>
              <w:marRight w:val="0"/>
              <w:marTop w:val="0"/>
              <w:marBottom w:val="0"/>
              <w:divBdr>
                <w:top w:val="none" w:sz="0" w:space="0" w:color="auto"/>
                <w:left w:val="none" w:sz="0" w:space="0" w:color="auto"/>
                <w:bottom w:val="none" w:sz="0" w:space="0" w:color="auto"/>
                <w:right w:val="none" w:sz="0" w:space="0" w:color="auto"/>
              </w:divBdr>
            </w:div>
            <w:div w:id="1658149087">
              <w:marLeft w:val="0"/>
              <w:marRight w:val="0"/>
              <w:marTop w:val="0"/>
              <w:marBottom w:val="0"/>
              <w:divBdr>
                <w:top w:val="none" w:sz="0" w:space="0" w:color="auto"/>
                <w:left w:val="none" w:sz="0" w:space="0" w:color="auto"/>
                <w:bottom w:val="none" w:sz="0" w:space="0" w:color="auto"/>
                <w:right w:val="none" w:sz="0" w:space="0" w:color="auto"/>
              </w:divBdr>
            </w:div>
            <w:div w:id="219561468">
              <w:marLeft w:val="0"/>
              <w:marRight w:val="0"/>
              <w:marTop w:val="0"/>
              <w:marBottom w:val="0"/>
              <w:divBdr>
                <w:top w:val="none" w:sz="0" w:space="0" w:color="auto"/>
                <w:left w:val="none" w:sz="0" w:space="0" w:color="auto"/>
                <w:bottom w:val="none" w:sz="0" w:space="0" w:color="auto"/>
                <w:right w:val="none" w:sz="0" w:space="0" w:color="auto"/>
              </w:divBdr>
            </w:div>
            <w:div w:id="425270239">
              <w:marLeft w:val="0"/>
              <w:marRight w:val="0"/>
              <w:marTop w:val="0"/>
              <w:marBottom w:val="0"/>
              <w:divBdr>
                <w:top w:val="none" w:sz="0" w:space="0" w:color="auto"/>
                <w:left w:val="none" w:sz="0" w:space="0" w:color="auto"/>
                <w:bottom w:val="none" w:sz="0" w:space="0" w:color="auto"/>
                <w:right w:val="none" w:sz="0" w:space="0" w:color="auto"/>
              </w:divBdr>
            </w:div>
            <w:div w:id="1329483575">
              <w:marLeft w:val="0"/>
              <w:marRight w:val="0"/>
              <w:marTop w:val="0"/>
              <w:marBottom w:val="0"/>
              <w:divBdr>
                <w:top w:val="none" w:sz="0" w:space="0" w:color="auto"/>
                <w:left w:val="none" w:sz="0" w:space="0" w:color="auto"/>
                <w:bottom w:val="none" w:sz="0" w:space="0" w:color="auto"/>
                <w:right w:val="none" w:sz="0" w:space="0" w:color="auto"/>
              </w:divBdr>
            </w:div>
            <w:div w:id="49041787">
              <w:marLeft w:val="0"/>
              <w:marRight w:val="0"/>
              <w:marTop w:val="0"/>
              <w:marBottom w:val="0"/>
              <w:divBdr>
                <w:top w:val="none" w:sz="0" w:space="0" w:color="auto"/>
                <w:left w:val="none" w:sz="0" w:space="0" w:color="auto"/>
                <w:bottom w:val="none" w:sz="0" w:space="0" w:color="auto"/>
                <w:right w:val="none" w:sz="0" w:space="0" w:color="auto"/>
              </w:divBdr>
            </w:div>
            <w:div w:id="1913393848">
              <w:marLeft w:val="0"/>
              <w:marRight w:val="0"/>
              <w:marTop w:val="0"/>
              <w:marBottom w:val="0"/>
              <w:divBdr>
                <w:top w:val="none" w:sz="0" w:space="0" w:color="auto"/>
                <w:left w:val="none" w:sz="0" w:space="0" w:color="auto"/>
                <w:bottom w:val="none" w:sz="0" w:space="0" w:color="auto"/>
                <w:right w:val="none" w:sz="0" w:space="0" w:color="auto"/>
              </w:divBdr>
            </w:div>
            <w:div w:id="509030390">
              <w:marLeft w:val="0"/>
              <w:marRight w:val="0"/>
              <w:marTop w:val="0"/>
              <w:marBottom w:val="0"/>
              <w:divBdr>
                <w:top w:val="none" w:sz="0" w:space="0" w:color="auto"/>
                <w:left w:val="none" w:sz="0" w:space="0" w:color="auto"/>
                <w:bottom w:val="none" w:sz="0" w:space="0" w:color="auto"/>
                <w:right w:val="none" w:sz="0" w:space="0" w:color="auto"/>
              </w:divBdr>
            </w:div>
            <w:div w:id="1950232807">
              <w:marLeft w:val="0"/>
              <w:marRight w:val="0"/>
              <w:marTop w:val="0"/>
              <w:marBottom w:val="0"/>
              <w:divBdr>
                <w:top w:val="none" w:sz="0" w:space="0" w:color="auto"/>
                <w:left w:val="none" w:sz="0" w:space="0" w:color="auto"/>
                <w:bottom w:val="none" w:sz="0" w:space="0" w:color="auto"/>
                <w:right w:val="none" w:sz="0" w:space="0" w:color="auto"/>
              </w:divBdr>
            </w:div>
            <w:div w:id="638191444">
              <w:marLeft w:val="0"/>
              <w:marRight w:val="0"/>
              <w:marTop w:val="0"/>
              <w:marBottom w:val="0"/>
              <w:divBdr>
                <w:top w:val="none" w:sz="0" w:space="0" w:color="auto"/>
                <w:left w:val="none" w:sz="0" w:space="0" w:color="auto"/>
                <w:bottom w:val="none" w:sz="0" w:space="0" w:color="auto"/>
                <w:right w:val="none" w:sz="0" w:space="0" w:color="auto"/>
              </w:divBdr>
            </w:div>
            <w:div w:id="521015141">
              <w:marLeft w:val="0"/>
              <w:marRight w:val="0"/>
              <w:marTop w:val="0"/>
              <w:marBottom w:val="0"/>
              <w:divBdr>
                <w:top w:val="none" w:sz="0" w:space="0" w:color="auto"/>
                <w:left w:val="none" w:sz="0" w:space="0" w:color="auto"/>
                <w:bottom w:val="none" w:sz="0" w:space="0" w:color="auto"/>
                <w:right w:val="none" w:sz="0" w:space="0" w:color="auto"/>
              </w:divBdr>
            </w:div>
            <w:div w:id="602880810">
              <w:marLeft w:val="0"/>
              <w:marRight w:val="0"/>
              <w:marTop w:val="0"/>
              <w:marBottom w:val="0"/>
              <w:divBdr>
                <w:top w:val="none" w:sz="0" w:space="0" w:color="auto"/>
                <w:left w:val="none" w:sz="0" w:space="0" w:color="auto"/>
                <w:bottom w:val="none" w:sz="0" w:space="0" w:color="auto"/>
                <w:right w:val="none" w:sz="0" w:space="0" w:color="auto"/>
              </w:divBdr>
            </w:div>
            <w:div w:id="1469007472">
              <w:marLeft w:val="0"/>
              <w:marRight w:val="0"/>
              <w:marTop w:val="0"/>
              <w:marBottom w:val="0"/>
              <w:divBdr>
                <w:top w:val="none" w:sz="0" w:space="0" w:color="auto"/>
                <w:left w:val="none" w:sz="0" w:space="0" w:color="auto"/>
                <w:bottom w:val="none" w:sz="0" w:space="0" w:color="auto"/>
                <w:right w:val="none" w:sz="0" w:space="0" w:color="auto"/>
              </w:divBdr>
            </w:div>
            <w:div w:id="1139765815">
              <w:marLeft w:val="0"/>
              <w:marRight w:val="0"/>
              <w:marTop w:val="0"/>
              <w:marBottom w:val="0"/>
              <w:divBdr>
                <w:top w:val="none" w:sz="0" w:space="0" w:color="auto"/>
                <w:left w:val="none" w:sz="0" w:space="0" w:color="auto"/>
                <w:bottom w:val="none" w:sz="0" w:space="0" w:color="auto"/>
                <w:right w:val="none" w:sz="0" w:space="0" w:color="auto"/>
              </w:divBdr>
            </w:div>
            <w:div w:id="1543131623">
              <w:marLeft w:val="0"/>
              <w:marRight w:val="0"/>
              <w:marTop w:val="0"/>
              <w:marBottom w:val="0"/>
              <w:divBdr>
                <w:top w:val="none" w:sz="0" w:space="0" w:color="auto"/>
                <w:left w:val="none" w:sz="0" w:space="0" w:color="auto"/>
                <w:bottom w:val="none" w:sz="0" w:space="0" w:color="auto"/>
                <w:right w:val="none" w:sz="0" w:space="0" w:color="auto"/>
              </w:divBdr>
            </w:div>
            <w:div w:id="927272782">
              <w:marLeft w:val="0"/>
              <w:marRight w:val="0"/>
              <w:marTop w:val="0"/>
              <w:marBottom w:val="0"/>
              <w:divBdr>
                <w:top w:val="none" w:sz="0" w:space="0" w:color="auto"/>
                <w:left w:val="none" w:sz="0" w:space="0" w:color="auto"/>
                <w:bottom w:val="none" w:sz="0" w:space="0" w:color="auto"/>
                <w:right w:val="none" w:sz="0" w:space="0" w:color="auto"/>
              </w:divBdr>
            </w:div>
            <w:div w:id="1057244293">
              <w:marLeft w:val="0"/>
              <w:marRight w:val="0"/>
              <w:marTop w:val="0"/>
              <w:marBottom w:val="0"/>
              <w:divBdr>
                <w:top w:val="none" w:sz="0" w:space="0" w:color="auto"/>
                <w:left w:val="none" w:sz="0" w:space="0" w:color="auto"/>
                <w:bottom w:val="none" w:sz="0" w:space="0" w:color="auto"/>
                <w:right w:val="none" w:sz="0" w:space="0" w:color="auto"/>
              </w:divBdr>
            </w:div>
            <w:div w:id="918442089">
              <w:marLeft w:val="0"/>
              <w:marRight w:val="0"/>
              <w:marTop w:val="0"/>
              <w:marBottom w:val="0"/>
              <w:divBdr>
                <w:top w:val="none" w:sz="0" w:space="0" w:color="auto"/>
                <w:left w:val="none" w:sz="0" w:space="0" w:color="auto"/>
                <w:bottom w:val="none" w:sz="0" w:space="0" w:color="auto"/>
                <w:right w:val="none" w:sz="0" w:space="0" w:color="auto"/>
              </w:divBdr>
            </w:div>
            <w:div w:id="1995798021">
              <w:marLeft w:val="0"/>
              <w:marRight w:val="0"/>
              <w:marTop w:val="0"/>
              <w:marBottom w:val="0"/>
              <w:divBdr>
                <w:top w:val="none" w:sz="0" w:space="0" w:color="auto"/>
                <w:left w:val="none" w:sz="0" w:space="0" w:color="auto"/>
                <w:bottom w:val="none" w:sz="0" w:space="0" w:color="auto"/>
                <w:right w:val="none" w:sz="0" w:space="0" w:color="auto"/>
              </w:divBdr>
            </w:div>
            <w:div w:id="1403867057">
              <w:marLeft w:val="0"/>
              <w:marRight w:val="0"/>
              <w:marTop w:val="0"/>
              <w:marBottom w:val="0"/>
              <w:divBdr>
                <w:top w:val="none" w:sz="0" w:space="0" w:color="auto"/>
                <w:left w:val="none" w:sz="0" w:space="0" w:color="auto"/>
                <w:bottom w:val="none" w:sz="0" w:space="0" w:color="auto"/>
                <w:right w:val="none" w:sz="0" w:space="0" w:color="auto"/>
              </w:divBdr>
            </w:div>
            <w:div w:id="1339188840">
              <w:marLeft w:val="0"/>
              <w:marRight w:val="0"/>
              <w:marTop w:val="0"/>
              <w:marBottom w:val="0"/>
              <w:divBdr>
                <w:top w:val="none" w:sz="0" w:space="0" w:color="auto"/>
                <w:left w:val="none" w:sz="0" w:space="0" w:color="auto"/>
                <w:bottom w:val="none" w:sz="0" w:space="0" w:color="auto"/>
                <w:right w:val="none" w:sz="0" w:space="0" w:color="auto"/>
              </w:divBdr>
            </w:div>
            <w:div w:id="1504394901">
              <w:marLeft w:val="0"/>
              <w:marRight w:val="0"/>
              <w:marTop w:val="0"/>
              <w:marBottom w:val="0"/>
              <w:divBdr>
                <w:top w:val="none" w:sz="0" w:space="0" w:color="auto"/>
                <w:left w:val="none" w:sz="0" w:space="0" w:color="auto"/>
                <w:bottom w:val="none" w:sz="0" w:space="0" w:color="auto"/>
                <w:right w:val="none" w:sz="0" w:space="0" w:color="auto"/>
              </w:divBdr>
            </w:div>
            <w:div w:id="2005814242">
              <w:marLeft w:val="0"/>
              <w:marRight w:val="0"/>
              <w:marTop w:val="0"/>
              <w:marBottom w:val="0"/>
              <w:divBdr>
                <w:top w:val="none" w:sz="0" w:space="0" w:color="auto"/>
                <w:left w:val="none" w:sz="0" w:space="0" w:color="auto"/>
                <w:bottom w:val="none" w:sz="0" w:space="0" w:color="auto"/>
                <w:right w:val="none" w:sz="0" w:space="0" w:color="auto"/>
              </w:divBdr>
            </w:div>
            <w:div w:id="943415199">
              <w:marLeft w:val="0"/>
              <w:marRight w:val="0"/>
              <w:marTop w:val="0"/>
              <w:marBottom w:val="0"/>
              <w:divBdr>
                <w:top w:val="none" w:sz="0" w:space="0" w:color="auto"/>
                <w:left w:val="none" w:sz="0" w:space="0" w:color="auto"/>
                <w:bottom w:val="none" w:sz="0" w:space="0" w:color="auto"/>
                <w:right w:val="none" w:sz="0" w:space="0" w:color="auto"/>
              </w:divBdr>
            </w:div>
            <w:div w:id="175116306">
              <w:marLeft w:val="0"/>
              <w:marRight w:val="0"/>
              <w:marTop w:val="0"/>
              <w:marBottom w:val="0"/>
              <w:divBdr>
                <w:top w:val="none" w:sz="0" w:space="0" w:color="auto"/>
                <w:left w:val="none" w:sz="0" w:space="0" w:color="auto"/>
                <w:bottom w:val="none" w:sz="0" w:space="0" w:color="auto"/>
                <w:right w:val="none" w:sz="0" w:space="0" w:color="auto"/>
              </w:divBdr>
            </w:div>
            <w:div w:id="318505916">
              <w:marLeft w:val="0"/>
              <w:marRight w:val="0"/>
              <w:marTop w:val="0"/>
              <w:marBottom w:val="0"/>
              <w:divBdr>
                <w:top w:val="none" w:sz="0" w:space="0" w:color="auto"/>
                <w:left w:val="none" w:sz="0" w:space="0" w:color="auto"/>
                <w:bottom w:val="none" w:sz="0" w:space="0" w:color="auto"/>
                <w:right w:val="none" w:sz="0" w:space="0" w:color="auto"/>
              </w:divBdr>
            </w:div>
            <w:div w:id="1241326450">
              <w:marLeft w:val="0"/>
              <w:marRight w:val="0"/>
              <w:marTop w:val="0"/>
              <w:marBottom w:val="0"/>
              <w:divBdr>
                <w:top w:val="none" w:sz="0" w:space="0" w:color="auto"/>
                <w:left w:val="none" w:sz="0" w:space="0" w:color="auto"/>
                <w:bottom w:val="none" w:sz="0" w:space="0" w:color="auto"/>
                <w:right w:val="none" w:sz="0" w:space="0" w:color="auto"/>
              </w:divBdr>
            </w:div>
            <w:div w:id="1802651073">
              <w:marLeft w:val="0"/>
              <w:marRight w:val="0"/>
              <w:marTop w:val="0"/>
              <w:marBottom w:val="0"/>
              <w:divBdr>
                <w:top w:val="none" w:sz="0" w:space="0" w:color="auto"/>
                <w:left w:val="none" w:sz="0" w:space="0" w:color="auto"/>
                <w:bottom w:val="none" w:sz="0" w:space="0" w:color="auto"/>
                <w:right w:val="none" w:sz="0" w:space="0" w:color="auto"/>
              </w:divBdr>
            </w:div>
            <w:div w:id="328875696">
              <w:marLeft w:val="0"/>
              <w:marRight w:val="0"/>
              <w:marTop w:val="0"/>
              <w:marBottom w:val="0"/>
              <w:divBdr>
                <w:top w:val="none" w:sz="0" w:space="0" w:color="auto"/>
                <w:left w:val="none" w:sz="0" w:space="0" w:color="auto"/>
                <w:bottom w:val="none" w:sz="0" w:space="0" w:color="auto"/>
                <w:right w:val="none" w:sz="0" w:space="0" w:color="auto"/>
              </w:divBdr>
            </w:div>
            <w:div w:id="1999721382">
              <w:marLeft w:val="0"/>
              <w:marRight w:val="0"/>
              <w:marTop w:val="0"/>
              <w:marBottom w:val="0"/>
              <w:divBdr>
                <w:top w:val="none" w:sz="0" w:space="0" w:color="auto"/>
                <w:left w:val="none" w:sz="0" w:space="0" w:color="auto"/>
                <w:bottom w:val="none" w:sz="0" w:space="0" w:color="auto"/>
                <w:right w:val="none" w:sz="0" w:space="0" w:color="auto"/>
              </w:divBdr>
            </w:div>
            <w:div w:id="871528405">
              <w:marLeft w:val="0"/>
              <w:marRight w:val="0"/>
              <w:marTop w:val="0"/>
              <w:marBottom w:val="0"/>
              <w:divBdr>
                <w:top w:val="none" w:sz="0" w:space="0" w:color="auto"/>
                <w:left w:val="none" w:sz="0" w:space="0" w:color="auto"/>
                <w:bottom w:val="none" w:sz="0" w:space="0" w:color="auto"/>
                <w:right w:val="none" w:sz="0" w:space="0" w:color="auto"/>
              </w:divBdr>
            </w:div>
            <w:div w:id="1195576842">
              <w:marLeft w:val="0"/>
              <w:marRight w:val="0"/>
              <w:marTop w:val="0"/>
              <w:marBottom w:val="0"/>
              <w:divBdr>
                <w:top w:val="none" w:sz="0" w:space="0" w:color="auto"/>
                <w:left w:val="none" w:sz="0" w:space="0" w:color="auto"/>
                <w:bottom w:val="none" w:sz="0" w:space="0" w:color="auto"/>
                <w:right w:val="none" w:sz="0" w:space="0" w:color="auto"/>
              </w:divBdr>
            </w:div>
            <w:div w:id="571084851">
              <w:marLeft w:val="0"/>
              <w:marRight w:val="0"/>
              <w:marTop w:val="0"/>
              <w:marBottom w:val="0"/>
              <w:divBdr>
                <w:top w:val="none" w:sz="0" w:space="0" w:color="auto"/>
                <w:left w:val="none" w:sz="0" w:space="0" w:color="auto"/>
                <w:bottom w:val="none" w:sz="0" w:space="0" w:color="auto"/>
                <w:right w:val="none" w:sz="0" w:space="0" w:color="auto"/>
              </w:divBdr>
            </w:div>
            <w:div w:id="2091148045">
              <w:marLeft w:val="0"/>
              <w:marRight w:val="0"/>
              <w:marTop w:val="0"/>
              <w:marBottom w:val="0"/>
              <w:divBdr>
                <w:top w:val="none" w:sz="0" w:space="0" w:color="auto"/>
                <w:left w:val="none" w:sz="0" w:space="0" w:color="auto"/>
                <w:bottom w:val="none" w:sz="0" w:space="0" w:color="auto"/>
                <w:right w:val="none" w:sz="0" w:space="0" w:color="auto"/>
              </w:divBdr>
            </w:div>
            <w:div w:id="430510047">
              <w:marLeft w:val="0"/>
              <w:marRight w:val="0"/>
              <w:marTop w:val="0"/>
              <w:marBottom w:val="0"/>
              <w:divBdr>
                <w:top w:val="none" w:sz="0" w:space="0" w:color="auto"/>
                <w:left w:val="none" w:sz="0" w:space="0" w:color="auto"/>
                <w:bottom w:val="none" w:sz="0" w:space="0" w:color="auto"/>
                <w:right w:val="none" w:sz="0" w:space="0" w:color="auto"/>
              </w:divBdr>
            </w:div>
            <w:div w:id="1971090565">
              <w:marLeft w:val="0"/>
              <w:marRight w:val="0"/>
              <w:marTop w:val="0"/>
              <w:marBottom w:val="0"/>
              <w:divBdr>
                <w:top w:val="none" w:sz="0" w:space="0" w:color="auto"/>
                <w:left w:val="none" w:sz="0" w:space="0" w:color="auto"/>
                <w:bottom w:val="none" w:sz="0" w:space="0" w:color="auto"/>
                <w:right w:val="none" w:sz="0" w:space="0" w:color="auto"/>
              </w:divBdr>
            </w:div>
            <w:div w:id="819809263">
              <w:marLeft w:val="0"/>
              <w:marRight w:val="0"/>
              <w:marTop w:val="0"/>
              <w:marBottom w:val="0"/>
              <w:divBdr>
                <w:top w:val="none" w:sz="0" w:space="0" w:color="auto"/>
                <w:left w:val="none" w:sz="0" w:space="0" w:color="auto"/>
                <w:bottom w:val="none" w:sz="0" w:space="0" w:color="auto"/>
                <w:right w:val="none" w:sz="0" w:space="0" w:color="auto"/>
              </w:divBdr>
            </w:div>
            <w:div w:id="906450853">
              <w:marLeft w:val="0"/>
              <w:marRight w:val="0"/>
              <w:marTop w:val="0"/>
              <w:marBottom w:val="0"/>
              <w:divBdr>
                <w:top w:val="none" w:sz="0" w:space="0" w:color="auto"/>
                <w:left w:val="none" w:sz="0" w:space="0" w:color="auto"/>
                <w:bottom w:val="none" w:sz="0" w:space="0" w:color="auto"/>
                <w:right w:val="none" w:sz="0" w:space="0" w:color="auto"/>
              </w:divBdr>
            </w:div>
            <w:div w:id="2013413411">
              <w:marLeft w:val="0"/>
              <w:marRight w:val="0"/>
              <w:marTop w:val="0"/>
              <w:marBottom w:val="0"/>
              <w:divBdr>
                <w:top w:val="none" w:sz="0" w:space="0" w:color="auto"/>
                <w:left w:val="none" w:sz="0" w:space="0" w:color="auto"/>
                <w:bottom w:val="none" w:sz="0" w:space="0" w:color="auto"/>
                <w:right w:val="none" w:sz="0" w:space="0" w:color="auto"/>
              </w:divBdr>
            </w:div>
            <w:div w:id="335690266">
              <w:marLeft w:val="0"/>
              <w:marRight w:val="0"/>
              <w:marTop w:val="0"/>
              <w:marBottom w:val="0"/>
              <w:divBdr>
                <w:top w:val="none" w:sz="0" w:space="0" w:color="auto"/>
                <w:left w:val="none" w:sz="0" w:space="0" w:color="auto"/>
                <w:bottom w:val="none" w:sz="0" w:space="0" w:color="auto"/>
                <w:right w:val="none" w:sz="0" w:space="0" w:color="auto"/>
              </w:divBdr>
            </w:div>
            <w:div w:id="43600740">
              <w:marLeft w:val="0"/>
              <w:marRight w:val="0"/>
              <w:marTop w:val="0"/>
              <w:marBottom w:val="0"/>
              <w:divBdr>
                <w:top w:val="none" w:sz="0" w:space="0" w:color="auto"/>
                <w:left w:val="none" w:sz="0" w:space="0" w:color="auto"/>
                <w:bottom w:val="none" w:sz="0" w:space="0" w:color="auto"/>
                <w:right w:val="none" w:sz="0" w:space="0" w:color="auto"/>
              </w:divBdr>
            </w:div>
            <w:div w:id="1622763442">
              <w:marLeft w:val="0"/>
              <w:marRight w:val="0"/>
              <w:marTop w:val="0"/>
              <w:marBottom w:val="0"/>
              <w:divBdr>
                <w:top w:val="none" w:sz="0" w:space="0" w:color="auto"/>
                <w:left w:val="none" w:sz="0" w:space="0" w:color="auto"/>
                <w:bottom w:val="none" w:sz="0" w:space="0" w:color="auto"/>
                <w:right w:val="none" w:sz="0" w:space="0" w:color="auto"/>
              </w:divBdr>
            </w:div>
            <w:div w:id="820541220">
              <w:marLeft w:val="0"/>
              <w:marRight w:val="0"/>
              <w:marTop w:val="0"/>
              <w:marBottom w:val="0"/>
              <w:divBdr>
                <w:top w:val="none" w:sz="0" w:space="0" w:color="auto"/>
                <w:left w:val="none" w:sz="0" w:space="0" w:color="auto"/>
                <w:bottom w:val="none" w:sz="0" w:space="0" w:color="auto"/>
                <w:right w:val="none" w:sz="0" w:space="0" w:color="auto"/>
              </w:divBdr>
            </w:div>
            <w:div w:id="1527794590">
              <w:marLeft w:val="0"/>
              <w:marRight w:val="0"/>
              <w:marTop w:val="0"/>
              <w:marBottom w:val="0"/>
              <w:divBdr>
                <w:top w:val="none" w:sz="0" w:space="0" w:color="auto"/>
                <w:left w:val="none" w:sz="0" w:space="0" w:color="auto"/>
                <w:bottom w:val="none" w:sz="0" w:space="0" w:color="auto"/>
                <w:right w:val="none" w:sz="0" w:space="0" w:color="auto"/>
              </w:divBdr>
            </w:div>
            <w:div w:id="471408239">
              <w:marLeft w:val="0"/>
              <w:marRight w:val="0"/>
              <w:marTop w:val="0"/>
              <w:marBottom w:val="0"/>
              <w:divBdr>
                <w:top w:val="none" w:sz="0" w:space="0" w:color="auto"/>
                <w:left w:val="none" w:sz="0" w:space="0" w:color="auto"/>
                <w:bottom w:val="none" w:sz="0" w:space="0" w:color="auto"/>
                <w:right w:val="none" w:sz="0" w:space="0" w:color="auto"/>
              </w:divBdr>
            </w:div>
            <w:div w:id="614941855">
              <w:marLeft w:val="0"/>
              <w:marRight w:val="0"/>
              <w:marTop w:val="0"/>
              <w:marBottom w:val="0"/>
              <w:divBdr>
                <w:top w:val="none" w:sz="0" w:space="0" w:color="auto"/>
                <w:left w:val="none" w:sz="0" w:space="0" w:color="auto"/>
                <w:bottom w:val="none" w:sz="0" w:space="0" w:color="auto"/>
                <w:right w:val="none" w:sz="0" w:space="0" w:color="auto"/>
              </w:divBdr>
            </w:div>
            <w:div w:id="852307040">
              <w:marLeft w:val="0"/>
              <w:marRight w:val="0"/>
              <w:marTop w:val="0"/>
              <w:marBottom w:val="0"/>
              <w:divBdr>
                <w:top w:val="none" w:sz="0" w:space="0" w:color="auto"/>
                <w:left w:val="none" w:sz="0" w:space="0" w:color="auto"/>
                <w:bottom w:val="none" w:sz="0" w:space="0" w:color="auto"/>
                <w:right w:val="none" w:sz="0" w:space="0" w:color="auto"/>
              </w:divBdr>
            </w:div>
            <w:div w:id="1808161826">
              <w:marLeft w:val="0"/>
              <w:marRight w:val="0"/>
              <w:marTop w:val="0"/>
              <w:marBottom w:val="0"/>
              <w:divBdr>
                <w:top w:val="none" w:sz="0" w:space="0" w:color="auto"/>
                <w:left w:val="none" w:sz="0" w:space="0" w:color="auto"/>
                <w:bottom w:val="none" w:sz="0" w:space="0" w:color="auto"/>
                <w:right w:val="none" w:sz="0" w:space="0" w:color="auto"/>
              </w:divBdr>
            </w:div>
            <w:div w:id="419065219">
              <w:marLeft w:val="0"/>
              <w:marRight w:val="0"/>
              <w:marTop w:val="0"/>
              <w:marBottom w:val="0"/>
              <w:divBdr>
                <w:top w:val="none" w:sz="0" w:space="0" w:color="auto"/>
                <w:left w:val="none" w:sz="0" w:space="0" w:color="auto"/>
                <w:bottom w:val="none" w:sz="0" w:space="0" w:color="auto"/>
                <w:right w:val="none" w:sz="0" w:space="0" w:color="auto"/>
              </w:divBdr>
            </w:div>
            <w:div w:id="1611618489">
              <w:marLeft w:val="0"/>
              <w:marRight w:val="0"/>
              <w:marTop w:val="0"/>
              <w:marBottom w:val="0"/>
              <w:divBdr>
                <w:top w:val="none" w:sz="0" w:space="0" w:color="auto"/>
                <w:left w:val="none" w:sz="0" w:space="0" w:color="auto"/>
                <w:bottom w:val="none" w:sz="0" w:space="0" w:color="auto"/>
                <w:right w:val="none" w:sz="0" w:space="0" w:color="auto"/>
              </w:divBdr>
            </w:div>
            <w:div w:id="1133868354">
              <w:marLeft w:val="0"/>
              <w:marRight w:val="0"/>
              <w:marTop w:val="0"/>
              <w:marBottom w:val="0"/>
              <w:divBdr>
                <w:top w:val="none" w:sz="0" w:space="0" w:color="auto"/>
                <w:left w:val="none" w:sz="0" w:space="0" w:color="auto"/>
                <w:bottom w:val="none" w:sz="0" w:space="0" w:color="auto"/>
                <w:right w:val="none" w:sz="0" w:space="0" w:color="auto"/>
              </w:divBdr>
            </w:div>
            <w:div w:id="518737064">
              <w:marLeft w:val="0"/>
              <w:marRight w:val="0"/>
              <w:marTop w:val="0"/>
              <w:marBottom w:val="0"/>
              <w:divBdr>
                <w:top w:val="none" w:sz="0" w:space="0" w:color="auto"/>
                <w:left w:val="none" w:sz="0" w:space="0" w:color="auto"/>
                <w:bottom w:val="none" w:sz="0" w:space="0" w:color="auto"/>
                <w:right w:val="none" w:sz="0" w:space="0" w:color="auto"/>
              </w:divBdr>
            </w:div>
            <w:div w:id="1780176475">
              <w:marLeft w:val="0"/>
              <w:marRight w:val="0"/>
              <w:marTop w:val="0"/>
              <w:marBottom w:val="0"/>
              <w:divBdr>
                <w:top w:val="none" w:sz="0" w:space="0" w:color="auto"/>
                <w:left w:val="none" w:sz="0" w:space="0" w:color="auto"/>
                <w:bottom w:val="none" w:sz="0" w:space="0" w:color="auto"/>
                <w:right w:val="none" w:sz="0" w:space="0" w:color="auto"/>
              </w:divBdr>
            </w:div>
            <w:div w:id="67389623">
              <w:marLeft w:val="0"/>
              <w:marRight w:val="0"/>
              <w:marTop w:val="0"/>
              <w:marBottom w:val="0"/>
              <w:divBdr>
                <w:top w:val="none" w:sz="0" w:space="0" w:color="auto"/>
                <w:left w:val="none" w:sz="0" w:space="0" w:color="auto"/>
                <w:bottom w:val="none" w:sz="0" w:space="0" w:color="auto"/>
                <w:right w:val="none" w:sz="0" w:space="0" w:color="auto"/>
              </w:divBdr>
            </w:div>
            <w:div w:id="555551641">
              <w:marLeft w:val="0"/>
              <w:marRight w:val="0"/>
              <w:marTop w:val="0"/>
              <w:marBottom w:val="0"/>
              <w:divBdr>
                <w:top w:val="none" w:sz="0" w:space="0" w:color="auto"/>
                <w:left w:val="none" w:sz="0" w:space="0" w:color="auto"/>
                <w:bottom w:val="none" w:sz="0" w:space="0" w:color="auto"/>
                <w:right w:val="none" w:sz="0" w:space="0" w:color="auto"/>
              </w:divBdr>
            </w:div>
            <w:div w:id="2063944199">
              <w:marLeft w:val="0"/>
              <w:marRight w:val="0"/>
              <w:marTop w:val="0"/>
              <w:marBottom w:val="0"/>
              <w:divBdr>
                <w:top w:val="none" w:sz="0" w:space="0" w:color="auto"/>
                <w:left w:val="none" w:sz="0" w:space="0" w:color="auto"/>
                <w:bottom w:val="none" w:sz="0" w:space="0" w:color="auto"/>
                <w:right w:val="none" w:sz="0" w:space="0" w:color="auto"/>
              </w:divBdr>
            </w:div>
            <w:div w:id="379793067">
              <w:marLeft w:val="0"/>
              <w:marRight w:val="0"/>
              <w:marTop w:val="0"/>
              <w:marBottom w:val="0"/>
              <w:divBdr>
                <w:top w:val="none" w:sz="0" w:space="0" w:color="auto"/>
                <w:left w:val="none" w:sz="0" w:space="0" w:color="auto"/>
                <w:bottom w:val="none" w:sz="0" w:space="0" w:color="auto"/>
                <w:right w:val="none" w:sz="0" w:space="0" w:color="auto"/>
              </w:divBdr>
            </w:div>
            <w:div w:id="1703483533">
              <w:marLeft w:val="0"/>
              <w:marRight w:val="0"/>
              <w:marTop w:val="0"/>
              <w:marBottom w:val="0"/>
              <w:divBdr>
                <w:top w:val="none" w:sz="0" w:space="0" w:color="auto"/>
                <w:left w:val="none" w:sz="0" w:space="0" w:color="auto"/>
                <w:bottom w:val="none" w:sz="0" w:space="0" w:color="auto"/>
                <w:right w:val="none" w:sz="0" w:space="0" w:color="auto"/>
              </w:divBdr>
            </w:div>
            <w:div w:id="1957592003">
              <w:marLeft w:val="0"/>
              <w:marRight w:val="0"/>
              <w:marTop w:val="0"/>
              <w:marBottom w:val="0"/>
              <w:divBdr>
                <w:top w:val="none" w:sz="0" w:space="0" w:color="auto"/>
                <w:left w:val="none" w:sz="0" w:space="0" w:color="auto"/>
                <w:bottom w:val="none" w:sz="0" w:space="0" w:color="auto"/>
                <w:right w:val="none" w:sz="0" w:space="0" w:color="auto"/>
              </w:divBdr>
            </w:div>
            <w:div w:id="526137860">
              <w:marLeft w:val="0"/>
              <w:marRight w:val="0"/>
              <w:marTop w:val="0"/>
              <w:marBottom w:val="0"/>
              <w:divBdr>
                <w:top w:val="none" w:sz="0" w:space="0" w:color="auto"/>
                <w:left w:val="none" w:sz="0" w:space="0" w:color="auto"/>
                <w:bottom w:val="none" w:sz="0" w:space="0" w:color="auto"/>
                <w:right w:val="none" w:sz="0" w:space="0" w:color="auto"/>
              </w:divBdr>
            </w:div>
            <w:div w:id="1005866006">
              <w:marLeft w:val="0"/>
              <w:marRight w:val="0"/>
              <w:marTop w:val="0"/>
              <w:marBottom w:val="0"/>
              <w:divBdr>
                <w:top w:val="none" w:sz="0" w:space="0" w:color="auto"/>
                <w:left w:val="none" w:sz="0" w:space="0" w:color="auto"/>
                <w:bottom w:val="none" w:sz="0" w:space="0" w:color="auto"/>
                <w:right w:val="none" w:sz="0" w:space="0" w:color="auto"/>
              </w:divBdr>
            </w:div>
            <w:div w:id="327026383">
              <w:marLeft w:val="0"/>
              <w:marRight w:val="0"/>
              <w:marTop w:val="0"/>
              <w:marBottom w:val="0"/>
              <w:divBdr>
                <w:top w:val="none" w:sz="0" w:space="0" w:color="auto"/>
                <w:left w:val="none" w:sz="0" w:space="0" w:color="auto"/>
                <w:bottom w:val="none" w:sz="0" w:space="0" w:color="auto"/>
                <w:right w:val="none" w:sz="0" w:space="0" w:color="auto"/>
              </w:divBdr>
            </w:div>
            <w:div w:id="1150366056">
              <w:marLeft w:val="0"/>
              <w:marRight w:val="0"/>
              <w:marTop w:val="0"/>
              <w:marBottom w:val="0"/>
              <w:divBdr>
                <w:top w:val="none" w:sz="0" w:space="0" w:color="auto"/>
                <w:left w:val="none" w:sz="0" w:space="0" w:color="auto"/>
                <w:bottom w:val="none" w:sz="0" w:space="0" w:color="auto"/>
                <w:right w:val="none" w:sz="0" w:space="0" w:color="auto"/>
              </w:divBdr>
            </w:div>
            <w:div w:id="89159462">
              <w:marLeft w:val="0"/>
              <w:marRight w:val="0"/>
              <w:marTop w:val="0"/>
              <w:marBottom w:val="0"/>
              <w:divBdr>
                <w:top w:val="none" w:sz="0" w:space="0" w:color="auto"/>
                <w:left w:val="none" w:sz="0" w:space="0" w:color="auto"/>
                <w:bottom w:val="none" w:sz="0" w:space="0" w:color="auto"/>
                <w:right w:val="none" w:sz="0" w:space="0" w:color="auto"/>
              </w:divBdr>
            </w:div>
            <w:div w:id="180317929">
              <w:marLeft w:val="0"/>
              <w:marRight w:val="0"/>
              <w:marTop w:val="0"/>
              <w:marBottom w:val="0"/>
              <w:divBdr>
                <w:top w:val="none" w:sz="0" w:space="0" w:color="auto"/>
                <w:left w:val="none" w:sz="0" w:space="0" w:color="auto"/>
                <w:bottom w:val="none" w:sz="0" w:space="0" w:color="auto"/>
                <w:right w:val="none" w:sz="0" w:space="0" w:color="auto"/>
              </w:divBdr>
            </w:div>
            <w:div w:id="359471672">
              <w:marLeft w:val="0"/>
              <w:marRight w:val="0"/>
              <w:marTop w:val="0"/>
              <w:marBottom w:val="0"/>
              <w:divBdr>
                <w:top w:val="none" w:sz="0" w:space="0" w:color="auto"/>
                <w:left w:val="none" w:sz="0" w:space="0" w:color="auto"/>
                <w:bottom w:val="none" w:sz="0" w:space="0" w:color="auto"/>
                <w:right w:val="none" w:sz="0" w:space="0" w:color="auto"/>
              </w:divBdr>
            </w:div>
            <w:div w:id="172329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5494">
      <w:bodyDiv w:val="1"/>
      <w:marLeft w:val="0"/>
      <w:marRight w:val="0"/>
      <w:marTop w:val="0"/>
      <w:marBottom w:val="0"/>
      <w:divBdr>
        <w:top w:val="none" w:sz="0" w:space="0" w:color="auto"/>
        <w:left w:val="none" w:sz="0" w:space="0" w:color="auto"/>
        <w:bottom w:val="none" w:sz="0" w:space="0" w:color="auto"/>
        <w:right w:val="none" w:sz="0" w:space="0" w:color="auto"/>
      </w:divBdr>
    </w:div>
    <w:div w:id="62221992">
      <w:bodyDiv w:val="1"/>
      <w:marLeft w:val="0"/>
      <w:marRight w:val="0"/>
      <w:marTop w:val="0"/>
      <w:marBottom w:val="0"/>
      <w:divBdr>
        <w:top w:val="none" w:sz="0" w:space="0" w:color="auto"/>
        <w:left w:val="none" w:sz="0" w:space="0" w:color="auto"/>
        <w:bottom w:val="none" w:sz="0" w:space="0" w:color="auto"/>
        <w:right w:val="none" w:sz="0" w:space="0" w:color="auto"/>
      </w:divBdr>
    </w:div>
    <w:div w:id="64881454">
      <w:bodyDiv w:val="1"/>
      <w:marLeft w:val="0"/>
      <w:marRight w:val="0"/>
      <w:marTop w:val="0"/>
      <w:marBottom w:val="0"/>
      <w:divBdr>
        <w:top w:val="none" w:sz="0" w:space="0" w:color="auto"/>
        <w:left w:val="none" w:sz="0" w:space="0" w:color="auto"/>
        <w:bottom w:val="none" w:sz="0" w:space="0" w:color="auto"/>
        <w:right w:val="none" w:sz="0" w:space="0" w:color="auto"/>
      </w:divBdr>
    </w:div>
    <w:div w:id="75440953">
      <w:bodyDiv w:val="1"/>
      <w:marLeft w:val="0"/>
      <w:marRight w:val="0"/>
      <w:marTop w:val="0"/>
      <w:marBottom w:val="0"/>
      <w:divBdr>
        <w:top w:val="none" w:sz="0" w:space="0" w:color="auto"/>
        <w:left w:val="none" w:sz="0" w:space="0" w:color="auto"/>
        <w:bottom w:val="none" w:sz="0" w:space="0" w:color="auto"/>
        <w:right w:val="none" w:sz="0" w:space="0" w:color="auto"/>
      </w:divBdr>
    </w:div>
    <w:div w:id="91248268">
      <w:bodyDiv w:val="1"/>
      <w:marLeft w:val="0"/>
      <w:marRight w:val="0"/>
      <w:marTop w:val="0"/>
      <w:marBottom w:val="0"/>
      <w:divBdr>
        <w:top w:val="none" w:sz="0" w:space="0" w:color="auto"/>
        <w:left w:val="none" w:sz="0" w:space="0" w:color="auto"/>
        <w:bottom w:val="none" w:sz="0" w:space="0" w:color="auto"/>
        <w:right w:val="none" w:sz="0" w:space="0" w:color="auto"/>
      </w:divBdr>
    </w:div>
    <w:div w:id="100301298">
      <w:bodyDiv w:val="1"/>
      <w:marLeft w:val="0"/>
      <w:marRight w:val="0"/>
      <w:marTop w:val="0"/>
      <w:marBottom w:val="0"/>
      <w:divBdr>
        <w:top w:val="none" w:sz="0" w:space="0" w:color="auto"/>
        <w:left w:val="none" w:sz="0" w:space="0" w:color="auto"/>
        <w:bottom w:val="none" w:sz="0" w:space="0" w:color="auto"/>
        <w:right w:val="none" w:sz="0" w:space="0" w:color="auto"/>
      </w:divBdr>
    </w:div>
    <w:div w:id="107744808">
      <w:bodyDiv w:val="1"/>
      <w:marLeft w:val="0"/>
      <w:marRight w:val="0"/>
      <w:marTop w:val="0"/>
      <w:marBottom w:val="0"/>
      <w:divBdr>
        <w:top w:val="none" w:sz="0" w:space="0" w:color="auto"/>
        <w:left w:val="none" w:sz="0" w:space="0" w:color="auto"/>
        <w:bottom w:val="none" w:sz="0" w:space="0" w:color="auto"/>
        <w:right w:val="none" w:sz="0" w:space="0" w:color="auto"/>
      </w:divBdr>
      <w:divsChild>
        <w:div w:id="252982529">
          <w:marLeft w:val="0"/>
          <w:marRight w:val="0"/>
          <w:marTop w:val="0"/>
          <w:marBottom w:val="0"/>
          <w:divBdr>
            <w:top w:val="none" w:sz="0" w:space="0" w:color="auto"/>
            <w:left w:val="none" w:sz="0" w:space="0" w:color="auto"/>
            <w:bottom w:val="none" w:sz="0" w:space="0" w:color="auto"/>
            <w:right w:val="none" w:sz="0" w:space="0" w:color="auto"/>
          </w:divBdr>
          <w:divsChild>
            <w:div w:id="342711050">
              <w:marLeft w:val="0"/>
              <w:marRight w:val="0"/>
              <w:marTop w:val="0"/>
              <w:marBottom w:val="0"/>
              <w:divBdr>
                <w:top w:val="none" w:sz="0" w:space="0" w:color="auto"/>
                <w:left w:val="none" w:sz="0" w:space="0" w:color="auto"/>
                <w:bottom w:val="none" w:sz="0" w:space="0" w:color="auto"/>
                <w:right w:val="none" w:sz="0" w:space="0" w:color="auto"/>
              </w:divBdr>
            </w:div>
            <w:div w:id="760221082">
              <w:marLeft w:val="0"/>
              <w:marRight w:val="0"/>
              <w:marTop w:val="0"/>
              <w:marBottom w:val="0"/>
              <w:divBdr>
                <w:top w:val="none" w:sz="0" w:space="0" w:color="auto"/>
                <w:left w:val="none" w:sz="0" w:space="0" w:color="auto"/>
                <w:bottom w:val="none" w:sz="0" w:space="0" w:color="auto"/>
                <w:right w:val="none" w:sz="0" w:space="0" w:color="auto"/>
              </w:divBdr>
            </w:div>
            <w:div w:id="1346710819">
              <w:marLeft w:val="0"/>
              <w:marRight w:val="0"/>
              <w:marTop w:val="0"/>
              <w:marBottom w:val="0"/>
              <w:divBdr>
                <w:top w:val="none" w:sz="0" w:space="0" w:color="auto"/>
                <w:left w:val="none" w:sz="0" w:space="0" w:color="auto"/>
                <w:bottom w:val="none" w:sz="0" w:space="0" w:color="auto"/>
                <w:right w:val="none" w:sz="0" w:space="0" w:color="auto"/>
              </w:divBdr>
            </w:div>
            <w:div w:id="609048033">
              <w:marLeft w:val="0"/>
              <w:marRight w:val="0"/>
              <w:marTop w:val="0"/>
              <w:marBottom w:val="0"/>
              <w:divBdr>
                <w:top w:val="none" w:sz="0" w:space="0" w:color="auto"/>
                <w:left w:val="none" w:sz="0" w:space="0" w:color="auto"/>
                <w:bottom w:val="none" w:sz="0" w:space="0" w:color="auto"/>
                <w:right w:val="none" w:sz="0" w:space="0" w:color="auto"/>
              </w:divBdr>
            </w:div>
            <w:div w:id="659891286">
              <w:marLeft w:val="0"/>
              <w:marRight w:val="0"/>
              <w:marTop w:val="0"/>
              <w:marBottom w:val="0"/>
              <w:divBdr>
                <w:top w:val="none" w:sz="0" w:space="0" w:color="auto"/>
                <w:left w:val="none" w:sz="0" w:space="0" w:color="auto"/>
                <w:bottom w:val="none" w:sz="0" w:space="0" w:color="auto"/>
                <w:right w:val="none" w:sz="0" w:space="0" w:color="auto"/>
              </w:divBdr>
            </w:div>
            <w:div w:id="344862034">
              <w:marLeft w:val="0"/>
              <w:marRight w:val="0"/>
              <w:marTop w:val="0"/>
              <w:marBottom w:val="0"/>
              <w:divBdr>
                <w:top w:val="none" w:sz="0" w:space="0" w:color="auto"/>
                <w:left w:val="none" w:sz="0" w:space="0" w:color="auto"/>
                <w:bottom w:val="none" w:sz="0" w:space="0" w:color="auto"/>
                <w:right w:val="none" w:sz="0" w:space="0" w:color="auto"/>
              </w:divBdr>
            </w:div>
            <w:div w:id="690567105">
              <w:marLeft w:val="0"/>
              <w:marRight w:val="0"/>
              <w:marTop w:val="0"/>
              <w:marBottom w:val="0"/>
              <w:divBdr>
                <w:top w:val="none" w:sz="0" w:space="0" w:color="auto"/>
                <w:left w:val="none" w:sz="0" w:space="0" w:color="auto"/>
                <w:bottom w:val="none" w:sz="0" w:space="0" w:color="auto"/>
                <w:right w:val="none" w:sz="0" w:space="0" w:color="auto"/>
              </w:divBdr>
            </w:div>
            <w:div w:id="1820658225">
              <w:marLeft w:val="0"/>
              <w:marRight w:val="0"/>
              <w:marTop w:val="0"/>
              <w:marBottom w:val="0"/>
              <w:divBdr>
                <w:top w:val="none" w:sz="0" w:space="0" w:color="auto"/>
                <w:left w:val="none" w:sz="0" w:space="0" w:color="auto"/>
                <w:bottom w:val="none" w:sz="0" w:space="0" w:color="auto"/>
                <w:right w:val="none" w:sz="0" w:space="0" w:color="auto"/>
              </w:divBdr>
            </w:div>
            <w:div w:id="2018801661">
              <w:marLeft w:val="0"/>
              <w:marRight w:val="0"/>
              <w:marTop w:val="0"/>
              <w:marBottom w:val="0"/>
              <w:divBdr>
                <w:top w:val="none" w:sz="0" w:space="0" w:color="auto"/>
                <w:left w:val="none" w:sz="0" w:space="0" w:color="auto"/>
                <w:bottom w:val="none" w:sz="0" w:space="0" w:color="auto"/>
                <w:right w:val="none" w:sz="0" w:space="0" w:color="auto"/>
              </w:divBdr>
            </w:div>
            <w:div w:id="1228875689">
              <w:marLeft w:val="0"/>
              <w:marRight w:val="0"/>
              <w:marTop w:val="0"/>
              <w:marBottom w:val="0"/>
              <w:divBdr>
                <w:top w:val="none" w:sz="0" w:space="0" w:color="auto"/>
                <w:left w:val="none" w:sz="0" w:space="0" w:color="auto"/>
                <w:bottom w:val="none" w:sz="0" w:space="0" w:color="auto"/>
                <w:right w:val="none" w:sz="0" w:space="0" w:color="auto"/>
              </w:divBdr>
            </w:div>
            <w:div w:id="362554182">
              <w:marLeft w:val="0"/>
              <w:marRight w:val="0"/>
              <w:marTop w:val="0"/>
              <w:marBottom w:val="0"/>
              <w:divBdr>
                <w:top w:val="none" w:sz="0" w:space="0" w:color="auto"/>
                <w:left w:val="none" w:sz="0" w:space="0" w:color="auto"/>
                <w:bottom w:val="none" w:sz="0" w:space="0" w:color="auto"/>
                <w:right w:val="none" w:sz="0" w:space="0" w:color="auto"/>
              </w:divBdr>
            </w:div>
            <w:div w:id="928385727">
              <w:marLeft w:val="0"/>
              <w:marRight w:val="0"/>
              <w:marTop w:val="0"/>
              <w:marBottom w:val="0"/>
              <w:divBdr>
                <w:top w:val="none" w:sz="0" w:space="0" w:color="auto"/>
                <w:left w:val="none" w:sz="0" w:space="0" w:color="auto"/>
                <w:bottom w:val="none" w:sz="0" w:space="0" w:color="auto"/>
                <w:right w:val="none" w:sz="0" w:space="0" w:color="auto"/>
              </w:divBdr>
            </w:div>
            <w:div w:id="1602034628">
              <w:marLeft w:val="0"/>
              <w:marRight w:val="0"/>
              <w:marTop w:val="0"/>
              <w:marBottom w:val="0"/>
              <w:divBdr>
                <w:top w:val="none" w:sz="0" w:space="0" w:color="auto"/>
                <w:left w:val="none" w:sz="0" w:space="0" w:color="auto"/>
                <w:bottom w:val="none" w:sz="0" w:space="0" w:color="auto"/>
                <w:right w:val="none" w:sz="0" w:space="0" w:color="auto"/>
              </w:divBdr>
            </w:div>
            <w:div w:id="747920424">
              <w:marLeft w:val="0"/>
              <w:marRight w:val="0"/>
              <w:marTop w:val="0"/>
              <w:marBottom w:val="0"/>
              <w:divBdr>
                <w:top w:val="none" w:sz="0" w:space="0" w:color="auto"/>
                <w:left w:val="none" w:sz="0" w:space="0" w:color="auto"/>
                <w:bottom w:val="none" w:sz="0" w:space="0" w:color="auto"/>
                <w:right w:val="none" w:sz="0" w:space="0" w:color="auto"/>
              </w:divBdr>
            </w:div>
            <w:div w:id="395707133">
              <w:marLeft w:val="0"/>
              <w:marRight w:val="0"/>
              <w:marTop w:val="0"/>
              <w:marBottom w:val="0"/>
              <w:divBdr>
                <w:top w:val="none" w:sz="0" w:space="0" w:color="auto"/>
                <w:left w:val="none" w:sz="0" w:space="0" w:color="auto"/>
                <w:bottom w:val="none" w:sz="0" w:space="0" w:color="auto"/>
                <w:right w:val="none" w:sz="0" w:space="0" w:color="auto"/>
              </w:divBdr>
            </w:div>
            <w:div w:id="924728789">
              <w:marLeft w:val="0"/>
              <w:marRight w:val="0"/>
              <w:marTop w:val="0"/>
              <w:marBottom w:val="0"/>
              <w:divBdr>
                <w:top w:val="none" w:sz="0" w:space="0" w:color="auto"/>
                <w:left w:val="none" w:sz="0" w:space="0" w:color="auto"/>
                <w:bottom w:val="none" w:sz="0" w:space="0" w:color="auto"/>
                <w:right w:val="none" w:sz="0" w:space="0" w:color="auto"/>
              </w:divBdr>
            </w:div>
            <w:div w:id="1083449932">
              <w:marLeft w:val="0"/>
              <w:marRight w:val="0"/>
              <w:marTop w:val="0"/>
              <w:marBottom w:val="0"/>
              <w:divBdr>
                <w:top w:val="none" w:sz="0" w:space="0" w:color="auto"/>
                <w:left w:val="none" w:sz="0" w:space="0" w:color="auto"/>
                <w:bottom w:val="none" w:sz="0" w:space="0" w:color="auto"/>
                <w:right w:val="none" w:sz="0" w:space="0" w:color="auto"/>
              </w:divBdr>
            </w:div>
            <w:div w:id="1228111546">
              <w:marLeft w:val="0"/>
              <w:marRight w:val="0"/>
              <w:marTop w:val="0"/>
              <w:marBottom w:val="0"/>
              <w:divBdr>
                <w:top w:val="none" w:sz="0" w:space="0" w:color="auto"/>
                <w:left w:val="none" w:sz="0" w:space="0" w:color="auto"/>
                <w:bottom w:val="none" w:sz="0" w:space="0" w:color="auto"/>
                <w:right w:val="none" w:sz="0" w:space="0" w:color="auto"/>
              </w:divBdr>
            </w:div>
            <w:div w:id="1396974090">
              <w:marLeft w:val="0"/>
              <w:marRight w:val="0"/>
              <w:marTop w:val="0"/>
              <w:marBottom w:val="0"/>
              <w:divBdr>
                <w:top w:val="none" w:sz="0" w:space="0" w:color="auto"/>
                <w:left w:val="none" w:sz="0" w:space="0" w:color="auto"/>
                <w:bottom w:val="none" w:sz="0" w:space="0" w:color="auto"/>
                <w:right w:val="none" w:sz="0" w:space="0" w:color="auto"/>
              </w:divBdr>
            </w:div>
            <w:div w:id="1996257647">
              <w:marLeft w:val="0"/>
              <w:marRight w:val="0"/>
              <w:marTop w:val="0"/>
              <w:marBottom w:val="0"/>
              <w:divBdr>
                <w:top w:val="none" w:sz="0" w:space="0" w:color="auto"/>
                <w:left w:val="none" w:sz="0" w:space="0" w:color="auto"/>
                <w:bottom w:val="none" w:sz="0" w:space="0" w:color="auto"/>
                <w:right w:val="none" w:sz="0" w:space="0" w:color="auto"/>
              </w:divBdr>
            </w:div>
            <w:div w:id="934941003">
              <w:marLeft w:val="0"/>
              <w:marRight w:val="0"/>
              <w:marTop w:val="0"/>
              <w:marBottom w:val="0"/>
              <w:divBdr>
                <w:top w:val="none" w:sz="0" w:space="0" w:color="auto"/>
                <w:left w:val="none" w:sz="0" w:space="0" w:color="auto"/>
                <w:bottom w:val="none" w:sz="0" w:space="0" w:color="auto"/>
                <w:right w:val="none" w:sz="0" w:space="0" w:color="auto"/>
              </w:divBdr>
            </w:div>
            <w:div w:id="1756627155">
              <w:marLeft w:val="0"/>
              <w:marRight w:val="0"/>
              <w:marTop w:val="0"/>
              <w:marBottom w:val="0"/>
              <w:divBdr>
                <w:top w:val="none" w:sz="0" w:space="0" w:color="auto"/>
                <w:left w:val="none" w:sz="0" w:space="0" w:color="auto"/>
                <w:bottom w:val="none" w:sz="0" w:space="0" w:color="auto"/>
                <w:right w:val="none" w:sz="0" w:space="0" w:color="auto"/>
              </w:divBdr>
            </w:div>
            <w:div w:id="895162262">
              <w:marLeft w:val="0"/>
              <w:marRight w:val="0"/>
              <w:marTop w:val="0"/>
              <w:marBottom w:val="0"/>
              <w:divBdr>
                <w:top w:val="none" w:sz="0" w:space="0" w:color="auto"/>
                <w:left w:val="none" w:sz="0" w:space="0" w:color="auto"/>
                <w:bottom w:val="none" w:sz="0" w:space="0" w:color="auto"/>
                <w:right w:val="none" w:sz="0" w:space="0" w:color="auto"/>
              </w:divBdr>
            </w:div>
            <w:div w:id="1836260929">
              <w:marLeft w:val="0"/>
              <w:marRight w:val="0"/>
              <w:marTop w:val="0"/>
              <w:marBottom w:val="0"/>
              <w:divBdr>
                <w:top w:val="none" w:sz="0" w:space="0" w:color="auto"/>
                <w:left w:val="none" w:sz="0" w:space="0" w:color="auto"/>
                <w:bottom w:val="none" w:sz="0" w:space="0" w:color="auto"/>
                <w:right w:val="none" w:sz="0" w:space="0" w:color="auto"/>
              </w:divBdr>
            </w:div>
            <w:div w:id="1019114873">
              <w:marLeft w:val="0"/>
              <w:marRight w:val="0"/>
              <w:marTop w:val="0"/>
              <w:marBottom w:val="0"/>
              <w:divBdr>
                <w:top w:val="none" w:sz="0" w:space="0" w:color="auto"/>
                <w:left w:val="none" w:sz="0" w:space="0" w:color="auto"/>
                <w:bottom w:val="none" w:sz="0" w:space="0" w:color="auto"/>
                <w:right w:val="none" w:sz="0" w:space="0" w:color="auto"/>
              </w:divBdr>
            </w:div>
            <w:div w:id="1580745614">
              <w:marLeft w:val="0"/>
              <w:marRight w:val="0"/>
              <w:marTop w:val="0"/>
              <w:marBottom w:val="0"/>
              <w:divBdr>
                <w:top w:val="none" w:sz="0" w:space="0" w:color="auto"/>
                <w:left w:val="none" w:sz="0" w:space="0" w:color="auto"/>
                <w:bottom w:val="none" w:sz="0" w:space="0" w:color="auto"/>
                <w:right w:val="none" w:sz="0" w:space="0" w:color="auto"/>
              </w:divBdr>
            </w:div>
            <w:div w:id="1255817798">
              <w:marLeft w:val="0"/>
              <w:marRight w:val="0"/>
              <w:marTop w:val="0"/>
              <w:marBottom w:val="0"/>
              <w:divBdr>
                <w:top w:val="none" w:sz="0" w:space="0" w:color="auto"/>
                <w:left w:val="none" w:sz="0" w:space="0" w:color="auto"/>
                <w:bottom w:val="none" w:sz="0" w:space="0" w:color="auto"/>
                <w:right w:val="none" w:sz="0" w:space="0" w:color="auto"/>
              </w:divBdr>
            </w:div>
            <w:div w:id="217056140">
              <w:marLeft w:val="0"/>
              <w:marRight w:val="0"/>
              <w:marTop w:val="0"/>
              <w:marBottom w:val="0"/>
              <w:divBdr>
                <w:top w:val="none" w:sz="0" w:space="0" w:color="auto"/>
                <w:left w:val="none" w:sz="0" w:space="0" w:color="auto"/>
                <w:bottom w:val="none" w:sz="0" w:space="0" w:color="auto"/>
                <w:right w:val="none" w:sz="0" w:space="0" w:color="auto"/>
              </w:divBdr>
            </w:div>
            <w:div w:id="41012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3311">
      <w:bodyDiv w:val="1"/>
      <w:marLeft w:val="0"/>
      <w:marRight w:val="0"/>
      <w:marTop w:val="0"/>
      <w:marBottom w:val="0"/>
      <w:divBdr>
        <w:top w:val="none" w:sz="0" w:space="0" w:color="auto"/>
        <w:left w:val="none" w:sz="0" w:space="0" w:color="auto"/>
        <w:bottom w:val="none" w:sz="0" w:space="0" w:color="auto"/>
        <w:right w:val="none" w:sz="0" w:space="0" w:color="auto"/>
      </w:divBdr>
    </w:div>
    <w:div w:id="127431135">
      <w:bodyDiv w:val="1"/>
      <w:marLeft w:val="0"/>
      <w:marRight w:val="0"/>
      <w:marTop w:val="0"/>
      <w:marBottom w:val="0"/>
      <w:divBdr>
        <w:top w:val="none" w:sz="0" w:space="0" w:color="auto"/>
        <w:left w:val="none" w:sz="0" w:space="0" w:color="auto"/>
        <w:bottom w:val="none" w:sz="0" w:space="0" w:color="auto"/>
        <w:right w:val="none" w:sz="0" w:space="0" w:color="auto"/>
      </w:divBdr>
    </w:div>
    <w:div w:id="128910584">
      <w:bodyDiv w:val="1"/>
      <w:marLeft w:val="0"/>
      <w:marRight w:val="0"/>
      <w:marTop w:val="0"/>
      <w:marBottom w:val="0"/>
      <w:divBdr>
        <w:top w:val="none" w:sz="0" w:space="0" w:color="auto"/>
        <w:left w:val="none" w:sz="0" w:space="0" w:color="auto"/>
        <w:bottom w:val="none" w:sz="0" w:space="0" w:color="auto"/>
        <w:right w:val="none" w:sz="0" w:space="0" w:color="auto"/>
      </w:divBdr>
    </w:div>
    <w:div w:id="154149354">
      <w:bodyDiv w:val="1"/>
      <w:marLeft w:val="0"/>
      <w:marRight w:val="0"/>
      <w:marTop w:val="0"/>
      <w:marBottom w:val="0"/>
      <w:divBdr>
        <w:top w:val="none" w:sz="0" w:space="0" w:color="auto"/>
        <w:left w:val="none" w:sz="0" w:space="0" w:color="auto"/>
        <w:bottom w:val="none" w:sz="0" w:space="0" w:color="auto"/>
        <w:right w:val="none" w:sz="0" w:space="0" w:color="auto"/>
      </w:divBdr>
    </w:div>
    <w:div w:id="166748696">
      <w:bodyDiv w:val="1"/>
      <w:marLeft w:val="0"/>
      <w:marRight w:val="0"/>
      <w:marTop w:val="0"/>
      <w:marBottom w:val="0"/>
      <w:divBdr>
        <w:top w:val="none" w:sz="0" w:space="0" w:color="auto"/>
        <w:left w:val="none" w:sz="0" w:space="0" w:color="auto"/>
        <w:bottom w:val="none" w:sz="0" w:space="0" w:color="auto"/>
        <w:right w:val="none" w:sz="0" w:space="0" w:color="auto"/>
      </w:divBdr>
    </w:div>
    <w:div w:id="173568153">
      <w:bodyDiv w:val="1"/>
      <w:marLeft w:val="0"/>
      <w:marRight w:val="0"/>
      <w:marTop w:val="0"/>
      <w:marBottom w:val="0"/>
      <w:divBdr>
        <w:top w:val="none" w:sz="0" w:space="0" w:color="auto"/>
        <w:left w:val="none" w:sz="0" w:space="0" w:color="auto"/>
        <w:bottom w:val="none" w:sz="0" w:space="0" w:color="auto"/>
        <w:right w:val="none" w:sz="0" w:space="0" w:color="auto"/>
      </w:divBdr>
    </w:div>
    <w:div w:id="184488152">
      <w:bodyDiv w:val="1"/>
      <w:marLeft w:val="0"/>
      <w:marRight w:val="0"/>
      <w:marTop w:val="0"/>
      <w:marBottom w:val="0"/>
      <w:divBdr>
        <w:top w:val="none" w:sz="0" w:space="0" w:color="auto"/>
        <w:left w:val="none" w:sz="0" w:space="0" w:color="auto"/>
        <w:bottom w:val="none" w:sz="0" w:space="0" w:color="auto"/>
        <w:right w:val="none" w:sz="0" w:space="0" w:color="auto"/>
      </w:divBdr>
    </w:div>
    <w:div w:id="202057636">
      <w:bodyDiv w:val="1"/>
      <w:marLeft w:val="0"/>
      <w:marRight w:val="0"/>
      <w:marTop w:val="0"/>
      <w:marBottom w:val="0"/>
      <w:divBdr>
        <w:top w:val="none" w:sz="0" w:space="0" w:color="auto"/>
        <w:left w:val="none" w:sz="0" w:space="0" w:color="auto"/>
        <w:bottom w:val="none" w:sz="0" w:space="0" w:color="auto"/>
        <w:right w:val="none" w:sz="0" w:space="0" w:color="auto"/>
      </w:divBdr>
    </w:div>
    <w:div w:id="223564819">
      <w:bodyDiv w:val="1"/>
      <w:marLeft w:val="0"/>
      <w:marRight w:val="0"/>
      <w:marTop w:val="0"/>
      <w:marBottom w:val="0"/>
      <w:divBdr>
        <w:top w:val="none" w:sz="0" w:space="0" w:color="auto"/>
        <w:left w:val="none" w:sz="0" w:space="0" w:color="auto"/>
        <w:bottom w:val="none" w:sz="0" w:space="0" w:color="auto"/>
        <w:right w:val="none" w:sz="0" w:space="0" w:color="auto"/>
      </w:divBdr>
    </w:div>
    <w:div w:id="252739131">
      <w:bodyDiv w:val="1"/>
      <w:marLeft w:val="0"/>
      <w:marRight w:val="0"/>
      <w:marTop w:val="0"/>
      <w:marBottom w:val="0"/>
      <w:divBdr>
        <w:top w:val="none" w:sz="0" w:space="0" w:color="auto"/>
        <w:left w:val="none" w:sz="0" w:space="0" w:color="auto"/>
        <w:bottom w:val="none" w:sz="0" w:space="0" w:color="auto"/>
        <w:right w:val="none" w:sz="0" w:space="0" w:color="auto"/>
      </w:divBdr>
    </w:div>
    <w:div w:id="271592247">
      <w:bodyDiv w:val="1"/>
      <w:marLeft w:val="0"/>
      <w:marRight w:val="0"/>
      <w:marTop w:val="0"/>
      <w:marBottom w:val="0"/>
      <w:divBdr>
        <w:top w:val="none" w:sz="0" w:space="0" w:color="auto"/>
        <w:left w:val="none" w:sz="0" w:space="0" w:color="auto"/>
        <w:bottom w:val="none" w:sz="0" w:space="0" w:color="auto"/>
        <w:right w:val="none" w:sz="0" w:space="0" w:color="auto"/>
      </w:divBdr>
      <w:divsChild>
        <w:div w:id="1730611508">
          <w:marLeft w:val="0"/>
          <w:marRight w:val="0"/>
          <w:marTop w:val="0"/>
          <w:marBottom w:val="0"/>
          <w:divBdr>
            <w:top w:val="none" w:sz="0" w:space="0" w:color="auto"/>
            <w:left w:val="none" w:sz="0" w:space="0" w:color="auto"/>
            <w:bottom w:val="none" w:sz="0" w:space="0" w:color="auto"/>
            <w:right w:val="none" w:sz="0" w:space="0" w:color="auto"/>
          </w:divBdr>
          <w:divsChild>
            <w:div w:id="856042586">
              <w:marLeft w:val="0"/>
              <w:marRight w:val="0"/>
              <w:marTop w:val="0"/>
              <w:marBottom w:val="0"/>
              <w:divBdr>
                <w:top w:val="none" w:sz="0" w:space="0" w:color="auto"/>
                <w:left w:val="none" w:sz="0" w:space="0" w:color="auto"/>
                <w:bottom w:val="none" w:sz="0" w:space="0" w:color="auto"/>
                <w:right w:val="none" w:sz="0" w:space="0" w:color="auto"/>
              </w:divBdr>
            </w:div>
            <w:div w:id="483670313">
              <w:marLeft w:val="0"/>
              <w:marRight w:val="0"/>
              <w:marTop w:val="0"/>
              <w:marBottom w:val="0"/>
              <w:divBdr>
                <w:top w:val="none" w:sz="0" w:space="0" w:color="auto"/>
                <w:left w:val="none" w:sz="0" w:space="0" w:color="auto"/>
                <w:bottom w:val="none" w:sz="0" w:space="0" w:color="auto"/>
                <w:right w:val="none" w:sz="0" w:space="0" w:color="auto"/>
              </w:divBdr>
            </w:div>
            <w:div w:id="1653025692">
              <w:marLeft w:val="0"/>
              <w:marRight w:val="0"/>
              <w:marTop w:val="0"/>
              <w:marBottom w:val="0"/>
              <w:divBdr>
                <w:top w:val="none" w:sz="0" w:space="0" w:color="auto"/>
                <w:left w:val="none" w:sz="0" w:space="0" w:color="auto"/>
                <w:bottom w:val="none" w:sz="0" w:space="0" w:color="auto"/>
                <w:right w:val="none" w:sz="0" w:space="0" w:color="auto"/>
              </w:divBdr>
            </w:div>
            <w:div w:id="209001457">
              <w:marLeft w:val="0"/>
              <w:marRight w:val="0"/>
              <w:marTop w:val="0"/>
              <w:marBottom w:val="0"/>
              <w:divBdr>
                <w:top w:val="none" w:sz="0" w:space="0" w:color="auto"/>
                <w:left w:val="none" w:sz="0" w:space="0" w:color="auto"/>
                <w:bottom w:val="none" w:sz="0" w:space="0" w:color="auto"/>
                <w:right w:val="none" w:sz="0" w:space="0" w:color="auto"/>
              </w:divBdr>
            </w:div>
            <w:div w:id="156919148">
              <w:marLeft w:val="0"/>
              <w:marRight w:val="0"/>
              <w:marTop w:val="0"/>
              <w:marBottom w:val="0"/>
              <w:divBdr>
                <w:top w:val="none" w:sz="0" w:space="0" w:color="auto"/>
                <w:left w:val="none" w:sz="0" w:space="0" w:color="auto"/>
                <w:bottom w:val="none" w:sz="0" w:space="0" w:color="auto"/>
                <w:right w:val="none" w:sz="0" w:space="0" w:color="auto"/>
              </w:divBdr>
            </w:div>
            <w:div w:id="2133742281">
              <w:marLeft w:val="0"/>
              <w:marRight w:val="0"/>
              <w:marTop w:val="0"/>
              <w:marBottom w:val="0"/>
              <w:divBdr>
                <w:top w:val="none" w:sz="0" w:space="0" w:color="auto"/>
                <w:left w:val="none" w:sz="0" w:space="0" w:color="auto"/>
                <w:bottom w:val="none" w:sz="0" w:space="0" w:color="auto"/>
                <w:right w:val="none" w:sz="0" w:space="0" w:color="auto"/>
              </w:divBdr>
            </w:div>
            <w:div w:id="396436440">
              <w:marLeft w:val="0"/>
              <w:marRight w:val="0"/>
              <w:marTop w:val="0"/>
              <w:marBottom w:val="0"/>
              <w:divBdr>
                <w:top w:val="none" w:sz="0" w:space="0" w:color="auto"/>
                <w:left w:val="none" w:sz="0" w:space="0" w:color="auto"/>
                <w:bottom w:val="none" w:sz="0" w:space="0" w:color="auto"/>
                <w:right w:val="none" w:sz="0" w:space="0" w:color="auto"/>
              </w:divBdr>
            </w:div>
            <w:div w:id="463741332">
              <w:marLeft w:val="0"/>
              <w:marRight w:val="0"/>
              <w:marTop w:val="0"/>
              <w:marBottom w:val="0"/>
              <w:divBdr>
                <w:top w:val="none" w:sz="0" w:space="0" w:color="auto"/>
                <w:left w:val="none" w:sz="0" w:space="0" w:color="auto"/>
                <w:bottom w:val="none" w:sz="0" w:space="0" w:color="auto"/>
                <w:right w:val="none" w:sz="0" w:space="0" w:color="auto"/>
              </w:divBdr>
            </w:div>
            <w:div w:id="972097527">
              <w:marLeft w:val="0"/>
              <w:marRight w:val="0"/>
              <w:marTop w:val="0"/>
              <w:marBottom w:val="0"/>
              <w:divBdr>
                <w:top w:val="none" w:sz="0" w:space="0" w:color="auto"/>
                <w:left w:val="none" w:sz="0" w:space="0" w:color="auto"/>
                <w:bottom w:val="none" w:sz="0" w:space="0" w:color="auto"/>
                <w:right w:val="none" w:sz="0" w:space="0" w:color="auto"/>
              </w:divBdr>
            </w:div>
            <w:div w:id="348678296">
              <w:marLeft w:val="0"/>
              <w:marRight w:val="0"/>
              <w:marTop w:val="0"/>
              <w:marBottom w:val="0"/>
              <w:divBdr>
                <w:top w:val="none" w:sz="0" w:space="0" w:color="auto"/>
                <w:left w:val="none" w:sz="0" w:space="0" w:color="auto"/>
                <w:bottom w:val="none" w:sz="0" w:space="0" w:color="auto"/>
                <w:right w:val="none" w:sz="0" w:space="0" w:color="auto"/>
              </w:divBdr>
            </w:div>
            <w:div w:id="1065638723">
              <w:marLeft w:val="0"/>
              <w:marRight w:val="0"/>
              <w:marTop w:val="0"/>
              <w:marBottom w:val="0"/>
              <w:divBdr>
                <w:top w:val="none" w:sz="0" w:space="0" w:color="auto"/>
                <w:left w:val="none" w:sz="0" w:space="0" w:color="auto"/>
                <w:bottom w:val="none" w:sz="0" w:space="0" w:color="auto"/>
                <w:right w:val="none" w:sz="0" w:space="0" w:color="auto"/>
              </w:divBdr>
            </w:div>
            <w:div w:id="1180046619">
              <w:marLeft w:val="0"/>
              <w:marRight w:val="0"/>
              <w:marTop w:val="0"/>
              <w:marBottom w:val="0"/>
              <w:divBdr>
                <w:top w:val="none" w:sz="0" w:space="0" w:color="auto"/>
                <w:left w:val="none" w:sz="0" w:space="0" w:color="auto"/>
                <w:bottom w:val="none" w:sz="0" w:space="0" w:color="auto"/>
                <w:right w:val="none" w:sz="0" w:space="0" w:color="auto"/>
              </w:divBdr>
            </w:div>
            <w:div w:id="1079593325">
              <w:marLeft w:val="0"/>
              <w:marRight w:val="0"/>
              <w:marTop w:val="0"/>
              <w:marBottom w:val="0"/>
              <w:divBdr>
                <w:top w:val="none" w:sz="0" w:space="0" w:color="auto"/>
                <w:left w:val="none" w:sz="0" w:space="0" w:color="auto"/>
                <w:bottom w:val="none" w:sz="0" w:space="0" w:color="auto"/>
                <w:right w:val="none" w:sz="0" w:space="0" w:color="auto"/>
              </w:divBdr>
            </w:div>
            <w:div w:id="1729303645">
              <w:marLeft w:val="0"/>
              <w:marRight w:val="0"/>
              <w:marTop w:val="0"/>
              <w:marBottom w:val="0"/>
              <w:divBdr>
                <w:top w:val="none" w:sz="0" w:space="0" w:color="auto"/>
                <w:left w:val="none" w:sz="0" w:space="0" w:color="auto"/>
                <w:bottom w:val="none" w:sz="0" w:space="0" w:color="auto"/>
                <w:right w:val="none" w:sz="0" w:space="0" w:color="auto"/>
              </w:divBdr>
            </w:div>
            <w:div w:id="1096365842">
              <w:marLeft w:val="0"/>
              <w:marRight w:val="0"/>
              <w:marTop w:val="0"/>
              <w:marBottom w:val="0"/>
              <w:divBdr>
                <w:top w:val="none" w:sz="0" w:space="0" w:color="auto"/>
                <w:left w:val="none" w:sz="0" w:space="0" w:color="auto"/>
                <w:bottom w:val="none" w:sz="0" w:space="0" w:color="auto"/>
                <w:right w:val="none" w:sz="0" w:space="0" w:color="auto"/>
              </w:divBdr>
            </w:div>
            <w:div w:id="1310524409">
              <w:marLeft w:val="0"/>
              <w:marRight w:val="0"/>
              <w:marTop w:val="0"/>
              <w:marBottom w:val="0"/>
              <w:divBdr>
                <w:top w:val="none" w:sz="0" w:space="0" w:color="auto"/>
                <w:left w:val="none" w:sz="0" w:space="0" w:color="auto"/>
                <w:bottom w:val="none" w:sz="0" w:space="0" w:color="auto"/>
                <w:right w:val="none" w:sz="0" w:space="0" w:color="auto"/>
              </w:divBdr>
            </w:div>
            <w:div w:id="1982690409">
              <w:marLeft w:val="0"/>
              <w:marRight w:val="0"/>
              <w:marTop w:val="0"/>
              <w:marBottom w:val="0"/>
              <w:divBdr>
                <w:top w:val="none" w:sz="0" w:space="0" w:color="auto"/>
                <w:left w:val="none" w:sz="0" w:space="0" w:color="auto"/>
                <w:bottom w:val="none" w:sz="0" w:space="0" w:color="auto"/>
                <w:right w:val="none" w:sz="0" w:space="0" w:color="auto"/>
              </w:divBdr>
            </w:div>
            <w:div w:id="456797542">
              <w:marLeft w:val="0"/>
              <w:marRight w:val="0"/>
              <w:marTop w:val="0"/>
              <w:marBottom w:val="0"/>
              <w:divBdr>
                <w:top w:val="none" w:sz="0" w:space="0" w:color="auto"/>
                <w:left w:val="none" w:sz="0" w:space="0" w:color="auto"/>
                <w:bottom w:val="none" w:sz="0" w:space="0" w:color="auto"/>
                <w:right w:val="none" w:sz="0" w:space="0" w:color="auto"/>
              </w:divBdr>
            </w:div>
            <w:div w:id="1108282477">
              <w:marLeft w:val="0"/>
              <w:marRight w:val="0"/>
              <w:marTop w:val="0"/>
              <w:marBottom w:val="0"/>
              <w:divBdr>
                <w:top w:val="none" w:sz="0" w:space="0" w:color="auto"/>
                <w:left w:val="none" w:sz="0" w:space="0" w:color="auto"/>
                <w:bottom w:val="none" w:sz="0" w:space="0" w:color="auto"/>
                <w:right w:val="none" w:sz="0" w:space="0" w:color="auto"/>
              </w:divBdr>
            </w:div>
            <w:div w:id="745149920">
              <w:marLeft w:val="0"/>
              <w:marRight w:val="0"/>
              <w:marTop w:val="0"/>
              <w:marBottom w:val="0"/>
              <w:divBdr>
                <w:top w:val="none" w:sz="0" w:space="0" w:color="auto"/>
                <w:left w:val="none" w:sz="0" w:space="0" w:color="auto"/>
                <w:bottom w:val="none" w:sz="0" w:space="0" w:color="auto"/>
                <w:right w:val="none" w:sz="0" w:space="0" w:color="auto"/>
              </w:divBdr>
            </w:div>
            <w:div w:id="1059090599">
              <w:marLeft w:val="0"/>
              <w:marRight w:val="0"/>
              <w:marTop w:val="0"/>
              <w:marBottom w:val="0"/>
              <w:divBdr>
                <w:top w:val="none" w:sz="0" w:space="0" w:color="auto"/>
                <w:left w:val="none" w:sz="0" w:space="0" w:color="auto"/>
                <w:bottom w:val="none" w:sz="0" w:space="0" w:color="auto"/>
                <w:right w:val="none" w:sz="0" w:space="0" w:color="auto"/>
              </w:divBdr>
            </w:div>
            <w:div w:id="1919943631">
              <w:marLeft w:val="0"/>
              <w:marRight w:val="0"/>
              <w:marTop w:val="0"/>
              <w:marBottom w:val="0"/>
              <w:divBdr>
                <w:top w:val="none" w:sz="0" w:space="0" w:color="auto"/>
                <w:left w:val="none" w:sz="0" w:space="0" w:color="auto"/>
                <w:bottom w:val="none" w:sz="0" w:space="0" w:color="auto"/>
                <w:right w:val="none" w:sz="0" w:space="0" w:color="auto"/>
              </w:divBdr>
            </w:div>
            <w:div w:id="359596335">
              <w:marLeft w:val="0"/>
              <w:marRight w:val="0"/>
              <w:marTop w:val="0"/>
              <w:marBottom w:val="0"/>
              <w:divBdr>
                <w:top w:val="none" w:sz="0" w:space="0" w:color="auto"/>
                <w:left w:val="none" w:sz="0" w:space="0" w:color="auto"/>
                <w:bottom w:val="none" w:sz="0" w:space="0" w:color="auto"/>
                <w:right w:val="none" w:sz="0" w:space="0" w:color="auto"/>
              </w:divBdr>
            </w:div>
            <w:div w:id="18705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22999">
      <w:bodyDiv w:val="1"/>
      <w:marLeft w:val="0"/>
      <w:marRight w:val="0"/>
      <w:marTop w:val="0"/>
      <w:marBottom w:val="0"/>
      <w:divBdr>
        <w:top w:val="none" w:sz="0" w:space="0" w:color="auto"/>
        <w:left w:val="none" w:sz="0" w:space="0" w:color="auto"/>
        <w:bottom w:val="none" w:sz="0" w:space="0" w:color="auto"/>
        <w:right w:val="none" w:sz="0" w:space="0" w:color="auto"/>
      </w:divBdr>
    </w:div>
    <w:div w:id="285085680">
      <w:bodyDiv w:val="1"/>
      <w:marLeft w:val="0"/>
      <w:marRight w:val="0"/>
      <w:marTop w:val="0"/>
      <w:marBottom w:val="0"/>
      <w:divBdr>
        <w:top w:val="none" w:sz="0" w:space="0" w:color="auto"/>
        <w:left w:val="none" w:sz="0" w:space="0" w:color="auto"/>
        <w:bottom w:val="none" w:sz="0" w:space="0" w:color="auto"/>
        <w:right w:val="none" w:sz="0" w:space="0" w:color="auto"/>
      </w:divBdr>
    </w:div>
    <w:div w:id="300616762">
      <w:bodyDiv w:val="1"/>
      <w:marLeft w:val="0"/>
      <w:marRight w:val="0"/>
      <w:marTop w:val="0"/>
      <w:marBottom w:val="0"/>
      <w:divBdr>
        <w:top w:val="none" w:sz="0" w:space="0" w:color="auto"/>
        <w:left w:val="none" w:sz="0" w:space="0" w:color="auto"/>
        <w:bottom w:val="none" w:sz="0" w:space="0" w:color="auto"/>
        <w:right w:val="none" w:sz="0" w:space="0" w:color="auto"/>
      </w:divBdr>
    </w:div>
    <w:div w:id="313921853">
      <w:bodyDiv w:val="1"/>
      <w:marLeft w:val="0"/>
      <w:marRight w:val="0"/>
      <w:marTop w:val="0"/>
      <w:marBottom w:val="0"/>
      <w:divBdr>
        <w:top w:val="none" w:sz="0" w:space="0" w:color="auto"/>
        <w:left w:val="none" w:sz="0" w:space="0" w:color="auto"/>
        <w:bottom w:val="none" w:sz="0" w:space="0" w:color="auto"/>
        <w:right w:val="none" w:sz="0" w:space="0" w:color="auto"/>
      </w:divBdr>
    </w:div>
    <w:div w:id="327177528">
      <w:bodyDiv w:val="1"/>
      <w:marLeft w:val="0"/>
      <w:marRight w:val="0"/>
      <w:marTop w:val="0"/>
      <w:marBottom w:val="0"/>
      <w:divBdr>
        <w:top w:val="none" w:sz="0" w:space="0" w:color="auto"/>
        <w:left w:val="none" w:sz="0" w:space="0" w:color="auto"/>
        <w:bottom w:val="none" w:sz="0" w:space="0" w:color="auto"/>
        <w:right w:val="none" w:sz="0" w:space="0" w:color="auto"/>
      </w:divBdr>
    </w:div>
    <w:div w:id="342585877">
      <w:bodyDiv w:val="1"/>
      <w:marLeft w:val="0"/>
      <w:marRight w:val="0"/>
      <w:marTop w:val="0"/>
      <w:marBottom w:val="0"/>
      <w:divBdr>
        <w:top w:val="none" w:sz="0" w:space="0" w:color="auto"/>
        <w:left w:val="none" w:sz="0" w:space="0" w:color="auto"/>
        <w:bottom w:val="none" w:sz="0" w:space="0" w:color="auto"/>
        <w:right w:val="none" w:sz="0" w:space="0" w:color="auto"/>
      </w:divBdr>
    </w:div>
    <w:div w:id="345329851">
      <w:bodyDiv w:val="1"/>
      <w:marLeft w:val="0"/>
      <w:marRight w:val="0"/>
      <w:marTop w:val="0"/>
      <w:marBottom w:val="0"/>
      <w:divBdr>
        <w:top w:val="none" w:sz="0" w:space="0" w:color="auto"/>
        <w:left w:val="none" w:sz="0" w:space="0" w:color="auto"/>
        <w:bottom w:val="none" w:sz="0" w:space="0" w:color="auto"/>
        <w:right w:val="none" w:sz="0" w:space="0" w:color="auto"/>
      </w:divBdr>
    </w:div>
    <w:div w:id="359740092">
      <w:bodyDiv w:val="1"/>
      <w:marLeft w:val="0"/>
      <w:marRight w:val="0"/>
      <w:marTop w:val="0"/>
      <w:marBottom w:val="0"/>
      <w:divBdr>
        <w:top w:val="none" w:sz="0" w:space="0" w:color="auto"/>
        <w:left w:val="none" w:sz="0" w:space="0" w:color="auto"/>
        <w:bottom w:val="none" w:sz="0" w:space="0" w:color="auto"/>
        <w:right w:val="none" w:sz="0" w:space="0" w:color="auto"/>
      </w:divBdr>
    </w:div>
    <w:div w:id="360480092">
      <w:bodyDiv w:val="1"/>
      <w:marLeft w:val="0"/>
      <w:marRight w:val="0"/>
      <w:marTop w:val="0"/>
      <w:marBottom w:val="0"/>
      <w:divBdr>
        <w:top w:val="none" w:sz="0" w:space="0" w:color="auto"/>
        <w:left w:val="none" w:sz="0" w:space="0" w:color="auto"/>
        <w:bottom w:val="none" w:sz="0" w:space="0" w:color="auto"/>
        <w:right w:val="none" w:sz="0" w:space="0" w:color="auto"/>
      </w:divBdr>
    </w:div>
    <w:div w:id="380062379">
      <w:bodyDiv w:val="1"/>
      <w:marLeft w:val="0"/>
      <w:marRight w:val="0"/>
      <w:marTop w:val="0"/>
      <w:marBottom w:val="0"/>
      <w:divBdr>
        <w:top w:val="none" w:sz="0" w:space="0" w:color="auto"/>
        <w:left w:val="none" w:sz="0" w:space="0" w:color="auto"/>
        <w:bottom w:val="none" w:sz="0" w:space="0" w:color="auto"/>
        <w:right w:val="none" w:sz="0" w:space="0" w:color="auto"/>
      </w:divBdr>
    </w:div>
    <w:div w:id="386149584">
      <w:bodyDiv w:val="1"/>
      <w:marLeft w:val="0"/>
      <w:marRight w:val="0"/>
      <w:marTop w:val="0"/>
      <w:marBottom w:val="0"/>
      <w:divBdr>
        <w:top w:val="none" w:sz="0" w:space="0" w:color="auto"/>
        <w:left w:val="none" w:sz="0" w:space="0" w:color="auto"/>
        <w:bottom w:val="none" w:sz="0" w:space="0" w:color="auto"/>
        <w:right w:val="none" w:sz="0" w:space="0" w:color="auto"/>
      </w:divBdr>
    </w:div>
    <w:div w:id="389957888">
      <w:bodyDiv w:val="1"/>
      <w:marLeft w:val="0"/>
      <w:marRight w:val="0"/>
      <w:marTop w:val="0"/>
      <w:marBottom w:val="0"/>
      <w:divBdr>
        <w:top w:val="none" w:sz="0" w:space="0" w:color="auto"/>
        <w:left w:val="none" w:sz="0" w:space="0" w:color="auto"/>
        <w:bottom w:val="none" w:sz="0" w:space="0" w:color="auto"/>
        <w:right w:val="none" w:sz="0" w:space="0" w:color="auto"/>
      </w:divBdr>
    </w:div>
    <w:div w:id="434713116">
      <w:bodyDiv w:val="1"/>
      <w:marLeft w:val="0"/>
      <w:marRight w:val="0"/>
      <w:marTop w:val="0"/>
      <w:marBottom w:val="0"/>
      <w:divBdr>
        <w:top w:val="none" w:sz="0" w:space="0" w:color="auto"/>
        <w:left w:val="none" w:sz="0" w:space="0" w:color="auto"/>
        <w:bottom w:val="none" w:sz="0" w:space="0" w:color="auto"/>
        <w:right w:val="none" w:sz="0" w:space="0" w:color="auto"/>
      </w:divBdr>
    </w:div>
    <w:div w:id="437264012">
      <w:bodyDiv w:val="1"/>
      <w:marLeft w:val="0"/>
      <w:marRight w:val="0"/>
      <w:marTop w:val="0"/>
      <w:marBottom w:val="0"/>
      <w:divBdr>
        <w:top w:val="none" w:sz="0" w:space="0" w:color="auto"/>
        <w:left w:val="none" w:sz="0" w:space="0" w:color="auto"/>
        <w:bottom w:val="none" w:sz="0" w:space="0" w:color="auto"/>
        <w:right w:val="none" w:sz="0" w:space="0" w:color="auto"/>
      </w:divBdr>
    </w:div>
    <w:div w:id="454105471">
      <w:bodyDiv w:val="1"/>
      <w:marLeft w:val="0"/>
      <w:marRight w:val="0"/>
      <w:marTop w:val="0"/>
      <w:marBottom w:val="0"/>
      <w:divBdr>
        <w:top w:val="none" w:sz="0" w:space="0" w:color="auto"/>
        <w:left w:val="none" w:sz="0" w:space="0" w:color="auto"/>
        <w:bottom w:val="none" w:sz="0" w:space="0" w:color="auto"/>
        <w:right w:val="none" w:sz="0" w:space="0" w:color="auto"/>
      </w:divBdr>
      <w:divsChild>
        <w:div w:id="655886330">
          <w:marLeft w:val="0"/>
          <w:marRight w:val="0"/>
          <w:marTop w:val="0"/>
          <w:marBottom w:val="0"/>
          <w:divBdr>
            <w:top w:val="none" w:sz="0" w:space="0" w:color="auto"/>
            <w:left w:val="none" w:sz="0" w:space="0" w:color="auto"/>
            <w:bottom w:val="none" w:sz="0" w:space="0" w:color="auto"/>
            <w:right w:val="none" w:sz="0" w:space="0" w:color="auto"/>
          </w:divBdr>
          <w:divsChild>
            <w:div w:id="292099906">
              <w:marLeft w:val="0"/>
              <w:marRight w:val="0"/>
              <w:marTop w:val="0"/>
              <w:marBottom w:val="0"/>
              <w:divBdr>
                <w:top w:val="none" w:sz="0" w:space="0" w:color="auto"/>
                <w:left w:val="none" w:sz="0" w:space="0" w:color="auto"/>
                <w:bottom w:val="none" w:sz="0" w:space="0" w:color="auto"/>
                <w:right w:val="none" w:sz="0" w:space="0" w:color="auto"/>
              </w:divBdr>
            </w:div>
            <w:div w:id="1272081171">
              <w:marLeft w:val="0"/>
              <w:marRight w:val="0"/>
              <w:marTop w:val="0"/>
              <w:marBottom w:val="0"/>
              <w:divBdr>
                <w:top w:val="none" w:sz="0" w:space="0" w:color="auto"/>
                <w:left w:val="none" w:sz="0" w:space="0" w:color="auto"/>
                <w:bottom w:val="none" w:sz="0" w:space="0" w:color="auto"/>
                <w:right w:val="none" w:sz="0" w:space="0" w:color="auto"/>
              </w:divBdr>
            </w:div>
            <w:div w:id="1919361620">
              <w:marLeft w:val="0"/>
              <w:marRight w:val="0"/>
              <w:marTop w:val="0"/>
              <w:marBottom w:val="0"/>
              <w:divBdr>
                <w:top w:val="none" w:sz="0" w:space="0" w:color="auto"/>
                <w:left w:val="none" w:sz="0" w:space="0" w:color="auto"/>
                <w:bottom w:val="none" w:sz="0" w:space="0" w:color="auto"/>
                <w:right w:val="none" w:sz="0" w:space="0" w:color="auto"/>
              </w:divBdr>
            </w:div>
            <w:div w:id="314337428">
              <w:marLeft w:val="0"/>
              <w:marRight w:val="0"/>
              <w:marTop w:val="0"/>
              <w:marBottom w:val="0"/>
              <w:divBdr>
                <w:top w:val="none" w:sz="0" w:space="0" w:color="auto"/>
                <w:left w:val="none" w:sz="0" w:space="0" w:color="auto"/>
                <w:bottom w:val="none" w:sz="0" w:space="0" w:color="auto"/>
                <w:right w:val="none" w:sz="0" w:space="0" w:color="auto"/>
              </w:divBdr>
            </w:div>
            <w:div w:id="517818875">
              <w:marLeft w:val="0"/>
              <w:marRight w:val="0"/>
              <w:marTop w:val="0"/>
              <w:marBottom w:val="0"/>
              <w:divBdr>
                <w:top w:val="none" w:sz="0" w:space="0" w:color="auto"/>
                <w:left w:val="none" w:sz="0" w:space="0" w:color="auto"/>
                <w:bottom w:val="none" w:sz="0" w:space="0" w:color="auto"/>
                <w:right w:val="none" w:sz="0" w:space="0" w:color="auto"/>
              </w:divBdr>
            </w:div>
            <w:div w:id="876160180">
              <w:marLeft w:val="0"/>
              <w:marRight w:val="0"/>
              <w:marTop w:val="0"/>
              <w:marBottom w:val="0"/>
              <w:divBdr>
                <w:top w:val="none" w:sz="0" w:space="0" w:color="auto"/>
                <w:left w:val="none" w:sz="0" w:space="0" w:color="auto"/>
                <w:bottom w:val="none" w:sz="0" w:space="0" w:color="auto"/>
                <w:right w:val="none" w:sz="0" w:space="0" w:color="auto"/>
              </w:divBdr>
            </w:div>
            <w:div w:id="531580486">
              <w:marLeft w:val="0"/>
              <w:marRight w:val="0"/>
              <w:marTop w:val="0"/>
              <w:marBottom w:val="0"/>
              <w:divBdr>
                <w:top w:val="none" w:sz="0" w:space="0" w:color="auto"/>
                <w:left w:val="none" w:sz="0" w:space="0" w:color="auto"/>
                <w:bottom w:val="none" w:sz="0" w:space="0" w:color="auto"/>
                <w:right w:val="none" w:sz="0" w:space="0" w:color="auto"/>
              </w:divBdr>
            </w:div>
            <w:div w:id="395475188">
              <w:marLeft w:val="0"/>
              <w:marRight w:val="0"/>
              <w:marTop w:val="0"/>
              <w:marBottom w:val="0"/>
              <w:divBdr>
                <w:top w:val="none" w:sz="0" w:space="0" w:color="auto"/>
                <w:left w:val="none" w:sz="0" w:space="0" w:color="auto"/>
                <w:bottom w:val="none" w:sz="0" w:space="0" w:color="auto"/>
                <w:right w:val="none" w:sz="0" w:space="0" w:color="auto"/>
              </w:divBdr>
            </w:div>
            <w:div w:id="1688942950">
              <w:marLeft w:val="0"/>
              <w:marRight w:val="0"/>
              <w:marTop w:val="0"/>
              <w:marBottom w:val="0"/>
              <w:divBdr>
                <w:top w:val="none" w:sz="0" w:space="0" w:color="auto"/>
                <w:left w:val="none" w:sz="0" w:space="0" w:color="auto"/>
                <w:bottom w:val="none" w:sz="0" w:space="0" w:color="auto"/>
                <w:right w:val="none" w:sz="0" w:space="0" w:color="auto"/>
              </w:divBdr>
            </w:div>
            <w:div w:id="170800615">
              <w:marLeft w:val="0"/>
              <w:marRight w:val="0"/>
              <w:marTop w:val="0"/>
              <w:marBottom w:val="0"/>
              <w:divBdr>
                <w:top w:val="none" w:sz="0" w:space="0" w:color="auto"/>
                <w:left w:val="none" w:sz="0" w:space="0" w:color="auto"/>
                <w:bottom w:val="none" w:sz="0" w:space="0" w:color="auto"/>
                <w:right w:val="none" w:sz="0" w:space="0" w:color="auto"/>
              </w:divBdr>
            </w:div>
            <w:div w:id="1795170944">
              <w:marLeft w:val="0"/>
              <w:marRight w:val="0"/>
              <w:marTop w:val="0"/>
              <w:marBottom w:val="0"/>
              <w:divBdr>
                <w:top w:val="none" w:sz="0" w:space="0" w:color="auto"/>
                <w:left w:val="none" w:sz="0" w:space="0" w:color="auto"/>
                <w:bottom w:val="none" w:sz="0" w:space="0" w:color="auto"/>
                <w:right w:val="none" w:sz="0" w:space="0" w:color="auto"/>
              </w:divBdr>
            </w:div>
            <w:div w:id="230968483">
              <w:marLeft w:val="0"/>
              <w:marRight w:val="0"/>
              <w:marTop w:val="0"/>
              <w:marBottom w:val="0"/>
              <w:divBdr>
                <w:top w:val="none" w:sz="0" w:space="0" w:color="auto"/>
                <w:left w:val="none" w:sz="0" w:space="0" w:color="auto"/>
                <w:bottom w:val="none" w:sz="0" w:space="0" w:color="auto"/>
                <w:right w:val="none" w:sz="0" w:space="0" w:color="auto"/>
              </w:divBdr>
            </w:div>
            <w:div w:id="992413261">
              <w:marLeft w:val="0"/>
              <w:marRight w:val="0"/>
              <w:marTop w:val="0"/>
              <w:marBottom w:val="0"/>
              <w:divBdr>
                <w:top w:val="none" w:sz="0" w:space="0" w:color="auto"/>
                <w:left w:val="none" w:sz="0" w:space="0" w:color="auto"/>
                <w:bottom w:val="none" w:sz="0" w:space="0" w:color="auto"/>
                <w:right w:val="none" w:sz="0" w:space="0" w:color="auto"/>
              </w:divBdr>
            </w:div>
            <w:div w:id="995768321">
              <w:marLeft w:val="0"/>
              <w:marRight w:val="0"/>
              <w:marTop w:val="0"/>
              <w:marBottom w:val="0"/>
              <w:divBdr>
                <w:top w:val="none" w:sz="0" w:space="0" w:color="auto"/>
                <w:left w:val="none" w:sz="0" w:space="0" w:color="auto"/>
                <w:bottom w:val="none" w:sz="0" w:space="0" w:color="auto"/>
                <w:right w:val="none" w:sz="0" w:space="0" w:color="auto"/>
              </w:divBdr>
            </w:div>
            <w:div w:id="219367787">
              <w:marLeft w:val="0"/>
              <w:marRight w:val="0"/>
              <w:marTop w:val="0"/>
              <w:marBottom w:val="0"/>
              <w:divBdr>
                <w:top w:val="none" w:sz="0" w:space="0" w:color="auto"/>
                <w:left w:val="none" w:sz="0" w:space="0" w:color="auto"/>
                <w:bottom w:val="none" w:sz="0" w:space="0" w:color="auto"/>
                <w:right w:val="none" w:sz="0" w:space="0" w:color="auto"/>
              </w:divBdr>
            </w:div>
            <w:div w:id="848330447">
              <w:marLeft w:val="0"/>
              <w:marRight w:val="0"/>
              <w:marTop w:val="0"/>
              <w:marBottom w:val="0"/>
              <w:divBdr>
                <w:top w:val="none" w:sz="0" w:space="0" w:color="auto"/>
                <w:left w:val="none" w:sz="0" w:space="0" w:color="auto"/>
                <w:bottom w:val="none" w:sz="0" w:space="0" w:color="auto"/>
                <w:right w:val="none" w:sz="0" w:space="0" w:color="auto"/>
              </w:divBdr>
            </w:div>
            <w:div w:id="1986813133">
              <w:marLeft w:val="0"/>
              <w:marRight w:val="0"/>
              <w:marTop w:val="0"/>
              <w:marBottom w:val="0"/>
              <w:divBdr>
                <w:top w:val="none" w:sz="0" w:space="0" w:color="auto"/>
                <w:left w:val="none" w:sz="0" w:space="0" w:color="auto"/>
                <w:bottom w:val="none" w:sz="0" w:space="0" w:color="auto"/>
                <w:right w:val="none" w:sz="0" w:space="0" w:color="auto"/>
              </w:divBdr>
            </w:div>
            <w:div w:id="1471047129">
              <w:marLeft w:val="0"/>
              <w:marRight w:val="0"/>
              <w:marTop w:val="0"/>
              <w:marBottom w:val="0"/>
              <w:divBdr>
                <w:top w:val="none" w:sz="0" w:space="0" w:color="auto"/>
                <w:left w:val="none" w:sz="0" w:space="0" w:color="auto"/>
                <w:bottom w:val="none" w:sz="0" w:space="0" w:color="auto"/>
                <w:right w:val="none" w:sz="0" w:space="0" w:color="auto"/>
              </w:divBdr>
            </w:div>
            <w:div w:id="1853565152">
              <w:marLeft w:val="0"/>
              <w:marRight w:val="0"/>
              <w:marTop w:val="0"/>
              <w:marBottom w:val="0"/>
              <w:divBdr>
                <w:top w:val="none" w:sz="0" w:space="0" w:color="auto"/>
                <w:left w:val="none" w:sz="0" w:space="0" w:color="auto"/>
                <w:bottom w:val="none" w:sz="0" w:space="0" w:color="auto"/>
                <w:right w:val="none" w:sz="0" w:space="0" w:color="auto"/>
              </w:divBdr>
            </w:div>
            <w:div w:id="651368373">
              <w:marLeft w:val="0"/>
              <w:marRight w:val="0"/>
              <w:marTop w:val="0"/>
              <w:marBottom w:val="0"/>
              <w:divBdr>
                <w:top w:val="none" w:sz="0" w:space="0" w:color="auto"/>
                <w:left w:val="none" w:sz="0" w:space="0" w:color="auto"/>
                <w:bottom w:val="none" w:sz="0" w:space="0" w:color="auto"/>
                <w:right w:val="none" w:sz="0" w:space="0" w:color="auto"/>
              </w:divBdr>
            </w:div>
            <w:div w:id="2068260986">
              <w:marLeft w:val="0"/>
              <w:marRight w:val="0"/>
              <w:marTop w:val="0"/>
              <w:marBottom w:val="0"/>
              <w:divBdr>
                <w:top w:val="none" w:sz="0" w:space="0" w:color="auto"/>
                <w:left w:val="none" w:sz="0" w:space="0" w:color="auto"/>
                <w:bottom w:val="none" w:sz="0" w:space="0" w:color="auto"/>
                <w:right w:val="none" w:sz="0" w:space="0" w:color="auto"/>
              </w:divBdr>
            </w:div>
            <w:div w:id="1453284367">
              <w:marLeft w:val="0"/>
              <w:marRight w:val="0"/>
              <w:marTop w:val="0"/>
              <w:marBottom w:val="0"/>
              <w:divBdr>
                <w:top w:val="none" w:sz="0" w:space="0" w:color="auto"/>
                <w:left w:val="none" w:sz="0" w:space="0" w:color="auto"/>
                <w:bottom w:val="none" w:sz="0" w:space="0" w:color="auto"/>
                <w:right w:val="none" w:sz="0" w:space="0" w:color="auto"/>
              </w:divBdr>
            </w:div>
            <w:div w:id="1166213671">
              <w:marLeft w:val="0"/>
              <w:marRight w:val="0"/>
              <w:marTop w:val="0"/>
              <w:marBottom w:val="0"/>
              <w:divBdr>
                <w:top w:val="none" w:sz="0" w:space="0" w:color="auto"/>
                <w:left w:val="none" w:sz="0" w:space="0" w:color="auto"/>
                <w:bottom w:val="none" w:sz="0" w:space="0" w:color="auto"/>
                <w:right w:val="none" w:sz="0" w:space="0" w:color="auto"/>
              </w:divBdr>
            </w:div>
            <w:div w:id="550849640">
              <w:marLeft w:val="0"/>
              <w:marRight w:val="0"/>
              <w:marTop w:val="0"/>
              <w:marBottom w:val="0"/>
              <w:divBdr>
                <w:top w:val="none" w:sz="0" w:space="0" w:color="auto"/>
                <w:left w:val="none" w:sz="0" w:space="0" w:color="auto"/>
                <w:bottom w:val="none" w:sz="0" w:space="0" w:color="auto"/>
                <w:right w:val="none" w:sz="0" w:space="0" w:color="auto"/>
              </w:divBdr>
            </w:div>
            <w:div w:id="163355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61117">
      <w:bodyDiv w:val="1"/>
      <w:marLeft w:val="0"/>
      <w:marRight w:val="0"/>
      <w:marTop w:val="0"/>
      <w:marBottom w:val="0"/>
      <w:divBdr>
        <w:top w:val="none" w:sz="0" w:space="0" w:color="auto"/>
        <w:left w:val="none" w:sz="0" w:space="0" w:color="auto"/>
        <w:bottom w:val="none" w:sz="0" w:space="0" w:color="auto"/>
        <w:right w:val="none" w:sz="0" w:space="0" w:color="auto"/>
      </w:divBdr>
    </w:div>
    <w:div w:id="488134854">
      <w:bodyDiv w:val="1"/>
      <w:marLeft w:val="0"/>
      <w:marRight w:val="0"/>
      <w:marTop w:val="0"/>
      <w:marBottom w:val="0"/>
      <w:divBdr>
        <w:top w:val="none" w:sz="0" w:space="0" w:color="auto"/>
        <w:left w:val="none" w:sz="0" w:space="0" w:color="auto"/>
        <w:bottom w:val="none" w:sz="0" w:space="0" w:color="auto"/>
        <w:right w:val="none" w:sz="0" w:space="0" w:color="auto"/>
      </w:divBdr>
    </w:div>
    <w:div w:id="498423280">
      <w:bodyDiv w:val="1"/>
      <w:marLeft w:val="0"/>
      <w:marRight w:val="0"/>
      <w:marTop w:val="0"/>
      <w:marBottom w:val="0"/>
      <w:divBdr>
        <w:top w:val="none" w:sz="0" w:space="0" w:color="auto"/>
        <w:left w:val="none" w:sz="0" w:space="0" w:color="auto"/>
        <w:bottom w:val="none" w:sz="0" w:space="0" w:color="auto"/>
        <w:right w:val="none" w:sz="0" w:space="0" w:color="auto"/>
      </w:divBdr>
    </w:div>
    <w:div w:id="511068229">
      <w:bodyDiv w:val="1"/>
      <w:marLeft w:val="0"/>
      <w:marRight w:val="0"/>
      <w:marTop w:val="0"/>
      <w:marBottom w:val="0"/>
      <w:divBdr>
        <w:top w:val="none" w:sz="0" w:space="0" w:color="auto"/>
        <w:left w:val="none" w:sz="0" w:space="0" w:color="auto"/>
        <w:bottom w:val="none" w:sz="0" w:space="0" w:color="auto"/>
        <w:right w:val="none" w:sz="0" w:space="0" w:color="auto"/>
      </w:divBdr>
    </w:div>
    <w:div w:id="522788515">
      <w:bodyDiv w:val="1"/>
      <w:marLeft w:val="0"/>
      <w:marRight w:val="0"/>
      <w:marTop w:val="0"/>
      <w:marBottom w:val="0"/>
      <w:divBdr>
        <w:top w:val="none" w:sz="0" w:space="0" w:color="auto"/>
        <w:left w:val="none" w:sz="0" w:space="0" w:color="auto"/>
        <w:bottom w:val="none" w:sz="0" w:space="0" w:color="auto"/>
        <w:right w:val="none" w:sz="0" w:space="0" w:color="auto"/>
      </w:divBdr>
    </w:div>
    <w:div w:id="528762479">
      <w:bodyDiv w:val="1"/>
      <w:marLeft w:val="0"/>
      <w:marRight w:val="0"/>
      <w:marTop w:val="0"/>
      <w:marBottom w:val="0"/>
      <w:divBdr>
        <w:top w:val="none" w:sz="0" w:space="0" w:color="auto"/>
        <w:left w:val="none" w:sz="0" w:space="0" w:color="auto"/>
        <w:bottom w:val="none" w:sz="0" w:space="0" w:color="auto"/>
        <w:right w:val="none" w:sz="0" w:space="0" w:color="auto"/>
      </w:divBdr>
    </w:div>
    <w:div w:id="528766115">
      <w:bodyDiv w:val="1"/>
      <w:marLeft w:val="0"/>
      <w:marRight w:val="0"/>
      <w:marTop w:val="0"/>
      <w:marBottom w:val="0"/>
      <w:divBdr>
        <w:top w:val="none" w:sz="0" w:space="0" w:color="auto"/>
        <w:left w:val="none" w:sz="0" w:space="0" w:color="auto"/>
        <w:bottom w:val="none" w:sz="0" w:space="0" w:color="auto"/>
        <w:right w:val="none" w:sz="0" w:space="0" w:color="auto"/>
      </w:divBdr>
    </w:div>
    <w:div w:id="537086031">
      <w:bodyDiv w:val="1"/>
      <w:marLeft w:val="0"/>
      <w:marRight w:val="0"/>
      <w:marTop w:val="0"/>
      <w:marBottom w:val="0"/>
      <w:divBdr>
        <w:top w:val="none" w:sz="0" w:space="0" w:color="auto"/>
        <w:left w:val="none" w:sz="0" w:space="0" w:color="auto"/>
        <w:bottom w:val="none" w:sz="0" w:space="0" w:color="auto"/>
        <w:right w:val="none" w:sz="0" w:space="0" w:color="auto"/>
      </w:divBdr>
    </w:div>
    <w:div w:id="546650205">
      <w:bodyDiv w:val="1"/>
      <w:marLeft w:val="0"/>
      <w:marRight w:val="0"/>
      <w:marTop w:val="0"/>
      <w:marBottom w:val="0"/>
      <w:divBdr>
        <w:top w:val="none" w:sz="0" w:space="0" w:color="auto"/>
        <w:left w:val="none" w:sz="0" w:space="0" w:color="auto"/>
        <w:bottom w:val="none" w:sz="0" w:space="0" w:color="auto"/>
        <w:right w:val="none" w:sz="0" w:space="0" w:color="auto"/>
      </w:divBdr>
    </w:div>
    <w:div w:id="557665359">
      <w:bodyDiv w:val="1"/>
      <w:marLeft w:val="0"/>
      <w:marRight w:val="0"/>
      <w:marTop w:val="0"/>
      <w:marBottom w:val="0"/>
      <w:divBdr>
        <w:top w:val="none" w:sz="0" w:space="0" w:color="auto"/>
        <w:left w:val="none" w:sz="0" w:space="0" w:color="auto"/>
        <w:bottom w:val="none" w:sz="0" w:space="0" w:color="auto"/>
        <w:right w:val="none" w:sz="0" w:space="0" w:color="auto"/>
      </w:divBdr>
    </w:div>
    <w:div w:id="601035438">
      <w:bodyDiv w:val="1"/>
      <w:marLeft w:val="0"/>
      <w:marRight w:val="0"/>
      <w:marTop w:val="0"/>
      <w:marBottom w:val="0"/>
      <w:divBdr>
        <w:top w:val="none" w:sz="0" w:space="0" w:color="auto"/>
        <w:left w:val="none" w:sz="0" w:space="0" w:color="auto"/>
        <w:bottom w:val="none" w:sz="0" w:space="0" w:color="auto"/>
        <w:right w:val="none" w:sz="0" w:space="0" w:color="auto"/>
      </w:divBdr>
      <w:divsChild>
        <w:div w:id="1813327442">
          <w:marLeft w:val="0"/>
          <w:marRight w:val="0"/>
          <w:marTop w:val="0"/>
          <w:marBottom w:val="0"/>
          <w:divBdr>
            <w:top w:val="none" w:sz="0" w:space="0" w:color="auto"/>
            <w:left w:val="none" w:sz="0" w:space="0" w:color="auto"/>
            <w:bottom w:val="none" w:sz="0" w:space="0" w:color="auto"/>
            <w:right w:val="none" w:sz="0" w:space="0" w:color="auto"/>
          </w:divBdr>
        </w:div>
      </w:divsChild>
    </w:div>
    <w:div w:id="615257030">
      <w:bodyDiv w:val="1"/>
      <w:marLeft w:val="0"/>
      <w:marRight w:val="0"/>
      <w:marTop w:val="0"/>
      <w:marBottom w:val="0"/>
      <w:divBdr>
        <w:top w:val="none" w:sz="0" w:space="0" w:color="auto"/>
        <w:left w:val="none" w:sz="0" w:space="0" w:color="auto"/>
        <w:bottom w:val="none" w:sz="0" w:space="0" w:color="auto"/>
        <w:right w:val="none" w:sz="0" w:space="0" w:color="auto"/>
      </w:divBdr>
    </w:div>
    <w:div w:id="616332291">
      <w:bodyDiv w:val="1"/>
      <w:marLeft w:val="0"/>
      <w:marRight w:val="0"/>
      <w:marTop w:val="0"/>
      <w:marBottom w:val="0"/>
      <w:divBdr>
        <w:top w:val="none" w:sz="0" w:space="0" w:color="auto"/>
        <w:left w:val="none" w:sz="0" w:space="0" w:color="auto"/>
        <w:bottom w:val="none" w:sz="0" w:space="0" w:color="auto"/>
        <w:right w:val="none" w:sz="0" w:space="0" w:color="auto"/>
      </w:divBdr>
    </w:div>
    <w:div w:id="622155007">
      <w:bodyDiv w:val="1"/>
      <w:marLeft w:val="0"/>
      <w:marRight w:val="0"/>
      <w:marTop w:val="0"/>
      <w:marBottom w:val="0"/>
      <w:divBdr>
        <w:top w:val="none" w:sz="0" w:space="0" w:color="auto"/>
        <w:left w:val="none" w:sz="0" w:space="0" w:color="auto"/>
        <w:bottom w:val="none" w:sz="0" w:space="0" w:color="auto"/>
        <w:right w:val="none" w:sz="0" w:space="0" w:color="auto"/>
      </w:divBdr>
    </w:div>
    <w:div w:id="632490962">
      <w:bodyDiv w:val="1"/>
      <w:marLeft w:val="0"/>
      <w:marRight w:val="0"/>
      <w:marTop w:val="0"/>
      <w:marBottom w:val="0"/>
      <w:divBdr>
        <w:top w:val="none" w:sz="0" w:space="0" w:color="auto"/>
        <w:left w:val="none" w:sz="0" w:space="0" w:color="auto"/>
        <w:bottom w:val="none" w:sz="0" w:space="0" w:color="auto"/>
        <w:right w:val="none" w:sz="0" w:space="0" w:color="auto"/>
      </w:divBdr>
    </w:div>
    <w:div w:id="650332059">
      <w:bodyDiv w:val="1"/>
      <w:marLeft w:val="0"/>
      <w:marRight w:val="0"/>
      <w:marTop w:val="0"/>
      <w:marBottom w:val="0"/>
      <w:divBdr>
        <w:top w:val="none" w:sz="0" w:space="0" w:color="auto"/>
        <w:left w:val="none" w:sz="0" w:space="0" w:color="auto"/>
        <w:bottom w:val="none" w:sz="0" w:space="0" w:color="auto"/>
        <w:right w:val="none" w:sz="0" w:space="0" w:color="auto"/>
      </w:divBdr>
    </w:div>
    <w:div w:id="653149125">
      <w:bodyDiv w:val="1"/>
      <w:marLeft w:val="0"/>
      <w:marRight w:val="0"/>
      <w:marTop w:val="0"/>
      <w:marBottom w:val="0"/>
      <w:divBdr>
        <w:top w:val="none" w:sz="0" w:space="0" w:color="auto"/>
        <w:left w:val="none" w:sz="0" w:space="0" w:color="auto"/>
        <w:bottom w:val="none" w:sz="0" w:space="0" w:color="auto"/>
        <w:right w:val="none" w:sz="0" w:space="0" w:color="auto"/>
      </w:divBdr>
    </w:div>
    <w:div w:id="667563692">
      <w:bodyDiv w:val="1"/>
      <w:marLeft w:val="0"/>
      <w:marRight w:val="0"/>
      <w:marTop w:val="0"/>
      <w:marBottom w:val="0"/>
      <w:divBdr>
        <w:top w:val="none" w:sz="0" w:space="0" w:color="auto"/>
        <w:left w:val="none" w:sz="0" w:space="0" w:color="auto"/>
        <w:bottom w:val="none" w:sz="0" w:space="0" w:color="auto"/>
        <w:right w:val="none" w:sz="0" w:space="0" w:color="auto"/>
      </w:divBdr>
    </w:div>
    <w:div w:id="676689522">
      <w:bodyDiv w:val="1"/>
      <w:marLeft w:val="0"/>
      <w:marRight w:val="0"/>
      <w:marTop w:val="0"/>
      <w:marBottom w:val="0"/>
      <w:divBdr>
        <w:top w:val="none" w:sz="0" w:space="0" w:color="auto"/>
        <w:left w:val="none" w:sz="0" w:space="0" w:color="auto"/>
        <w:bottom w:val="none" w:sz="0" w:space="0" w:color="auto"/>
        <w:right w:val="none" w:sz="0" w:space="0" w:color="auto"/>
      </w:divBdr>
      <w:divsChild>
        <w:div w:id="1589732420">
          <w:marLeft w:val="0"/>
          <w:marRight w:val="0"/>
          <w:marTop w:val="0"/>
          <w:marBottom w:val="0"/>
          <w:divBdr>
            <w:top w:val="none" w:sz="0" w:space="0" w:color="auto"/>
            <w:left w:val="none" w:sz="0" w:space="0" w:color="auto"/>
            <w:bottom w:val="none" w:sz="0" w:space="0" w:color="auto"/>
            <w:right w:val="none" w:sz="0" w:space="0" w:color="auto"/>
          </w:divBdr>
          <w:divsChild>
            <w:div w:id="2076077171">
              <w:marLeft w:val="0"/>
              <w:marRight w:val="0"/>
              <w:marTop w:val="0"/>
              <w:marBottom w:val="0"/>
              <w:divBdr>
                <w:top w:val="none" w:sz="0" w:space="0" w:color="auto"/>
                <w:left w:val="none" w:sz="0" w:space="0" w:color="auto"/>
                <w:bottom w:val="none" w:sz="0" w:space="0" w:color="auto"/>
                <w:right w:val="none" w:sz="0" w:space="0" w:color="auto"/>
              </w:divBdr>
            </w:div>
            <w:div w:id="759832633">
              <w:marLeft w:val="0"/>
              <w:marRight w:val="0"/>
              <w:marTop w:val="0"/>
              <w:marBottom w:val="0"/>
              <w:divBdr>
                <w:top w:val="none" w:sz="0" w:space="0" w:color="auto"/>
                <w:left w:val="none" w:sz="0" w:space="0" w:color="auto"/>
                <w:bottom w:val="none" w:sz="0" w:space="0" w:color="auto"/>
                <w:right w:val="none" w:sz="0" w:space="0" w:color="auto"/>
              </w:divBdr>
            </w:div>
            <w:div w:id="1017849773">
              <w:marLeft w:val="0"/>
              <w:marRight w:val="0"/>
              <w:marTop w:val="0"/>
              <w:marBottom w:val="0"/>
              <w:divBdr>
                <w:top w:val="none" w:sz="0" w:space="0" w:color="auto"/>
                <w:left w:val="none" w:sz="0" w:space="0" w:color="auto"/>
                <w:bottom w:val="none" w:sz="0" w:space="0" w:color="auto"/>
                <w:right w:val="none" w:sz="0" w:space="0" w:color="auto"/>
              </w:divBdr>
            </w:div>
            <w:div w:id="639380420">
              <w:marLeft w:val="0"/>
              <w:marRight w:val="0"/>
              <w:marTop w:val="0"/>
              <w:marBottom w:val="0"/>
              <w:divBdr>
                <w:top w:val="none" w:sz="0" w:space="0" w:color="auto"/>
                <w:left w:val="none" w:sz="0" w:space="0" w:color="auto"/>
                <w:bottom w:val="none" w:sz="0" w:space="0" w:color="auto"/>
                <w:right w:val="none" w:sz="0" w:space="0" w:color="auto"/>
              </w:divBdr>
            </w:div>
            <w:div w:id="199901939">
              <w:marLeft w:val="0"/>
              <w:marRight w:val="0"/>
              <w:marTop w:val="0"/>
              <w:marBottom w:val="0"/>
              <w:divBdr>
                <w:top w:val="none" w:sz="0" w:space="0" w:color="auto"/>
                <w:left w:val="none" w:sz="0" w:space="0" w:color="auto"/>
                <w:bottom w:val="none" w:sz="0" w:space="0" w:color="auto"/>
                <w:right w:val="none" w:sz="0" w:space="0" w:color="auto"/>
              </w:divBdr>
            </w:div>
            <w:div w:id="269970834">
              <w:marLeft w:val="0"/>
              <w:marRight w:val="0"/>
              <w:marTop w:val="0"/>
              <w:marBottom w:val="0"/>
              <w:divBdr>
                <w:top w:val="none" w:sz="0" w:space="0" w:color="auto"/>
                <w:left w:val="none" w:sz="0" w:space="0" w:color="auto"/>
                <w:bottom w:val="none" w:sz="0" w:space="0" w:color="auto"/>
                <w:right w:val="none" w:sz="0" w:space="0" w:color="auto"/>
              </w:divBdr>
            </w:div>
            <w:div w:id="363292151">
              <w:marLeft w:val="0"/>
              <w:marRight w:val="0"/>
              <w:marTop w:val="0"/>
              <w:marBottom w:val="0"/>
              <w:divBdr>
                <w:top w:val="none" w:sz="0" w:space="0" w:color="auto"/>
                <w:left w:val="none" w:sz="0" w:space="0" w:color="auto"/>
                <w:bottom w:val="none" w:sz="0" w:space="0" w:color="auto"/>
                <w:right w:val="none" w:sz="0" w:space="0" w:color="auto"/>
              </w:divBdr>
            </w:div>
            <w:div w:id="1730609398">
              <w:marLeft w:val="0"/>
              <w:marRight w:val="0"/>
              <w:marTop w:val="0"/>
              <w:marBottom w:val="0"/>
              <w:divBdr>
                <w:top w:val="none" w:sz="0" w:space="0" w:color="auto"/>
                <w:left w:val="none" w:sz="0" w:space="0" w:color="auto"/>
                <w:bottom w:val="none" w:sz="0" w:space="0" w:color="auto"/>
                <w:right w:val="none" w:sz="0" w:space="0" w:color="auto"/>
              </w:divBdr>
            </w:div>
            <w:div w:id="1405565708">
              <w:marLeft w:val="0"/>
              <w:marRight w:val="0"/>
              <w:marTop w:val="0"/>
              <w:marBottom w:val="0"/>
              <w:divBdr>
                <w:top w:val="none" w:sz="0" w:space="0" w:color="auto"/>
                <w:left w:val="none" w:sz="0" w:space="0" w:color="auto"/>
                <w:bottom w:val="none" w:sz="0" w:space="0" w:color="auto"/>
                <w:right w:val="none" w:sz="0" w:space="0" w:color="auto"/>
              </w:divBdr>
            </w:div>
            <w:div w:id="1502887566">
              <w:marLeft w:val="0"/>
              <w:marRight w:val="0"/>
              <w:marTop w:val="0"/>
              <w:marBottom w:val="0"/>
              <w:divBdr>
                <w:top w:val="none" w:sz="0" w:space="0" w:color="auto"/>
                <w:left w:val="none" w:sz="0" w:space="0" w:color="auto"/>
                <w:bottom w:val="none" w:sz="0" w:space="0" w:color="auto"/>
                <w:right w:val="none" w:sz="0" w:space="0" w:color="auto"/>
              </w:divBdr>
            </w:div>
            <w:div w:id="1985692809">
              <w:marLeft w:val="0"/>
              <w:marRight w:val="0"/>
              <w:marTop w:val="0"/>
              <w:marBottom w:val="0"/>
              <w:divBdr>
                <w:top w:val="none" w:sz="0" w:space="0" w:color="auto"/>
                <w:left w:val="none" w:sz="0" w:space="0" w:color="auto"/>
                <w:bottom w:val="none" w:sz="0" w:space="0" w:color="auto"/>
                <w:right w:val="none" w:sz="0" w:space="0" w:color="auto"/>
              </w:divBdr>
            </w:div>
            <w:div w:id="1359116342">
              <w:marLeft w:val="0"/>
              <w:marRight w:val="0"/>
              <w:marTop w:val="0"/>
              <w:marBottom w:val="0"/>
              <w:divBdr>
                <w:top w:val="none" w:sz="0" w:space="0" w:color="auto"/>
                <w:left w:val="none" w:sz="0" w:space="0" w:color="auto"/>
                <w:bottom w:val="none" w:sz="0" w:space="0" w:color="auto"/>
                <w:right w:val="none" w:sz="0" w:space="0" w:color="auto"/>
              </w:divBdr>
            </w:div>
            <w:div w:id="1767336558">
              <w:marLeft w:val="0"/>
              <w:marRight w:val="0"/>
              <w:marTop w:val="0"/>
              <w:marBottom w:val="0"/>
              <w:divBdr>
                <w:top w:val="none" w:sz="0" w:space="0" w:color="auto"/>
                <w:left w:val="none" w:sz="0" w:space="0" w:color="auto"/>
                <w:bottom w:val="none" w:sz="0" w:space="0" w:color="auto"/>
                <w:right w:val="none" w:sz="0" w:space="0" w:color="auto"/>
              </w:divBdr>
            </w:div>
            <w:div w:id="338194436">
              <w:marLeft w:val="0"/>
              <w:marRight w:val="0"/>
              <w:marTop w:val="0"/>
              <w:marBottom w:val="0"/>
              <w:divBdr>
                <w:top w:val="none" w:sz="0" w:space="0" w:color="auto"/>
                <w:left w:val="none" w:sz="0" w:space="0" w:color="auto"/>
                <w:bottom w:val="none" w:sz="0" w:space="0" w:color="auto"/>
                <w:right w:val="none" w:sz="0" w:space="0" w:color="auto"/>
              </w:divBdr>
            </w:div>
            <w:div w:id="2053379515">
              <w:marLeft w:val="0"/>
              <w:marRight w:val="0"/>
              <w:marTop w:val="0"/>
              <w:marBottom w:val="0"/>
              <w:divBdr>
                <w:top w:val="none" w:sz="0" w:space="0" w:color="auto"/>
                <w:left w:val="none" w:sz="0" w:space="0" w:color="auto"/>
                <w:bottom w:val="none" w:sz="0" w:space="0" w:color="auto"/>
                <w:right w:val="none" w:sz="0" w:space="0" w:color="auto"/>
              </w:divBdr>
            </w:div>
            <w:div w:id="1101410903">
              <w:marLeft w:val="0"/>
              <w:marRight w:val="0"/>
              <w:marTop w:val="0"/>
              <w:marBottom w:val="0"/>
              <w:divBdr>
                <w:top w:val="none" w:sz="0" w:space="0" w:color="auto"/>
                <w:left w:val="none" w:sz="0" w:space="0" w:color="auto"/>
                <w:bottom w:val="none" w:sz="0" w:space="0" w:color="auto"/>
                <w:right w:val="none" w:sz="0" w:space="0" w:color="auto"/>
              </w:divBdr>
            </w:div>
            <w:div w:id="1563783820">
              <w:marLeft w:val="0"/>
              <w:marRight w:val="0"/>
              <w:marTop w:val="0"/>
              <w:marBottom w:val="0"/>
              <w:divBdr>
                <w:top w:val="none" w:sz="0" w:space="0" w:color="auto"/>
                <w:left w:val="none" w:sz="0" w:space="0" w:color="auto"/>
                <w:bottom w:val="none" w:sz="0" w:space="0" w:color="auto"/>
                <w:right w:val="none" w:sz="0" w:space="0" w:color="auto"/>
              </w:divBdr>
            </w:div>
            <w:div w:id="136649378">
              <w:marLeft w:val="0"/>
              <w:marRight w:val="0"/>
              <w:marTop w:val="0"/>
              <w:marBottom w:val="0"/>
              <w:divBdr>
                <w:top w:val="none" w:sz="0" w:space="0" w:color="auto"/>
                <w:left w:val="none" w:sz="0" w:space="0" w:color="auto"/>
                <w:bottom w:val="none" w:sz="0" w:space="0" w:color="auto"/>
                <w:right w:val="none" w:sz="0" w:space="0" w:color="auto"/>
              </w:divBdr>
            </w:div>
            <w:div w:id="1194464702">
              <w:marLeft w:val="0"/>
              <w:marRight w:val="0"/>
              <w:marTop w:val="0"/>
              <w:marBottom w:val="0"/>
              <w:divBdr>
                <w:top w:val="none" w:sz="0" w:space="0" w:color="auto"/>
                <w:left w:val="none" w:sz="0" w:space="0" w:color="auto"/>
                <w:bottom w:val="none" w:sz="0" w:space="0" w:color="auto"/>
                <w:right w:val="none" w:sz="0" w:space="0" w:color="auto"/>
              </w:divBdr>
            </w:div>
            <w:div w:id="357851591">
              <w:marLeft w:val="0"/>
              <w:marRight w:val="0"/>
              <w:marTop w:val="0"/>
              <w:marBottom w:val="0"/>
              <w:divBdr>
                <w:top w:val="none" w:sz="0" w:space="0" w:color="auto"/>
                <w:left w:val="none" w:sz="0" w:space="0" w:color="auto"/>
                <w:bottom w:val="none" w:sz="0" w:space="0" w:color="auto"/>
                <w:right w:val="none" w:sz="0" w:space="0" w:color="auto"/>
              </w:divBdr>
            </w:div>
            <w:div w:id="689451379">
              <w:marLeft w:val="0"/>
              <w:marRight w:val="0"/>
              <w:marTop w:val="0"/>
              <w:marBottom w:val="0"/>
              <w:divBdr>
                <w:top w:val="none" w:sz="0" w:space="0" w:color="auto"/>
                <w:left w:val="none" w:sz="0" w:space="0" w:color="auto"/>
                <w:bottom w:val="none" w:sz="0" w:space="0" w:color="auto"/>
                <w:right w:val="none" w:sz="0" w:space="0" w:color="auto"/>
              </w:divBdr>
            </w:div>
            <w:div w:id="244609343">
              <w:marLeft w:val="0"/>
              <w:marRight w:val="0"/>
              <w:marTop w:val="0"/>
              <w:marBottom w:val="0"/>
              <w:divBdr>
                <w:top w:val="none" w:sz="0" w:space="0" w:color="auto"/>
                <w:left w:val="none" w:sz="0" w:space="0" w:color="auto"/>
                <w:bottom w:val="none" w:sz="0" w:space="0" w:color="auto"/>
                <w:right w:val="none" w:sz="0" w:space="0" w:color="auto"/>
              </w:divBdr>
            </w:div>
            <w:div w:id="787239029">
              <w:marLeft w:val="0"/>
              <w:marRight w:val="0"/>
              <w:marTop w:val="0"/>
              <w:marBottom w:val="0"/>
              <w:divBdr>
                <w:top w:val="none" w:sz="0" w:space="0" w:color="auto"/>
                <w:left w:val="none" w:sz="0" w:space="0" w:color="auto"/>
                <w:bottom w:val="none" w:sz="0" w:space="0" w:color="auto"/>
                <w:right w:val="none" w:sz="0" w:space="0" w:color="auto"/>
              </w:divBdr>
            </w:div>
            <w:div w:id="1072044830">
              <w:marLeft w:val="0"/>
              <w:marRight w:val="0"/>
              <w:marTop w:val="0"/>
              <w:marBottom w:val="0"/>
              <w:divBdr>
                <w:top w:val="none" w:sz="0" w:space="0" w:color="auto"/>
                <w:left w:val="none" w:sz="0" w:space="0" w:color="auto"/>
                <w:bottom w:val="none" w:sz="0" w:space="0" w:color="auto"/>
                <w:right w:val="none" w:sz="0" w:space="0" w:color="auto"/>
              </w:divBdr>
            </w:div>
            <w:div w:id="137784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861351">
      <w:bodyDiv w:val="1"/>
      <w:marLeft w:val="0"/>
      <w:marRight w:val="0"/>
      <w:marTop w:val="0"/>
      <w:marBottom w:val="0"/>
      <w:divBdr>
        <w:top w:val="none" w:sz="0" w:space="0" w:color="auto"/>
        <w:left w:val="none" w:sz="0" w:space="0" w:color="auto"/>
        <w:bottom w:val="none" w:sz="0" w:space="0" w:color="auto"/>
        <w:right w:val="none" w:sz="0" w:space="0" w:color="auto"/>
      </w:divBdr>
      <w:divsChild>
        <w:div w:id="1969504522">
          <w:marLeft w:val="0"/>
          <w:marRight w:val="0"/>
          <w:marTop w:val="0"/>
          <w:marBottom w:val="0"/>
          <w:divBdr>
            <w:top w:val="none" w:sz="0" w:space="0" w:color="auto"/>
            <w:left w:val="none" w:sz="0" w:space="0" w:color="auto"/>
            <w:bottom w:val="none" w:sz="0" w:space="0" w:color="auto"/>
            <w:right w:val="none" w:sz="0" w:space="0" w:color="auto"/>
          </w:divBdr>
        </w:div>
      </w:divsChild>
    </w:div>
    <w:div w:id="710109563">
      <w:bodyDiv w:val="1"/>
      <w:marLeft w:val="0"/>
      <w:marRight w:val="0"/>
      <w:marTop w:val="0"/>
      <w:marBottom w:val="0"/>
      <w:divBdr>
        <w:top w:val="none" w:sz="0" w:space="0" w:color="auto"/>
        <w:left w:val="none" w:sz="0" w:space="0" w:color="auto"/>
        <w:bottom w:val="none" w:sz="0" w:space="0" w:color="auto"/>
        <w:right w:val="none" w:sz="0" w:space="0" w:color="auto"/>
      </w:divBdr>
    </w:div>
    <w:div w:id="712772075">
      <w:bodyDiv w:val="1"/>
      <w:marLeft w:val="0"/>
      <w:marRight w:val="0"/>
      <w:marTop w:val="0"/>
      <w:marBottom w:val="0"/>
      <w:divBdr>
        <w:top w:val="none" w:sz="0" w:space="0" w:color="auto"/>
        <w:left w:val="none" w:sz="0" w:space="0" w:color="auto"/>
        <w:bottom w:val="none" w:sz="0" w:space="0" w:color="auto"/>
        <w:right w:val="none" w:sz="0" w:space="0" w:color="auto"/>
      </w:divBdr>
    </w:div>
    <w:div w:id="716006539">
      <w:bodyDiv w:val="1"/>
      <w:marLeft w:val="0"/>
      <w:marRight w:val="0"/>
      <w:marTop w:val="0"/>
      <w:marBottom w:val="0"/>
      <w:divBdr>
        <w:top w:val="none" w:sz="0" w:space="0" w:color="auto"/>
        <w:left w:val="none" w:sz="0" w:space="0" w:color="auto"/>
        <w:bottom w:val="none" w:sz="0" w:space="0" w:color="auto"/>
        <w:right w:val="none" w:sz="0" w:space="0" w:color="auto"/>
      </w:divBdr>
    </w:div>
    <w:div w:id="731544718">
      <w:bodyDiv w:val="1"/>
      <w:marLeft w:val="0"/>
      <w:marRight w:val="0"/>
      <w:marTop w:val="0"/>
      <w:marBottom w:val="0"/>
      <w:divBdr>
        <w:top w:val="none" w:sz="0" w:space="0" w:color="auto"/>
        <w:left w:val="none" w:sz="0" w:space="0" w:color="auto"/>
        <w:bottom w:val="none" w:sz="0" w:space="0" w:color="auto"/>
        <w:right w:val="none" w:sz="0" w:space="0" w:color="auto"/>
      </w:divBdr>
    </w:div>
    <w:div w:id="743721957">
      <w:bodyDiv w:val="1"/>
      <w:marLeft w:val="0"/>
      <w:marRight w:val="0"/>
      <w:marTop w:val="0"/>
      <w:marBottom w:val="0"/>
      <w:divBdr>
        <w:top w:val="none" w:sz="0" w:space="0" w:color="auto"/>
        <w:left w:val="none" w:sz="0" w:space="0" w:color="auto"/>
        <w:bottom w:val="none" w:sz="0" w:space="0" w:color="auto"/>
        <w:right w:val="none" w:sz="0" w:space="0" w:color="auto"/>
      </w:divBdr>
    </w:div>
    <w:div w:id="752705640">
      <w:bodyDiv w:val="1"/>
      <w:marLeft w:val="0"/>
      <w:marRight w:val="0"/>
      <w:marTop w:val="0"/>
      <w:marBottom w:val="0"/>
      <w:divBdr>
        <w:top w:val="none" w:sz="0" w:space="0" w:color="auto"/>
        <w:left w:val="none" w:sz="0" w:space="0" w:color="auto"/>
        <w:bottom w:val="none" w:sz="0" w:space="0" w:color="auto"/>
        <w:right w:val="none" w:sz="0" w:space="0" w:color="auto"/>
      </w:divBdr>
    </w:div>
    <w:div w:id="754860010">
      <w:bodyDiv w:val="1"/>
      <w:marLeft w:val="0"/>
      <w:marRight w:val="0"/>
      <w:marTop w:val="0"/>
      <w:marBottom w:val="0"/>
      <w:divBdr>
        <w:top w:val="none" w:sz="0" w:space="0" w:color="auto"/>
        <w:left w:val="none" w:sz="0" w:space="0" w:color="auto"/>
        <w:bottom w:val="none" w:sz="0" w:space="0" w:color="auto"/>
        <w:right w:val="none" w:sz="0" w:space="0" w:color="auto"/>
      </w:divBdr>
    </w:div>
    <w:div w:id="755714077">
      <w:bodyDiv w:val="1"/>
      <w:marLeft w:val="0"/>
      <w:marRight w:val="0"/>
      <w:marTop w:val="0"/>
      <w:marBottom w:val="0"/>
      <w:divBdr>
        <w:top w:val="none" w:sz="0" w:space="0" w:color="auto"/>
        <w:left w:val="none" w:sz="0" w:space="0" w:color="auto"/>
        <w:bottom w:val="none" w:sz="0" w:space="0" w:color="auto"/>
        <w:right w:val="none" w:sz="0" w:space="0" w:color="auto"/>
      </w:divBdr>
    </w:div>
    <w:div w:id="772021749">
      <w:bodyDiv w:val="1"/>
      <w:marLeft w:val="0"/>
      <w:marRight w:val="0"/>
      <w:marTop w:val="0"/>
      <w:marBottom w:val="0"/>
      <w:divBdr>
        <w:top w:val="none" w:sz="0" w:space="0" w:color="auto"/>
        <w:left w:val="none" w:sz="0" w:space="0" w:color="auto"/>
        <w:bottom w:val="none" w:sz="0" w:space="0" w:color="auto"/>
        <w:right w:val="none" w:sz="0" w:space="0" w:color="auto"/>
      </w:divBdr>
    </w:div>
    <w:div w:id="785927554">
      <w:bodyDiv w:val="1"/>
      <w:marLeft w:val="0"/>
      <w:marRight w:val="0"/>
      <w:marTop w:val="0"/>
      <w:marBottom w:val="0"/>
      <w:divBdr>
        <w:top w:val="none" w:sz="0" w:space="0" w:color="auto"/>
        <w:left w:val="none" w:sz="0" w:space="0" w:color="auto"/>
        <w:bottom w:val="none" w:sz="0" w:space="0" w:color="auto"/>
        <w:right w:val="none" w:sz="0" w:space="0" w:color="auto"/>
      </w:divBdr>
    </w:div>
    <w:div w:id="794248803">
      <w:bodyDiv w:val="1"/>
      <w:marLeft w:val="0"/>
      <w:marRight w:val="0"/>
      <w:marTop w:val="0"/>
      <w:marBottom w:val="0"/>
      <w:divBdr>
        <w:top w:val="none" w:sz="0" w:space="0" w:color="auto"/>
        <w:left w:val="none" w:sz="0" w:space="0" w:color="auto"/>
        <w:bottom w:val="none" w:sz="0" w:space="0" w:color="auto"/>
        <w:right w:val="none" w:sz="0" w:space="0" w:color="auto"/>
      </w:divBdr>
      <w:divsChild>
        <w:div w:id="2095859017">
          <w:marLeft w:val="0"/>
          <w:marRight w:val="0"/>
          <w:marTop w:val="0"/>
          <w:marBottom w:val="0"/>
          <w:divBdr>
            <w:top w:val="none" w:sz="0" w:space="0" w:color="auto"/>
            <w:left w:val="none" w:sz="0" w:space="0" w:color="auto"/>
            <w:bottom w:val="none" w:sz="0" w:space="0" w:color="auto"/>
            <w:right w:val="none" w:sz="0" w:space="0" w:color="auto"/>
          </w:divBdr>
          <w:divsChild>
            <w:div w:id="1462385642">
              <w:marLeft w:val="0"/>
              <w:marRight w:val="0"/>
              <w:marTop w:val="0"/>
              <w:marBottom w:val="0"/>
              <w:divBdr>
                <w:top w:val="none" w:sz="0" w:space="0" w:color="auto"/>
                <w:left w:val="none" w:sz="0" w:space="0" w:color="auto"/>
                <w:bottom w:val="none" w:sz="0" w:space="0" w:color="auto"/>
                <w:right w:val="none" w:sz="0" w:space="0" w:color="auto"/>
              </w:divBdr>
            </w:div>
            <w:div w:id="709496471">
              <w:marLeft w:val="0"/>
              <w:marRight w:val="0"/>
              <w:marTop w:val="0"/>
              <w:marBottom w:val="0"/>
              <w:divBdr>
                <w:top w:val="none" w:sz="0" w:space="0" w:color="auto"/>
                <w:left w:val="none" w:sz="0" w:space="0" w:color="auto"/>
                <w:bottom w:val="none" w:sz="0" w:space="0" w:color="auto"/>
                <w:right w:val="none" w:sz="0" w:space="0" w:color="auto"/>
              </w:divBdr>
            </w:div>
            <w:div w:id="1218249277">
              <w:marLeft w:val="0"/>
              <w:marRight w:val="0"/>
              <w:marTop w:val="0"/>
              <w:marBottom w:val="0"/>
              <w:divBdr>
                <w:top w:val="none" w:sz="0" w:space="0" w:color="auto"/>
                <w:left w:val="none" w:sz="0" w:space="0" w:color="auto"/>
                <w:bottom w:val="none" w:sz="0" w:space="0" w:color="auto"/>
                <w:right w:val="none" w:sz="0" w:space="0" w:color="auto"/>
              </w:divBdr>
            </w:div>
            <w:div w:id="2020236333">
              <w:marLeft w:val="0"/>
              <w:marRight w:val="0"/>
              <w:marTop w:val="0"/>
              <w:marBottom w:val="0"/>
              <w:divBdr>
                <w:top w:val="none" w:sz="0" w:space="0" w:color="auto"/>
                <w:left w:val="none" w:sz="0" w:space="0" w:color="auto"/>
                <w:bottom w:val="none" w:sz="0" w:space="0" w:color="auto"/>
                <w:right w:val="none" w:sz="0" w:space="0" w:color="auto"/>
              </w:divBdr>
            </w:div>
            <w:div w:id="1189221855">
              <w:marLeft w:val="0"/>
              <w:marRight w:val="0"/>
              <w:marTop w:val="0"/>
              <w:marBottom w:val="0"/>
              <w:divBdr>
                <w:top w:val="none" w:sz="0" w:space="0" w:color="auto"/>
                <w:left w:val="none" w:sz="0" w:space="0" w:color="auto"/>
                <w:bottom w:val="none" w:sz="0" w:space="0" w:color="auto"/>
                <w:right w:val="none" w:sz="0" w:space="0" w:color="auto"/>
              </w:divBdr>
            </w:div>
            <w:div w:id="258173372">
              <w:marLeft w:val="0"/>
              <w:marRight w:val="0"/>
              <w:marTop w:val="0"/>
              <w:marBottom w:val="0"/>
              <w:divBdr>
                <w:top w:val="none" w:sz="0" w:space="0" w:color="auto"/>
                <w:left w:val="none" w:sz="0" w:space="0" w:color="auto"/>
                <w:bottom w:val="none" w:sz="0" w:space="0" w:color="auto"/>
                <w:right w:val="none" w:sz="0" w:space="0" w:color="auto"/>
              </w:divBdr>
            </w:div>
            <w:div w:id="1890534728">
              <w:marLeft w:val="0"/>
              <w:marRight w:val="0"/>
              <w:marTop w:val="0"/>
              <w:marBottom w:val="0"/>
              <w:divBdr>
                <w:top w:val="none" w:sz="0" w:space="0" w:color="auto"/>
                <w:left w:val="none" w:sz="0" w:space="0" w:color="auto"/>
                <w:bottom w:val="none" w:sz="0" w:space="0" w:color="auto"/>
                <w:right w:val="none" w:sz="0" w:space="0" w:color="auto"/>
              </w:divBdr>
            </w:div>
            <w:div w:id="2046906987">
              <w:marLeft w:val="0"/>
              <w:marRight w:val="0"/>
              <w:marTop w:val="0"/>
              <w:marBottom w:val="0"/>
              <w:divBdr>
                <w:top w:val="none" w:sz="0" w:space="0" w:color="auto"/>
                <w:left w:val="none" w:sz="0" w:space="0" w:color="auto"/>
                <w:bottom w:val="none" w:sz="0" w:space="0" w:color="auto"/>
                <w:right w:val="none" w:sz="0" w:space="0" w:color="auto"/>
              </w:divBdr>
            </w:div>
            <w:div w:id="1915432709">
              <w:marLeft w:val="0"/>
              <w:marRight w:val="0"/>
              <w:marTop w:val="0"/>
              <w:marBottom w:val="0"/>
              <w:divBdr>
                <w:top w:val="none" w:sz="0" w:space="0" w:color="auto"/>
                <w:left w:val="none" w:sz="0" w:space="0" w:color="auto"/>
                <w:bottom w:val="none" w:sz="0" w:space="0" w:color="auto"/>
                <w:right w:val="none" w:sz="0" w:space="0" w:color="auto"/>
              </w:divBdr>
            </w:div>
            <w:div w:id="1470514821">
              <w:marLeft w:val="0"/>
              <w:marRight w:val="0"/>
              <w:marTop w:val="0"/>
              <w:marBottom w:val="0"/>
              <w:divBdr>
                <w:top w:val="none" w:sz="0" w:space="0" w:color="auto"/>
                <w:left w:val="none" w:sz="0" w:space="0" w:color="auto"/>
                <w:bottom w:val="none" w:sz="0" w:space="0" w:color="auto"/>
                <w:right w:val="none" w:sz="0" w:space="0" w:color="auto"/>
              </w:divBdr>
            </w:div>
            <w:div w:id="1942882520">
              <w:marLeft w:val="0"/>
              <w:marRight w:val="0"/>
              <w:marTop w:val="0"/>
              <w:marBottom w:val="0"/>
              <w:divBdr>
                <w:top w:val="none" w:sz="0" w:space="0" w:color="auto"/>
                <w:left w:val="none" w:sz="0" w:space="0" w:color="auto"/>
                <w:bottom w:val="none" w:sz="0" w:space="0" w:color="auto"/>
                <w:right w:val="none" w:sz="0" w:space="0" w:color="auto"/>
              </w:divBdr>
            </w:div>
            <w:div w:id="1142650799">
              <w:marLeft w:val="0"/>
              <w:marRight w:val="0"/>
              <w:marTop w:val="0"/>
              <w:marBottom w:val="0"/>
              <w:divBdr>
                <w:top w:val="none" w:sz="0" w:space="0" w:color="auto"/>
                <w:left w:val="none" w:sz="0" w:space="0" w:color="auto"/>
                <w:bottom w:val="none" w:sz="0" w:space="0" w:color="auto"/>
                <w:right w:val="none" w:sz="0" w:space="0" w:color="auto"/>
              </w:divBdr>
            </w:div>
            <w:div w:id="623000925">
              <w:marLeft w:val="0"/>
              <w:marRight w:val="0"/>
              <w:marTop w:val="0"/>
              <w:marBottom w:val="0"/>
              <w:divBdr>
                <w:top w:val="none" w:sz="0" w:space="0" w:color="auto"/>
                <w:left w:val="none" w:sz="0" w:space="0" w:color="auto"/>
                <w:bottom w:val="none" w:sz="0" w:space="0" w:color="auto"/>
                <w:right w:val="none" w:sz="0" w:space="0" w:color="auto"/>
              </w:divBdr>
            </w:div>
            <w:div w:id="1133475052">
              <w:marLeft w:val="0"/>
              <w:marRight w:val="0"/>
              <w:marTop w:val="0"/>
              <w:marBottom w:val="0"/>
              <w:divBdr>
                <w:top w:val="none" w:sz="0" w:space="0" w:color="auto"/>
                <w:left w:val="none" w:sz="0" w:space="0" w:color="auto"/>
                <w:bottom w:val="none" w:sz="0" w:space="0" w:color="auto"/>
                <w:right w:val="none" w:sz="0" w:space="0" w:color="auto"/>
              </w:divBdr>
            </w:div>
            <w:div w:id="428506609">
              <w:marLeft w:val="0"/>
              <w:marRight w:val="0"/>
              <w:marTop w:val="0"/>
              <w:marBottom w:val="0"/>
              <w:divBdr>
                <w:top w:val="none" w:sz="0" w:space="0" w:color="auto"/>
                <w:left w:val="none" w:sz="0" w:space="0" w:color="auto"/>
                <w:bottom w:val="none" w:sz="0" w:space="0" w:color="auto"/>
                <w:right w:val="none" w:sz="0" w:space="0" w:color="auto"/>
              </w:divBdr>
            </w:div>
            <w:div w:id="95737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22856">
      <w:bodyDiv w:val="1"/>
      <w:marLeft w:val="0"/>
      <w:marRight w:val="0"/>
      <w:marTop w:val="0"/>
      <w:marBottom w:val="0"/>
      <w:divBdr>
        <w:top w:val="none" w:sz="0" w:space="0" w:color="auto"/>
        <w:left w:val="none" w:sz="0" w:space="0" w:color="auto"/>
        <w:bottom w:val="none" w:sz="0" w:space="0" w:color="auto"/>
        <w:right w:val="none" w:sz="0" w:space="0" w:color="auto"/>
      </w:divBdr>
    </w:div>
    <w:div w:id="799761565">
      <w:bodyDiv w:val="1"/>
      <w:marLeft w:val="0"/>
      <w:marRight w:val="0"/>
      <w:marTop w:val="0"/>
      <w:marBottom w:val="0"/>
      <w:divBdr>
        <w:top w:val="none" w:sz="0" w:space="0" w:color="auto"/>
        <w:left w:val="none" w:sz="0" w:space="0" w:color="auto"/>
        <w:bottom w:val="none" w:sz="0" w:space="0" w:color="auto"/>
        <w:right w:val="none" w:sz="0" w:space="0" w:color="auto"/>
      </w:divBdr>
    </w:div>
    <w:div w:id="801078571">
      <w:bodyDiv w:val="1"/>
      <w:marLeft w:val="0"/>
      <w:marRight w:val="0"/>
      <w:marTop w:val="0"/>
      <w:marBottom w:val="0"/>
      <w:divBdr>
        <w:top w:val="none" w:sz="0" w:space="0" w:color="auto"/>
        <w:left w:val="none" w:sz="0" w:space="0" w:color="auto"/>
        <w:bottom w:val="none" w:sz="0" w:space="0" w:color="auto"/>
        <w:right w:val="none" w:sz="0" w:space="0" w:color="auto"/>
      </w:divBdr>
    </w:div>
    <w:div w:id="803818837">
      <w:bodyDiv w:val="1"/>
      <w:marLeft w:val="0"/>
      <w:marRight w:val="0"/>
      <w:marTop w:val="0"/>
      <w:marBottom w:val="0"/>
      <w:divBdr>
        <w:top w:val="none" w:sz="0" w:space="0" w:color="auto"/>
        <w:left w:val="none" w:sz="0" w:space="0" w:color="auto"/>
        <w:bottom w:val="none" w:sz="0" w:space="0" w:color="auto"/>
        <w:right w:val="none" w:sz="0" w:space="0" w:color="auto"/>
      </w:divBdr>
    </w:div>
    <w:div w:id="819738174">
      <w:bodyDiv w:val="1"/>
      <w:marLeft w:val="0"/>
      <w:marRight w:val="0"/>
      <w:marTop w:val="0"/>
      <w:marBottom w:val="0"/>
      <w:divBdr>
        <w:top w:val="none" w:sz="0" w:space="0" w:color="auto"/>
        <w:left w:val="none" w:sz="0" w:space="0" w:color="auto"/>
        <w:bottom w:val="none" w:sz="0" w:space="0" w:color="auto"/>
        <w:right w:val="none" w:sz="0" w:space="0" w:color="auto"/>
      </w:divBdr>
    </w:div>
    <w:div w:id="820384195">
      <w:bodyDiv w:val="1"/>
      <w:marLeft w:val="0"/>
      <w:marRight w:val="0"/>
      <w:marTop w:val="0"/>
      <w:marBottom w:val="0"/>
      <w:divBdr>
        <w:top w:val="none" w:sz="0" w:space="0" w:color="auto"/>
        <w:left w:val="none" w:sz="0" w:space="0" w:color="auto"/>
        <w:bottom w:val="none" w:sz="0" w:space="0" w:color="auto"/>
        <w:right w:val="none" w:sz="0" w:space="0" w:color="auto"/>
      </w:divBdr>
    </w:div>
    <w:div w:id="826899503">
      <w:bodyDiv w:val="1"/>
      <w:marLeft w:val="0"/>
      <w:marRight w:val="0"/>
      <w:marTop w:val="0"/>
      <w:marBottom w:val="0"/>
      <w:divBdr>
        <w:top w:val="none" w:sz="0" w:space="0" w:color="auto"/>
        <w:left w:val="none" w:sz="0" w:space="0" w:color="auto"/>
        <w:bottom w:val="none" w:sz="0" w:space="0" w:color="auto"/>
        <w:right w:val="none" w:sz="0" w:space="0" w:color="auto"/>
      </w:divBdr>
    </w:div>
    <w:div w:id="830830639">
      <w:bodyDiv w:val="1"/>
      <w:marLeft w:val="0"/>
      <w:marRight w:val="0"/>
      <w:marTop w:val="0"/>
      <w:marBottom w:val="0"/>
      <w:divBdr>
        <w:top w:val="none" w:sz="0" w:space="0" w:color="auto"/>
        <w:left w:val="none" w:sz="0" w:space="0" w:color="auto"/>
        <w:bottom w:val="none" w:sz="0" w:space="0" w:color="auto"/>
        <w:right w:val="none" w:sz="0" w:space="0" w:color="auto"/>
      </w:divBdr>
    </w:div>
    <w:div w:id="839080590">
      <w:bodyDiv w:val="1"/>
      <w:marLeft w:val="0"/>
      <w:marRight w:val="0"/>
      <w:marTop w:val="0"/>
      <w:marBottom w:val="0"/>
      <w:divBdr>
        <w:top w:val="none" w:sz="0" w:space="0" w:color="auto"/>
        <w:left w:val="none" w:sz="0" w:space="0" w:color="auto"/>
        <w:bottom w:val="none" w:sz="0" w:space="0" w:color="auto"/>
        <w:right w:val="none" w:sz="0" w:space="0" w:color="auto"/>
      </w:divBdr>
    </w:div>
    <w:div w:id="872809567">
      <w:bodyDiv w:val="1"/>
      <w:marLeft w:val="0"/>
      <w:marRight w:val="0"/>
      <w:marTop w:val="0"/>
      <w:marBottom w:val="0"/>
      <w:divBdr>
        <w:top w:val="none" w:sz="0" w:space="0" w:color="auto"/>
        <w:left w:val="none" w:sz="0" w:space="0" w:color="auto"/>
        <w:bottom w:val="none" w:sz="0" w:space="0" w:color="auto"/>
        <w:right w:val="none" w:sz="0" w:space="0" w:color="auto"/>
      </w:divBdr>
    </w:div>
    <w:div w:id="879052725">
      <w:bodyDiv w:val="1"/>
      <w:marLeft w:val="0"/>
      <w:marRight w:val="0"/>
      <w:marTop w:val="0"/>
      <w:marBottom w:val="0"/>
      <w:divBdr>
        <w:top w:val="none" w:sz="0" w:space="0" w:color="auto"/>
        <w:left w:val="none" w:sz="0" w:space="0" w:color="auto"/>
        <w:bottom w:val="none" w:sz="0" w:space="0" w:color="auto"/>
        <w:right w:val="none" w:sz="0" w:space="0" w:color="auto"/>
      </w:divBdr>
    </w:div>
    <w:div w:id="916478155">
      <w:bodyDiv w:val="1"/>
      <w:marLeft w:val="0"/>
      <w:marRight w:val="0"/>
      <w:marTop w:val="0"/>
      <w:marBottom w:val="0"/>
      <w:divBdr>
        <w:top w:val="none" w:sz="0" w:space="0" w:color="auto"/>
        <w:left w:val="none" w:sz="0" w:space="0" w:color="auto"/>
        <w:bottom w:val="none" w:sz="0" w:space="0" w:color="auto"/>
        <w:right w:val="none" w:sz="0" w:space="0" w:color="auto"/>
      </w:divBdr>
    </w:div>
    <w:div w:id="932325151">
      <w:bodyDiv w:val="1"/>
      <w:marLeft w:val="0"/>
      <w:marRight w:val="0"/>
      <w:marTop w:val="0"/>
      <w:marBottom w:val="0"/>
      <w:divBdr>
        <w:top w:val="none" w:sz="0" w:space="0" w:color="auto"/>
        <w:left w:val="none" w:sz="0" w:space="0" w:color="auto"/>
        <w:bottom w:val="none" w:sz="0" w:space="0" w:color="auto"/>
        <w:right w:val="none" w:sz="0" w:space="0" w:color="auto"/>
      </w:divBdr>
    </w:div>
    <w:div w:id="954362968">
      <w:bodyDiv w:val="1"/>
      <w:marLeft w:val="0"/>
      <w:marRight w:val="0"/>
      <w:marTop w:val="0"/>
      <w:marBottom w:val="0"/>
      <w:divBdr>
        <w:top w:val="none" w:sz="0" w:space="0" w:color="auto"/>
        <w:left w:val="none" w:sz="0" w:space="0" w:color="auto"/>
        <w:bottom w:val="none" w:sz="0" w:space="0" w:color="auto"/>
        <w:right w:val="none" w:sz="0" w:space="0" w:color="auto"/>
      </w:divBdr>
    </w:div>
    <w:div w:id="968701414">
      <w:bodyDiv w:val="1"/>
      <w:marLeft w:val="0"/>
      <w:marRight w:val="0"/>
      <w:marTop w:val="0"/>
      <w:marBottom w:val="0"/>
      <w:divBdr>
        <w:top w:val="none" w:sz="0" w:space="0" w:color="auto"/>
        <w:left w:val="none" w:sz="0" w:space="0" w:color="auto"/>
        <w:bottom w:val="none" w:sz="0" w:space="0" w:color="auto"/>
        <w:right w:val="none" w:sz="0" w:space="0" w:color="auto"/>
      </w:divBdr>
    </w:div>
    <w:div w:id="970091392">
      <w:bodyDiv w:val="1"/>
      <w:marLeft w:val="0"/>
      <w:marRight w:val="0"/>
      <w:marTop w:val="0"/>
      <w:marBottom w:val="0"/>
      <w:divBdr>
        <w:top w:val="none" w:sz="0" w:space="0" w:color="auto"/>
        <w:left w:val="none" w:sz="0" w:space="0" w:color="auto"/>
        <w:bottom w:val="none" w:sz="0" w:space="0" w:color="auto"/>
        <w:right w:val="none" w:sz="0" w:space="0" w:color="auto"/>
      </w:divBdr>
    </w:div>
    <w:div w:id="990018829">
      <w:bodyDiv w:val="1"/>
      <w:marLeft w:val="0"/>
      <w:marRight w:val="0"/>
      <w:marTop w:val="0"/>
      <w:marBottom w:val="0"/>
      <w:divBdr>
        <w:top w:val="none" w:sz="0" w:space="0" w:color="auto"/>
        <w:left w:val="none" w:sz="0" w:space="0" w:color="auto"/>
        <w:bottom w:val="none" w:sz="0" w:space="0" w:color="auto"/>
        <w:right w:val="none" w:sz="0" w:space="0" w:color="auto"/>
      </w:divBdr>
    </w:div>
    <w:div w:id="1022392729">
      <w:bodyDiv w:val="1"/>
      <w:marLeft w:val="0"/>
      <w:marRight w:val="0"/>
      <w:marTop w:val="0"/>
      <w:marBottom w:val="0"/>
      <w:divBdr>
        <w:top w:val="none" w:sz="0" w:space="0" w:color="auto"/>
        <w:left w:val="none" w:sz="0" w:space="0" w:color="auto"/>
        <w:bottom w:val="none" w:sz="0" w:space="0" w:color="auto"/>
        <w:right w:val="none" w:sz="0" w:space="0" w:color="auto"/>
      </w:divBdr>
    </w:div>
    <w:div w:id="1024868873">
      <w:bodyDiv w:val="1"/>
      <w:marLeft w:val="0"/>
      <w:marRight w:val="0"/>
      <w:marTop w:val="0"/>
      <w:marBottom w:val="0"/>
      <w:divBdr>
        <w:top w:val="none" w:sz="0" w:space="0" w:color="auto"/>
        <w:left w:val="none" w:sz="0" w:space="0" w:color="auto"/>
        <w:bottom w:val="none" w:sz="0" w:space="0" w:color="auto"/>
        <w:right w:val="none" w:sz="0" w:space="0" w:color="auto"/>
      </w:divBdr>
    </w:div>
    <w:div w:id="1036927204">
      <w:bodyDiv w:val="1"/>
      <w:marLeft w:val="0"/>
      <w:marRight w:val="0"/>
      <w:marTop w:val="0"/>
      <w:marBottom w:val="0"/>
      <w:divBdr>
        <w:top w:val="none" w:sz="0" w:space="0" w:color="auto"/>
        <w:left w:val="none" w:sz="0" w:space="0" w:color="auto"/>
        <w:bottom w:val="none" w:sz="0" w:space="0" w:color="auto"/>
        <w:right w:val="none" w:sz="0" w:space="0" w:color="auto"/>
      </w:divBdr>
    </w:div>
    <w:div w:id="1037194584">
      <w:bodyDiv w:val="1"/>
      <w:marLeft w:val="0"/>
      <w:marRight w:val="0"/>
      <w:marTop w:val="0"/>
      <w:marBottom w:val="0"/>
      <w:divBdr>
        <w:top w:val="none" w:sz="0" w:space="0" w:color="auto"/>
        <w:left w:val="none" w:sz="0" w:space="0" w:color="auto"/>
        <w:bottom w:val="none" w:sz="0" w:space="0" w:color="auto"/>
        <w:right w:val="none" w:sz="0" w:space="0" w:color="auto"/>
      </w:divBdr>
    </w:div>
    <w:div w:id="1059479807">
      <w:bodyDiv w:val="1"/>
      <w:marLeft w:val="0"/>
      <w:marRight w:val="0"/>
      <w:marTop w:val="0"/>
      <w:marBottom w:val="0"/>
      <w:divBdr>
        <w:top w:val="none" w:sz="0" w:space="0" w:color="auto"/>
        <w:left w:val="none" w:sz="0" w:space="0" w:color="auto"/>
        <w:bottom w:val="none" w:sz="0" w:space="0" w:color="auto"/>
        <w:right w:val="none" w:sz="0" w:space="0" w:color="auto"/>
      </w:divBdr>
    </w:div>
    <w:div w:id="1077215526">
      <w:bodyDiv w:val="1"/>
      <w:marLeft w:val="0"/>
      <w:marRight w:val="0"/>
      <w:marTop w:val="0"/>
      <w:marBottom w:val="0"/>
      <w:divBdr>
        <w:top w:val="none" w:sz="0" w:space="0" w:color="auto"/>
        <w:left w:val="none" w:sz="0" w:space="0" w:color="auto"/>
        <w:bottom w:val="none" w:sz="0" w:space="0" w:color="auto"/>
        <w:right w:val="none" w:sz="0" w:space="0" w:color="auto"/>
      </w:divBdr>
    </w:div>
    <w:div w:id="1080760967">
      <w:bodyDiv w:val="1"/>
      <w:marLeft w:val="0"/>
      <w:marRight w:val="0"/>
      <w:marTop w:val="0"/>
      <w:marBottom w:val="0"/>
      <w:divBdr>
        <w:top w:val="none" w:sz="0" w:space="0" w:color="auto"/>
        <w:left w:val="none" w:sz="0" w:space="0" w:color="auto"/>
        <w:bottom w:val="none" w:sz="0" w:space="0" w:color="auto"/>
        <w:right w:val="none" w:sz="0" w:space="0" w:color="auto"/>
      </w:divBdr>
    </w:div>
    <w:div w:id="1099058623">
      <w:bodyDiv w:val="1"/>
      <w:marLeft w:val="0"/>
      <w:marRight w:val="0"/>
      <w:marTop w:val="0"/>
      <w:marBottom w:val="0"/>
      <w:divBdr>
        <w:top w:val="none" w:sz="0" w:space="0" w:color="auto"/>
        <w:left w:val="none" w:sz="0" w:space="0" w:color="auto"/>
        <w:bottom w:val="none" w:sz="0" w:space="0" w:color="auto"/>
        <w:right w:val="none" w:sz="0" w:space="0" w:color="auto"/>
      </w:divBdr>
    </w:div>
    <w:div w:id="1110467887">
      <w:bodyDiv w:val="1"/>
      <w:marLeft w:val="0"/>
      <w:marRight w:val="0"/>
      <w:marTop w:val="0"/>
      <w:marBottom w:val="0"/>
      <w:divBdr>
        <w:top w:val="none" w:sz="0" w:space="0" w:color="auto"/>
        <w:left w:val="none" w:sz="0" w:space="0" w:color="auto"/>
        <w:bottom w:val="none" w:sz="0" w:space="0" w:color="auto"/>
        <w:right w:val="none" w:sz="0" w:space="0" w:color="auto"/>
      </w:divBdr>
    </w:div>
    <w:div w:id="1113550958">
      <w:bodyDiv w:val="1"/>
      <w:marLeft w:val="0"/>
      <w:marRight w:val="0"/>
      <w:marTop w:val="0"/>
      <w:marBottom w:val="0"/>
      <w:divBdr>
        <w:top w:val="none" w:sz="0" w:space="0" w:color="auto"/>
        <w:left w:val="none" w:sz="0" w:space="0" w:color="auto"/>
        <w:bottom w:val="none" w:sz="0" w:space="0" w:color="auto"/>
        <w:right w:val="none" w:sz="0" w:space="0" w:color="auto"/>
      </w:divBdr>
    </w:div>
    <w:div w:id="1114596293">
      <w:bodyDiv w:val="1"/>
      <w:marLeft w:val="0"/>
      <w:marRight w:val="0"/>
      <w:marTop w:val="0"/>
      <w:marBottom w:val="0"/>
      <w:divBdr>
        <w:top w:val="none" w:sz="0" w:space="0" w:color="auto"/>
        <w:left w:val="none" w:sz="0" w:space="0" w:color="auto"/>
        <w:bottom w:val="none" w:sz="0" w:space="0" w:color="auto"/>
        <w:right w:val="none" w:sz="0" w:space="0" w:color="auto"/>
      </w:divBdr>
    </w:div>
    <w:div w:id="1137183366">
      <w:bodyDiv w:val="1"/>
      <w:marLeft w:val="0"/>
      <w:marRight w:val="0"/>
      <w:marTop w:val="0"/>
      <w:marBottom w:val="0"/>
      <w:divBdr>
        <w:top w:val="none" w:sz="0" w:space="0" w:color="auto"/>
        <w:left w:val="none" w:sz="0" w:space="0" w:color="auto"/>
        <w:bottom w:val="none" w:sz="0" w:space="0" w:color="auto"/>
        <w:right w:val="none" w:sz="0" w:space="0" w:color="auto"/>
      </w:divBdr>
    </w:div>
    <w:div w:id="1164737947">
      <w:bodyDiv w:val="1"/>
      <w:marLeft w:val="0"/>
      <w:marRight w:val="0"/>
      <w:marTop w:val="0"/>
      <w:marBottom w:val="0"/>
      <w:divBdr>
        <w:top w:val="none" w:sz="0" w:space="0" w:color="auto"/>
        <w:left w:val="none" w:sz="0" w:space="0" w:color="auto"/>
        <w:bottom w:val="none" w:sz="0" w:space="0" w:color="auto"/>
        <w:right w:val="none" w:sz="0" w:space="0" w:color="auto"/>
      </w:divBdr>
    </w:div>
    <w:div w:id="1166744121">
      <w:bodyDiv w:val="1"/>
      <w:marLeft w:val="0"/>
      <w:marRight w:val="0"/>
      <w:marTop w:val="0"/>
      <w:marBottom w:val="0"/>
      <w:divBdr>
        <w:top w:val="none" w:sz="0" w:space="0" w:color="auto"/>
        <w:left w:val="none" w:sz="0" w:space="0" w:color="auto"/>
        <w:bottom w:val="none" w:sz="0" w:space="0" w:color="auto"/>
        <w:right w:val="none" w:sz="0" w:space="0" w:color="auto"/>
      </w:divBdr>
    </w:div>
    <w:div w:id="1184709586">
      <w:bodyDiv w:val="1"/>
      <w:marLeft w:val="0"/>
      <w:marRight w:val="0"/>
      <w:marTop w:val="0"/>
      <w:marBottom w:val="0"/>
      <w:divBdr>
        <w:top w:val="none" w:sz="0" w:space="0" w:color="auto"/>
        <w:left w:val="none" w:sz="0" w:space="0" w:color="auto"/>
        <w:bottom w:val="none" w:sz="0" w:space="0" w:color="auto"/>
        <w:right w:val="none" w:sz="0" w:space="0" w:color="auto"/>
      </w:divBdr>
    </w:div>
    <w:div w:id="1185558739">
      <w:bodyDiv w:val="1"/>
      <w:marLeft w:val="0"/>
      <w:marRight w:val="0"/>
      <w:marTop w:val="0"/>
      <w:marBottom w:val="0"/>
      <w:divBdr>
        <w:top w:val="none" w:sz="0" w:space="0" w:color="auto"/>
        <w:left w:val="none" w:sz="0" w:space="0" w:color="auto"/>
        <w:bottom w:val="none" w:sz="0" w:space="0" w:color="auto"/>
        <w:right w:val="none" w:sz="0" w:space="0" w:color="auto"/>
      </w:divBdr>
    </w:div>
    <w:div w:id="1191604904">
      <w:bodyDiv w:val="1"/>
      <w:marLeft w:val="0"/>
      <w:marRight w:val="0"/>
      <w:marTop w:val="0"/>
      <w:marBottom w:val="0"/>
      <w:divBdr>
        <w:top w:val="none" w:sz="0" w:space="0" w:color="auto"/>
        <w:left w:val="none" w:sz="0" w:space="0" w:color="auto"/>
        <w:bottom w:val="none" w:sz="0" w:space="0" w:color="auto"/>
        <w:right w:val="none" w:sz="0" w:space="0" w:color="auto"/>
      </w:divBdr>
      <w:divsChild>
        <w:div w:id="1312710341">
          <w:marLeft w:val="0"/>
          <w:marRight w:val="0"/>
          <w:marTop w:val="0"/>
          <w:marBottom w:val="0"/>
          <w:divBdr>
            <w:top w:val="none" w:sz="0" w:space="0" w:color="auto"/>
            <w:left w:val="none" w:sz="0" w:space="0" w:color="auto"/>
            <w:bottom w:val="none" w:sz="0" w:space="0" w:color="auto"/>
            <w:right w:val="none" w:sz="0" w:space="0" w:color="auto"/>
          </w:divBdr>
          <w:divsChild>
            <w:div w:id="1469665699">
              <w:marLeft w:val="0"/>
              <w:marRight w:val="0"/>
              <w:marTop w:val="0"/>
              <w:marBottom w:val="0"/>
              <w:divBdr>
                <w:top w:val="none" w:sz="0" w:space="0" w:color="auto"/>
                <w:left w:val="none" w:sz="0" w:space="0" w:color="auto"/>
                <w:bottom w:val="none" w:sz="0" w:space="0" w:color="auto"/>
                <w:right w:val="none" w:sz="0" w:space="0" w:color="auto"/>
              </w:divBdr>
            </w:div>
            <w:div w:id="36783163">
              <w:marLeft w:val="0"/>
              <w:marRight w:val="0"/>
              <w:marTop w:val="0"/>
              <w:marBottom w:val="0"/>
              <w:divBdr>
                <w:top w:val="none" w:sz="0" w:space="0" w:color="auto"/>
                <w:left w:val="none" w:sz="0" w:space="0" w:color="auto"/>
                <w:bottom w:val="none" w:sz="0" w:space="0" w:color="auto"/>
                <w:right w:val="none" w:sz="0" w:space="0" w:color="auto"/>
              </w:divBdr>
            </w:div>
            <w:div w:id="640813687">
              <w:marLeft w:val="0"/>
              <w:marRight w:val="0"/>
              <w:marTop w:val="0"/>
              <w:marBottom w:val="0"/>
              <w:divBdr>
                <w:top w:val="none" w:sz="0" w:space="0" w:color="auto"/>
                <w:left w:val="none" w:sz="0" w:space="0" w:color="auto"/>
                <w:bottom w:val="none" w:sz="0" w:space="0" w:color="auto"/>
                <w:right w:val="none" w:sz="0" w:space="0" w:color="auto"/>
              </w:divBdr>
            </w:div>
            <w:div w:id="2029746988">
              <w:marLeft w:val="0"/>
              <w:marRight w:val="0"/>
              <w:marTop w:val="0"/>
              <w:marBottom w:val="0"/>
              <w:divBdr>
                <w:top w:val="none" w:sz="0" w:space="0" w:color="auto"/>
                <w:left w:val="none" w:sz="0" w:space="0" w:color="auto"/>
                <w:bottom w:val="none" w:sz="0" w:space="0" w:color="auto"/>
                <w:right w:val="none" w:sz="0" w:space="0" w:color="auto"/>
              </w:divBdr>
            </w:div>
            <w:div w:id="1855609593">
              <w:marLeft w:val="0"/>
              <w:marRight w:val="0"/>
              <w:marTop w:val="0"/>
              <w:marBottom w:val="0"/>
              <w:divBdr>
                <w:top w:val="none" w:sz="0" w:space="0" w:color="auto"/>
                <w:left w:val="none" w:sz="0" w:space="0" w:color="auto"/>
                <w:bottom w:val="none" w:sz="0" w:space="0" w:color="auto"/>
                <w:right w:val="none" w:sz="0" w:space="0" w:color="auto"/>
              </w:divBdr>
            </w:div>
            <w:div w:id="918295146">
              <w:marLeft w:val="0"/>
              <w:marRight w:val="0"/>
              <w:marTop w:val="0"/>
              <w:marBottom w:val="0"/>
              <w:divBdr>
                <w:top w:val="none" w:sz="0" w:space="0" w:color="auto"/>
                <w:left w:val="none" w:sz="0" w:space="0" w:color="auto"/>
                <w:bottom w:val="none" w:sz="0" w:space="0" w:color="auto"/>
                <w:right w:val="none" w:sz="0" w:space="0" w:color="auto"/>
              </w:divBdr>
            </w:div>
            <w:div w:id="196041983">
              <w:marLeft w:val="0"/>
              <w:marRight w:val="0"/>
              <w:marTop w:val="0"/>
              <w:marBottom w:val="0"/>
              <w:divBdr>
                <w:top w:val="none" w:sz="0" w:space="0" w:color="auto"/>
                <w:left w:val="none" w:sz="0" w:space="0" w:color="auto"/>
                <w:bottom w:val="none" w:sz="0" w:space="0" w:color="auto"/>
                <w:right w:val="none" w:sz="0" w:space="0" w:color="auto"/>
              </w:divBdr>
            </w:div>
            <w:div w:id="1221670041">
              <w:marLeft w:val="0"/>
              <w:marRight w:val="0"/>
              <w:marTop w:val="0"/>
              <w:marBottom w:val="0"/>
              <w:divBdr>
                <w:top w:val="none" w:sz="0" w:space="0" w:color="auto"/>
                <w:left w:val="none" w:sz="0" w:space="0" w:color="auto"/>
                <w:bottom w:val="none" w:sz="0" w:space="0" w:color="auto"/>
                <w:right w:val="none" w:sz="0" w:space="0" w:color="auto"/>
              </w:divBdr>
            </w:div>
            <w:div w:id="2034570899">
              <w:marLeft w:val="0"/>
              <w:marRight w:val="0"/>
              <w:marTop w:val="0"/>
              <w:marBottom w:val="0"/>
              <w:divBdr>
                <w:top w:val="none" w:sz="0" w:space="0" w:color="auto"/>
                <w:left w:val="none" w:sz="0" w:space="0" w:color="auto"/>
                <w:bottom w:val="none" w:sz="0" w:space="0" w:color="auto"/>
                <w:right w:val="none" w:sz="0" w:space="0" w:color="auto"/>
              </w:divBdr>
            </w:div>
            <w:div w:id="629945011">
              <w:marLeft w:val="0"/>
              <w:marRight w:val="0"/>
              <w:marTop w:val="0"/>
              <w:marBottom w:val="0"/>
              <w:divBdr>
                <w:top w:val="none" w:sz="0" w:space="0" w:color="auto"/>
                <w:left w:val="none" w:sz="0" w:space="0" w:color="auto"/>
                <w:bottom w:val="none" w:sz="0" w:space="0" w:color="auto"/>
                <w:right w:val="none" w:sz="0" w:space="0" w:color="auto"/>
              </w:divBdr>
            </w:div>
            <w:div w:id="368458988">
              <w:marLeft w:val="0"/>
              <w:marRight w:val="0"/>
              <w:marTop w:val="0"/>
              <w:marBottom w:val="0"/>
              <w:divBdr>
                <w:top w:val="none" w:sz="0" w:space="0" w:color="auto"/>
                <w:left w:val="none" w:sz="0" w:space="0" w:color="auto"/>
                <w:bottom w:val="none" w:sz="0" w:space="0" w:color="auto"/>
                <w:right w:val="none" w:sz="0" w:space="0" w:color="auto"/>
              </w:divBdr>
            </w:div>
            <w:div w:id="1318070994">
              <w:marLeft w:val="0"/>
              <w:marRight w:val="0"/>
              <w:marTop w:val="0"/>
              <w:marBottom w:val="0"/>
              <w:divBdr>
                <w:top w:val="none" w:sz="0" w:space="0" w:color="auto"/>
                <w:left w:val="none" w:sz="0" w:space="0" w:color="auto"/>
                <w:bottom w:val="none" w:sz="0" w:space="0" w:color="auto"/>
                <w:right w:val="none" w:sz="0" w:space="0" w:color="auto"/>
              </w:divBdr>
            </w:div>
            <w:div w:id="1599875423">
              <w:marLeft w:val="0"/>
              <w:marRight w:val="0"/>
              <w:marTop w:val="0"/>
              <w:marBottom w:val="0"/>
              <w:divBdr>
                <w:top w:val="none" w:sz="0" w:space="0" w:color="auto"/>
                <w:left w:val="none" w:sz="0" w:space="0" w:color="auto"/>
                <w:bottom w:val="none" w:sz="0" w:space="0" w:color="auto"/>
                <w:right w:val="none" w:sz="0" w:space="0" w:color="auto"/>
              </w:divBdr>
            </w:div>
            <w:div w:id="835917619">
              <w:marLeft w:val="0"/>
              <w:marRight w:val="0"/>
              <w:marTop w:val="0"/>
              <w:marBottom w:val="0"/>
              <w:divBdr>
                <w:top w:val="none" w:sz="0" w:space="0" w:color="auto"/>
                <w:left w:val="none" w:sz="0" w:space="0" w:color="auto"/>
                <w:bottom w:val="none" w:sz="0" w:space="0" w:color="auto"/>
                <w:right w:val="none" w:sz="0" w:space="0" w:color="auto"/>
              </w:divBdr>
            </w:div>
            <w:div w:id="208961372">
              <w:marLeft w:val="0"/>
              <w:marRight w:val="0"/>
              <w:marTop w:val="0"/>
              <w:marBottom w:val="0"/>
              <w:divBdr>
                <w:top w:val="none" w:sz="0" w:space="0" w:color="auto"/>
                <w:left w:val="none" w:sz="0" w:space="0" w:color="auto"/>
                <w:bottom w:val="none" w:sz="0" w:space="0" w:color="auto"/>
                <w:right w:val="none" w:sz="0" w:space="0" w:color="auto"/>
              </w:divBdr>
            </w:div>
            <w:div w:id="668946662">
              <w:marLeft w:val="0"/>
              <w:marRight w:val="0"/>
              <w:marTop w:val="0"/>
              <w:marBottom w:val="0"/>
              <w:divBdr>
                <w:top w:val="none" w:sz="0" w:space="0" w:color="auto"/>
                <w:left w:val="none" w:sz="0" w:space="0" w:color="auto"/>
                <w:bottom w:val="none" w:sz="0" w:space="0" w:color="auto"/>
                <w:right w:val="none" w:sz="0" w:space="0" w:color="auto"/>
              </w:divBdr>
            </w:div>
            <w:div w:id="757949266">
              <w:marLeft w:val="0"/>
              <w:marRight w:val="0"/>
              <w:marTop w:val="0"/>
              <w:marBottom w:val="0"/>
              <w:divBdr>
                <w:top w:val="none" w:sz="0" w:space="0" w:color="auto"/>
                <w:left w:val="none" w:sz="0" w:space="0" w:color="auto"/>
                <w:bottom w:val="none" w:sz="0" w:space="0" w:color="auto"/>
                <w:right w:val="none" w:sz="0" w:space="0" w:color="auto"/>
              </w:divBdr>
            </w:div>
            <w:div w:id="1858346039">
              <w:marLeft w:val="0"/>
              <w:marRight w:val="0"/>
              <w:marTop w:val="0"/>
              <w:marBottom w:val="0"/>
              <w:divBdr>
                <w:top w:val="none" w:sz="0" w:space="0" w:color="auto"/>
                <w:left w:val="none" w:sz="0" w:space="0" w:color="auto"/>
                <w:bottom w:val="none" w:sz="0" w:space="0" w:color="auto"/>
                <w:right w:val="none" w:sz="0" w:space="0" w:color="auto"/>
              </w:divBdr>
            </w:div>
            <w:div w:id="1950430935">
              <w:marLeft w:val="0"/>
              <w:marRight w:val="0"/>
              <w:marTop w:val="0"/>
              <w:marBottom w:val="0"/>
              <w:divBdr>
                <w:top w:val="none" w:sz="0" w:space="0" w:color="auto"/>
                <w:left w:val="none" w:sz="0" w:space="0" w:color="auto"/>
                <w:bottom w:val="none" w:sz="0" w:space="0" w:color="auto"/>
                <w:right w:val="none" w:sz="0" w:space="0" w:color="auto"/>
              </w:divBdr>
            </w:div>
            <w:div w:id="1991908185">
              <w:marLeft w:val="0"/>
              <w:marRight w:val="0"/>
              <w:marTop w:val="0"/>
              <w:marBottom w:val="0"/>
              <w:divBdr>
                <w:top w:val="none" w:sz="0" w:space="0" w:color="auto"/>
                <w:left w:val="none" w:sz="0" w:space="0" w:color="auto"/>
                <w:bottom w:val="none" w:sz="0" w:space="0" w:color="auto"/>
                <w:right w:val="none" w:sz="0" w:space="0" w:color="auto"/>
              </w:divBdr>
            </w:div>
            <w:div w:id="978144386">
              <w:marLeft w:val="0"/>
              <w:marRight w:val="0"/>
              <w:marTop w:val="0"/>
              <w:marBottom w:val="0"/>
              <w:divBdr>
                <w:top w:val="none" w:sz="0" w:space="0" w:color="auto"/>
                <w:left w:val="none" w:sz="0" w:space="0" w:color="auto"/>
                <w:bottom w:val="none" w:sz="0" w:space="0" w:color="auto"/>
                <w:right w:val="none" w:sz="0" w:space="0" w:color="auto"/>
              </w:divBdr>
            </w:div>
            <w:div w:id="856969319">
              <w:marLeft w:val="0"/>
              <w:marRight w:val="0"/>
              <w:marTop w:val="0"/>
              <w:marBottom w:val="0"/>
              <w:divBdr>
                <w:top w:val="none" w:sz="0" w:space="0" w:color="auto"/>
                <w:left w:val="none" w:sz="0" w:space="0" w:color="auto"/>
                <w:bottom w:val="none" w:sz="0" w:space="0" w:color="auto"/>
                <w:right w:val="none" w:sz="0" w:space="0" w:color="auto"/>
              </w:divBdr>
            </w:div>
            <w:div w:id="711348532">
              <w:marLeft w:val="0"/>
              <w:marRight w:val="0"/>
              <w:marTop w:val="0"/>
              <w:marBottom w:val="0"/>
              <w:divBdr>
                <w:top w:val="none" w:sz="0" w:space="0" w:color="auto"/>
                <w:left w:val="none" w:sz="0" w:space="0" w:color="auto"/>
                <w:bottom w:val="none" w:sz="0" w:space="0" w:color="auto"/>
                <w:right w:val="none" w:sz="0" w:space="0" w:color="auto"/>
              </w:divBdr>
            </w:div>
            <w:div w:id="175507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91855">
      <w:bodyDiv w:val="1"/>
      <w:marLeft w:val="0"/>
      <w:marRight w:val="0"/>
      <w:marTop w:val="0"/>
      <w:marBottom w:val="0"/>
      <w:divBdr>
        <w:top w:val="none" w:sz="0" w:space="0" w:color="auto"/>
        <w:left w:val="none" w:sz="0" w:space="0" w:color="auto"/>
        <w:bottom w:val="none" w:sz="0" w:space="0" w:color="auto"/>
        <w:right w:val="none" w:sz="0" w:space="0" w:color="auto"/>
      </w:divBdr>
    </w:div>
    <w:div w:id="1207789836">
      <w:bodyDiv w:val="1"/>
      <w:marLeft w:val="0"/>
      <w:marRight w:val="0"/>
      <w:marTop w:val="0"/>
      <w:marBottom w:val="0"/>
      <w:divBdr>
        <w:top w:val="none" w:sz="0" w:space="0" w:color="auto"/>
        <w:left w:val="none" w:sz="0" w:space="0" w:color="auto"/>
        <w:bottom w:val="none" w:sz="0" w:space="0" w:color="auto"/>
        <w:right w:val="none" w:sz="0" w:space="0" w:color="auto"/>
      </w:divBdr>
    </w:div>
    <w:div w:id="1211503575">
      <w:bodyDiv w:val="1"/>
      <w:marLeft w:val="0"/>
      <w:marRight w:val="0"/>
      <w:marTop w:val="0"/>
      <w:marBottom w:val="0"/>
      <w:divBdr>
        <w:top w:val="none" w:sz="0" w:space="0" w:color="auto"/>
        <w:left w:val="none" w:sz="0" w:space="0" w:color="auto"/>
        <w:bottom w:val="none" w:sz="0" w:space="0" w:color="auto"/>
        <w:right w:val="none" w:sz="0" w:space="0" w:color="auto"/>
      </w:divBdr>
    </w:div>
    <w:div w:id="1236932148">
      <w:bodyDiv w:val="1"/>
      <w:marLeft w:val="0"/>
      <w:marRight w:val="0"/>
      <w:marTop w:val="0"/>
      <w:marBottom w:val="0"/>
      <w:divBdr>
        <w:top w:val="none" w:sz="0" w:space="0" w:color="auto"/>
        <w:left w:val="none" w:sz="0" w:space="0" w:color="auto"/>
        <w:bottom w:val="none" w:sz="0" w:space="0" w:color="auto"/>
        <w:right w:val="none" w:sz="0" w:space="0" w:color="auto"/>
      </w:divBdr>
    </w:div>
    <w:div w:id="1238320423">
      <w:bodyDiv w:val="1"/>
      <w:marLeft w:val="0"/>
      <w:marRight w:val="0"/>
      <w:marTop w:val="0"/>
      <w:marBottom w:val="0"/>
      <w:divBdr>
        <w:top w:val="none" w:sz="0" w:space="0" w:color="auto"/>
        <w:left w:val="none" w:sz="0" w:space="0" w:color="auto"/>
        <w:bottom w:val="none" w:sz="0" w:space="0" w:color="auto"/>
        <w:right w:val="none" w:sz="0" w:space="0" w:color="auto"/>
      </w:divBdr>
    </w:div>
    <w:div w:id="1249845337">
      <w:bodyDiv w:val="1"/>
      <w:marLeft w:val="0"/>
      <w:marRight w:val="0"/>
      <w:marTop w:val="0"/>
      <w:marBottom w:val="0"/>
      <w:divBdr>
        <w:top w:val="none" w:sz="0" w:space="0" w:color="auto"/>
        <w:left w:val="none" w:sz="0" w:space="0" w:color="auto"/>
        <w:bottom w:val="none" w:sz="0" w:space="0" w:color="auto"/>
        <w:right w:val="none" w:sz="0" w:space="0" w:color="auto"/>
      </w:divBdr>
    </w:div>
    <w:div w:id="1256863719">
      <w:bodyDiv w:val="1"/>
      <w:marLeft w:val="0"/>
      <w:marRight w:val="0"/>
      <w:marTop w:val="0"/>
      <w:marBottom w:val="0"/>
      <w:divBdr>
        <w:top w:val="none" w:sz="0" w:space="0" w:color="auto"/>
        <w:left w:val="none" w:sz="0" w:space="0" w:color="auto"/>
        <w:bottom w:val="none" w:sz="0" w:space="0" w:color="auto"/>
        <w:right w:val="none" w:sz="0" w:space="0" w:color="auto"/>
      </w:divBdr>
    </w:div>
    <w:div w:id="1259411780">
      <w:bodyDiv w:val="1"/>
      <w:marLeft w:val="0"/>
      <w:marRight w:val="0"/>
      <w:marTop w:val="0"/>
      <w:marBottom w:val="0"/>
      <w:divBdr>
        <w:top w:val="none" w:sz="0" w:space="0" w:color="auto"/>
        <w:left w:val="none" w:sz="0" w:space="0" w:color="auto"/>
        <w:bottom w:val="none" w:sz="0" w:space="0" w:color="auto"/>
        <w:right w:val="none" w:sz="0" w:space="0" w:color="auto"/>
      </w:divBdr>
    </w:div>
    <w:div w:id="1271930753">
      <w:bodyDiv w:val="1"/>
      <w:marLeft w:val="0"/>
      <w:marRight w:val="0"/>
      <w:marTop w:val="0"/>
      <w:marBottom w:val="0"/>
      <w:divBdr>
        <w:top w:val="none" w:sz="0" w:space="0" w:color="auto"/>
        <w:left w:val="none" w:sz="0" w:space="0" w:color="auto"/>
        <w:bottom w:val="none" w:sz="0" w:space="0" w:color="auto"/>
        <w:right w:val="none" w:sz="0" w:space="0" w:color="auto"/>
      </w:divBdr>
    </w:div>
    <w:div w:id="1286890159">
      <w:bodyDiv w:val="1"/>
      <w:marLeft w:val="0"/>
      <w:marRight w:val="0"/>
      <w:marTop w:val="0"/>
      <w:marBottom w:val="0"/>
      <w:divBdr>
        <w:top w:val="none" w:sz="0" w:space="0" w:color="auto"/>
        <w:left w:val="none" w:sz="0" w:space="0" w:color="auto"/>
        <w:bottom w:val="none" w:sz="0" w:space="0" w:color="auto"/>
        <w:right w:val="none" w:sz="0" w:space="0" w:color="auto"/>
      </w:divBdr>
      <w:divsChild>
        <w:div w:id="1800994841">
          <w:marLeft w:val="0"/>
          <w:marRight w:val="0"/>
          <w:marTop w:val="0"/>
          <w:marBottom w:val="0"/>
          <w:divBdr>
            <w:top w:val="none" w:sz="0" w:space="0" w:color="auto"/>
            <w:left w:val="none" w:sz="0" w:space="0" w:color="auto"/>
            <w:bottom w:val="none" w:sz="0" w:space="0" w:color="auto"/>
            <w:right w:val="none" w:sz="0" w:space="0" w:color="auto"/>
          </w:divBdr>
          <w:divsChild>
            <w:div w:id="1627734615">
              <w:marLeft w:val="0"/>
              <w:marRight w:val="0"/>
              <w:marTop w:val="0"/>
              <w:marBottom w:val="0"/>
              <w:divBdr>
                <w:top w:val="none" w:sz="0" w:space="0" w:color="auto"/>
                <w:left w:val="none" w:sz="0" w:space="0" w:color="auto"/>
                <w:bottom w:val="none" w:sz="0" w:space="0" w:color="auto"/>
                <w:right w:val="none" w:sz="0" w:space="0" w:color="auto"/>
              </w:divBdr>
            </w:div>
            <w:div w:id="283510881">
              <w:marLeft w:val="0"/>
              <w:marRight w:val="0"/>
              <w:marTop w:val="0"/>
              <w:marBottom w:val="0"/>
              <w:divBdr>
                <w:top w:val="none" w:sz="0" w:space="0" w:color="auto"/>
                <w:left w:val="none" w:sz="0" w:space="0" w:color="auto"/>
                <w:bottom w:val="none" w:sz="0" w:space="0" w:color="auto"/>
                <w:right w:val="none" w:sz="0" w:space="0" w:color="auto"/>
              </w:divBdr>
            </w:div>
            <w:div w:id="202253124">
              <w:marLeft w:val="0"/>
              <w:marRight w:val="0"/>
              <w:marTop w:val="0"/>
              <w:marBottom w:val="0"/>
              <w:divBdr>
                <w:top w:val="none" w:sz="0" w:space="0" w:color="auto"/>
                <w:left w:val="none" w:sz="0" w:space="0" w:color="auto"/>
                <w:bottom w:val="none" w:sz="0" w:space="0" w:color="auto"/>
                <w:right w:val="none" w:sz="0" w:space="0" w:color="auto"/>
              </w:divBdr>
            </w:div>
            <w:div w:id="166553509">
              <w:marLeft w:val="0"/>
              <w:marRight w:val="0"/>
              <w:marTop w:val="0"/>
              <w:marBottom w:val="0"/>
              <w:divBdr>
                <w:top w:val="none" w:sz="0" w:space="0" w:color="auto"/>
                <w:left w:val="none" w:sz="0" w:space="0" w:color="auto"/>
                <w:bottom w:val="none" w:sz="0" w:space="0" w:color="auto"/>
                <w:right w:val="none" w:sz="0" w:space="0" w:color="auto"/>
              </w:divBdr>
            </w:div>
            <w:div w:id="1172143478">
              <w:marLeft w:val="0"/>
              <w:marRight w:val="0"/>
              <w:marTop w:val="0"/>
              <w:marBottom w:val="0"/>
              <w:divBdr>
                <w:top w:val="none" w:sz="0" w:space="0" w:color="auto"/>
                <w:left w:val="none" w:sz="0" w:space="0" w:color="auto"/>
                <w:bottom w:val="none" w:sz="0" w:space="0" w:color="auto"/>
                <w:right w:val="none" w:sz="0" w:space="0" w:color="auto"/>
              </w:divBdr>
            </w:div>
            <w:div w:id="1186753239">
              <w:marLeft w:val="0"/>
              <w:marRight w:val="0"/>
              <w:marTop w:val="0"/>
              <w:marBottom w:val="0"/>
              <w:divBdr>
                <w:top w:val="none" w:sz="0" w:space="0" w:color="auto"/>
                <w:left w:val="none" w:sz="0" w:space="0" w:color="auto"/>
                <w:bottom w:val="none" w:sz="0" w:space="0" w:color="auto"/>
                <w:right w:val="none" w:sz="0" w:space="0" w:color="auto"/>
              </w:divBdr>
            </w:div>
            <w:div w:id="1658726489">
              <w:marLeft w:val="0"/>
              <w:marRight w:val="0"/>
              <w:marTop w:val="0"/>
              <w:marBottom w:val="0"/>
              <w:divBdr>
                <w:top w:val="none" w:sz="0" w:space="0" w:color="auto"/>
                <w:left w:val="none" w:sz="0" w:space="0" w:color="auto"/>
                <w:bottom w:val="none" w:sz="0" w:space="0" w:color="auto"/>
                <w:right w:val="none" w:sz="0" w:space="0" w:color="auto"/>
              </w:divBdr>
            </w:div>
            <w:div w:id="1969583769">
              <w:marLeft w:val="0"/>
              <w:marRight w:val="0"/>
              <w:marTop w:val="0"/>
              <w:marBottom w:val="0"/>
              <w:divBdr>
                <w:top w:val="none" w:sz="0" w:space="0" w:color="auto"/>
                <w:left w:val="none" w:sz="0" w:space="0" w:color="auto"/>
                <w:bottom w:val="none" w:sz="0" w:space="0" w:color="auto"/>
                <w:right w:val="none" w:sz="0" w:space="0" w:color="auto"/>
              </w:divBdr>
            </w:div>
            <w:div w:id="2021807776">
              <w:marLeft w:val="0"/>
              <w:marRight w:val="0"/>
              <w:marTop w:val="0"/>
              <w:marBottom w:val="0"/>
              <w:divBdr>
                <w:top w:val="none" w:sz="0" w:space="0" w:color="auto"/>
                <w:left w:val="none" w:sz="0" w:space="0" w:color="auto"/>
                <w:bottom w:val="none" w:sz="0" w:space="0" w:color="auto"/>
                <w:right w:val="none" w:sz="0" w:space="0" w:color="auto"/>
              </w:divBdr>
            </w:div>
            <w:div w:id="1648512492">
              <w:marLeft w:val="0"/>
              <w:marRight w:val="0"/>
              <w:marTop w:val="0"/>
              <w:marBottom w:val="0"/>
              <w:divBdr>
                <w:top w:val="none" w:sz="0" w:space="0" w:color="auto"/>
                <w:left w:val="none" w:sz="0" w:space="0" w:color="auto"/>
                <w:bottom w:val="none" w:sz="0" w:space="0" w:color="auto"/>
                <w:right w:val="none" w:sz="0" w:space="0" w:color="auto"/>
              </w:divBdr>
            </w:div>
            <w:div w:id="1854341893">
              <w:marLeft w:val="0"/>
              <w:marRight w:val="0"/>
              <w:marTop w:val="0"/>
              <w:marBottom w:val="0"/>
              <w:divBdr>
                <w:top w:val="none" w:sz="0" w:space="0" w:color="auto"/>
                <w:left w:val="none" w:sz="0" w:space="0" w:color="auto"/>
                <w:bottom w:val="none" w:sz="0" w:space="0" w:color="auto"/>
                <w:right w:val="none" w:sz="0" w:space="0" w:color="auto"/>
              </w:divBdr>
            </w:div>
            <w:div w:id="1345206124">
              <w:marLeft w:val="0"/>
              <w:marRight w:val="0"/>
              <w:marTop w:val="0"/>
              <w:marBottom w:val="0"/>
              <w:divBdr>
                <w:top w:val="none" w:sz="0" w:space="0" w:color="auto"/>
                <w:left w:val="none" w:sz="0" w:space="0" w:color="auto"/>
                <w:bottom w:val="none" w:sz="0" w:space="0" w:color="auto"/>
                <w:right w:val="none" w:sz="0" w:space="0" w:color="auto"/>
              </w:divBdr>
            </w:div>
            <w:div w:id="1041512488">
              <w:marLeft w:val="0"/>
              <w:marRight w:val="0"/>
              <w:marTop w:val="0"/>
              <w:marBottom w:val="0"/>
              <w:divBdr>
                <w:top w:val="none" w:sz="0" w:space="0" w:color="auto"/>
                <w:left w:val="none" w:sz="0" w:space="0" w:color="auto"/>
                <w:bottom w:val="none" w:sz="0" w:space="0" w:color="auto"/>
                <w:right w:val="none" w:sz="0" w:space="0" w:color="auto"/>
              </w:divBdr>
            </w:div>
            <w:div w:id="475895">
              <w:marLeft w:val="0"/>
              <w:marRight w:val="0"/>
              <w:marTop w:val="0"/>
              <w:marBottom w:val="0"/>
              <w:divBdr>
                <w:top w:val="none" w:sz="0" w:space="0" w:color="auto"/>
                <w:left w:val="none" w:sz="0" w:space="0" w:color="auto"/>
                <w:bottom w:val="none" w:sz="0" w:space="0" w:color="auto"/>
                <w:right w:val="none" w:sz="0" w:space="0" w:color="auto"/>
              </w:divBdr>
            </w:div>
            <w:div w:id="271472502">
              <w:marLeft w:val="0"/>
              <w:marRight w:val="0"/>
              <w:marTop w:val="0"/>
              <w:marBottom w:val="0"/>
              <w:divBdr>
                <w:top w:val="none" w:sz="0" w:space="0" w:color="auto"/>
                <w:left w:val="none" w:sz="0" w:space="0" w:color="auto"/>
                <w:bottom w:val="none" w:sz="0" w:space="0" w:color="auto"/>
                <w:right w:val="none" w:sz="0" w:space="0" w:color="auto"/>
              </w:divBdr>
            </w:div>
            <w:div w:id="1587806973">
              <w:marLeft w:val="0"/>
              <w:marRight w:val="0"/>
              <w:marTop w:val="0"/>
              <w:marBottom w:val="0"/>
              <w:divBdr>
                <w:top w:val="none" w:sz="0" w:space="0" w:color="auto"/>
                <w:left w:val="none" w:sz="0" w:space="0" w:color="auto"/>
                <w:bottom w:val="none" w:sz="0" w:space="0" w:color="auto"/>
                <w:right w:val="none" w:sz="0" w:space="0" w:color="auto"/>
              </w:divBdr>
            </w:div>
            <w:div w:id="462045735">
              <w:marLeft w:val="0"/>
              <w:marRight w:val="0"/>
              <w:marTop w:val="0"/>
              <w:marBottom w:val="0"/>
              <w:divBdr>
                <w:top w:val="none" w:sz="0" w:space="0" w:color="auto"/>
                <w:left w:val="none" w:sz="0" w:space="0" w:color="auto"/>
                <w:bottom w:val="none" w:sz="0" w:space="0" w:color="auto"/>
                <w:right w:val="none" w:sz="0" w:space="0" w:color="auto"/>
              </w:divBdr>
            </w:div>
            <w:div w:id="1623339214">
              <w:marLeft w:val="0"/>
              <w:marRight w:val="0"/>
              <w:marTop w:val="0"/>
              <w:marBottom w:val="0"/>
              <w:divBdr>
                <w:top w:val="none" w:sz="0" w:space="0" w:color="auto"/>
                <w:left w:val="none" w:sz="0" w:space="0" w:color="auto"/>
                <w:bottom w:val="none" w:sz="0" w:space="0" w:color="auto"/>
                <w:right w:val="none" w:sz="0" w:space="0" w:color="auto"/>
              </w:divBdr>
            </w:div>
            <w:div w:id="1744788901">
              <w:marLeft w:val="0"/>
              <w:marRight w:val="0"/>
              <w:marTop w:val="0"/>
              <w:marBottom w:val="0"/>
              <w:divBdr>
                <w:top w:val="none" w:sz="0" w:space="0" w:color="auto"/>
                <w:left w:val="none" w:sz="0" w:space="0" w:color="auto"/>
                <w:bottom w:val="none" w:sz="0" w:space="0" w:color="auto"/>
                <w:right w:val="none" w:sz="0" w:space="0" w:color="auto"/>
              </w:divBdr>
            </w:div>
            <w:div w:id="671680601">
              <w:marLeft w:val="0"/>
              <w:marRight w:val="0"/>
              <w:marTop w:val="0"/>
              <w:marBottom w:val="0"/>
              <w:divBdr>
                <w:top w:val="none" w:sz="0" w:space="0" w:color="auto"/>
                <w:left w:val="none" w:sz="0" w:space="0" w:color="auto"/>
                <w:bottom w:val="none" w:sz="0" w:space="0" w:color="auto"/>
                <w:right w:val="none" w:sz="0" w:space="0" w:color="auto"/>
              </w:divBdr>
            </w:div>
            <w:div w:id="1523860789">
              <w:marLeft w:val="0"/>
              <w:marRight w:val="0"/>
              <w:marTop w:val="0"/>
              <w:marBottom w:val="0"/>
              <w:divBdr>
                <w:top w:val="none" w:sz="0" w:space="0" w:color="auto"/>
                <w:left w:val="none" w:sz="0" w:space="0" w:color="auto"/>
                <w:bottom w:val="none" w:sz="0" w:space="0" w:color="auto"/>
                <w:right w:val="none" w:sz="0" w:space="0" w:color="auto"/>
              </w:divBdr>
            </w:div>
            <w:div w:id="455415364">
              <w:marLeft w:val="0"/>
              <w:marRight w:val="0"/>
              <w:marTop w:val="0"/>
              <w:marBottom w:val="0"/>
              <w:divBdr>
                <w:top w:val="none" w:sz="0" w:space="0" w:color="auto"/>
                <w:left w:val="none" w:sz="0" w:space="0" w:color="auto"/>
                <w:bottom w:val="none" w:sz="0" w:space="0" w:color="auto"/>
                <w:right w:val="none" w:sz="0" w:space="0" w:color="auto"/>
              </w:divBdr>
            </w:div>
            <w:div w:id="988824338">
              <w:marLeft w:val="0"/>
              <w:marRight w:val="0"/>
              <w:marTop w:val="0"/>
              <w:marBottom w:val="0"/>
              <w:divBdr>
                <w:top w:val="none" w:sz="0" w:space="0" w:color="auto"/>
                <w:left w:val="none" w:sz="0" w:space="0" w:color="auto"/>
                <w:bottom w:val="none" w:sz="0" w:space="0" w:color="auto"/>
                <w:right w:val="none" w:sz="0" w:space="0" w:color="auto"/>
              </w:divBdr>
            </w:div>
            <w:div w:id="405340711">
              <w:marLeft w:val="0"/>
              <w:marRight w:val="0"/>
              <w:marTop w:val="0"/>
              <w:marBottom w:val="0"/>
              <w:divBdr>
                <w:top w:val="none" w:sz="0" w:space="0" w:color="auto"/>
                <w:left w:val="none" w:sz="0" w:space="0" w:color="auto"/>
                <w:bottom w:val="none" w:sz="0" w:space="0" w:color="auto"/>
                <w:right w:val="none" w:sz="0" w:space="0" w:color="auto"/>
              </w:divBdr>
            </w:div>
            <w:div w:id="611059912">
              <w:marLeft w:val="0"/>
              <w:marRight w:val="0"/>
              <w:marTop w:val="0"/>
              <w:marBottom w:val="0"/>
              <w:divBdr>
                <w:top w:val="none" w:sz="0" w:space="0" w:color="auto"/>
                <w:left w:val="none" w:sz="0" w:space="0" w:color="auto"/>
                <w:bottom w:val="none" w:sz="0" w:space="0" w:color="auto"/>
                <w:right w:val="none" w:sz="0" w:space="0" w:color="auto"/>
              </w:divBdr>
            </w:div>
            <w:div w:id="2006129959">
              <w:marLeft w:val="0"/>
              <w:marRight w:val="0"/>
              <w:marTop w:val="0"/>
              <w:marBottom w:val="0"/>
              <w:divBdr>
                <w:top w:val="none" w:sz="0" w:space="0" w:color="auto"/>
                <w:left w:val="none" w:sz="0" w:space="0" w:color="auto"/>
                <w:bottom w:val="none" w:sz="0" w:space="0" w:color="auto"/>
                <w:right w:val="none" w:sz="0" w:space="0" w:color="auto"/>
              </w:divBdr>
            </w:div>
            <w:div w:id="1746147958">
              <w:marLeft w:val="0"/>
              <w:marRight w:val="0"/>
              <w:marTop w:val="0"/>
              <w:marBottom w:val="0"/>
              <w:divBdr>
                <w:top w:val="none" w:sz="0" w:space="0" w:color="auto"/>
                <w:left w:val="none" w:sz="0" w:space="0" w:color="auto"/>
                <w:bottom w:val="none" w:sz="0" w:space="0" w:color="auto"/>
                <w:right w:val="none" w:sz="0" w:space="0" w:color="auto"/>
              </w:divBdr>
            </w:div>
            <w:div w:id="727724073">
              <w:marLeft w:val="0"/>
              <w:marRight w:val="0"/>
              <w:marTop w:val="0"/>
              <w:marBottom w:val="0"/>
              <w:divBdr>
                <w:top w:val="none" w:sz="0" w:space="0" w:color="auto"/>
                <w:left w:val="none" w:sz="0" w:space="0" w:color="auto"/>
                <w:bottom w:val="none" w:sz="0" w:space="0" w:color="auto"/>
                <w:right w:val="none" w:sz="0" w:space="0" w:color="auto"/>
              </w:divBdr>
            </w:div>
            <w:div w:id="102166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17760">
      <w:bodyDiv w:val="1"/>
      <w:marLeft w:val="0"/>
      <w:marRight w:val="0"/>
      <w:marTop w:val="0"/>
      <w:marBottom w:val="0"/>
      <w:divBdr>
        <w:top w:val="none" w:sz="0" w:space="0" w:color="auto"/>
        <w:left w:val="none" w:sz="0" w:space="0" w:color="auto"/>
        <w:bottom w:val="none" w:sz="0" w:space="0" w:color="auto"/>
        <w:right w:val="none" w:sz="0" w:space="0" w:color="auto"/>
      </w:divBdr>
    </w:div>
    <w:div w:id="1302033212">
      <w:bodyDiv w:val="1"/>
      <w:marLeft w:val="0"/>
      <w:marRight w:val="0"/>
      <w:marTop w:val="0"/>
      <w:marBottom w:val="0"/>
      <w:divBdr>
        <w:top w:val="none" w:sz="0" w:space="0" w:color="auto"/>
        <w:left w:val="none" w:sz="0" w:space="0" w:color="auto"/>
        <w:bottom w:val="none" w:sz="0" w:space="0" w:color="auto"/>
        <w:right w:val="none" w:sz="0" w:space="0" w:color="auto"/>
      </w:divBdr>
      <w:divsChild>
        <w:div w:id="475295390">
          <w:marLeft w:val="0"/>
          <w:marRight w:val="0"/>
          <w:marTop w:val="0"/>
          <w:marBottom w:val="0"/>
          <w:divBdr>
            <w:top w:val="none" w:sz="0" w:space="0" w:color="auto"/>
            <w:left w:val="none" w:sz="0" w:space="0" w:color="auto"/>
            <w:bottom w:val="none" w:sz="0" w:space="0" w:color="auto"/>
            <w:right w:val="none" w:sz="0" w:space="0" w:color="auto"/>
          </w:divBdr>
          <w:divsChild>
            <w:div w:id="2144731887">
              <w:marLeft w:val="0"/>
              <w:marRight w:val="0"/>
              <w:marTop w:val="0"/>
              <w:marBottom w:val="0"/>
              <w:divBdr>
                <w:top w:val="none" w:sz="0" w:space="0" w:color="auto"/>
                <w:left w:val="none" w:sz="0" w:space="0" w:color="auto"/>
                <w:bottom w:val="none" w:sz="0" w:space="0" w:color="auto"/>
                <w:right w:val="none" w:sz="0" w:space="0" w:color="auto"/>
              </w:divBdr>
            </w:div>
            <w:div w:id="233203426">
              <w:marLeft w:val="0"/>
              <w:marRight w:val="0"/>
              <w:marTop w:val="0"/>
              <w:marBottom w:val="0"/>
              <w:divBdr>
                <w:top w:val="none" w:sz="0" w:space="0" w:color="auto"/>
                <w:left w:val="none" w:sz="0" w:space="0" w:color="auto"/>
                <w:bottom w:val="none" w:sz="0" w:space="0" w:color="auto"/>
                <w:right w:val="none" w:sz="0" w:space="0" w:color="auto"/>
              </w:divBdr>
            </w:div>
            <w:div w:id="631518696">
              <w:marLeft w:val="0"/>
              <w:marRight w:val="0"/>
              <w:marTop w:val="0"/>
              <w:marBottom w:val="0"/>
              <w:divBdr>
                <w:top w:val="none" w:sz="0" w:space="0" w:color="auto"/>
                <w:left w:val="none" w:sz="0" w:space="0" w:color="auto"/>
                <w:bottom w:val="none" w:sz="0" w:space="0" w:color="auto"/>
                <w:right w:val="none" w:sz="0" w:space="0" w:color="auto"/>
              </w:divBdr>
            </w:div>
            <w:div w:id="440875965">
              <w:marLeft w:val="0"/>
              <w:marRight w:val="0"/>
              <w:marTop w:val="0"/>
              <w:marBottom w:val="0"/>
              <w:divBdr>
                <w:top w:val="none" w:sz="0" w:space="0" w:color="auto"/>
                <w:left w:val="none" w:sz="0" w:space="0" w:color="auto"/>
                <w:bottom w:val="none" w:sz="0" w:space="0" w:color="auto"/>
                <w:right w:val="none" w:sz="0" w:space="0" w:color="auto"/>
              </w:divBdr>
            </w:div>
            <w:div w:id="1420590943">
              <w:marLeft w:val="0"/>
              <w:marRight w:val="0"/>
              <w:marTop w:val="0"/>
              <w:marBottom w:val="0"/>
              <w:divBdr>
                <w:top w:val="none" w:sz="0" w:space="0" w:color="auto"/>
                <w:left w:val="none" w:sz="0" w:space="0" w:color="auto"/>
                <w:bottom w:val="none" w:sz="0" w:space="0" w:color="auto"/>
                <w:right w:val="none" w:sz="0" w:space="0" w:color="auto"/>
              </w:divBdr>
            </w:div>
            <w:div w:id="342366702">
              <w:marLeft w:val="0"/>
              <w:marRight w:val="0"/>
              <w:marTop w:val="0"/>
              <w:marBottom w:val="0"/>
              <w:divBdr>
                <w:top w:val="none" w:sz="0" w:space="0" w:color="auto"/>
                <w:left w:val="none" w:sz="0" w:space="0" w:color="auto"/>
                <w:bottom w:val="none" w:sz="0" w:space="0" w:color="auto"/>
                <w:right w:val="none" w:sz="0" w:space="0" w:color="auto"/>
              </w:divBdr>
            </w:div>
            <w:div w:id="1282809397">
              <w:marLeft w:val="0"/>
              <w:marRight w:val="0"/>
              <w:marTop w:val="0"/>
              <w:marBottom w:val="0"/>
              <w:divBdr>
                <w:top w:val="none" w:sz="0" w:space="0" w:color="auto"/>
                <w:left w:val="none" w:sz="0" w:space="0" w:color="auto"/>
                <w:bottom w:val="none" w:sz="0" w:space="0" w:color="auto"/>
                <w:right w:val="none" w:sz="0" w:space="0" w:color="auto"/>
              </w:divBdr>
            </w:div>
            <w:div w:id="1988781000">
              <w:marLeft w:val="0"/>
              <w:marRight w:val="0"/>
              <w:marTop w:val="0"/>
              <w:marBottom w:val="0"/>
              <w:divBdr>
                <w:top w:val="none" w:sz="0" w:space="0" w:color="auto"/>
                <w:left w:val="none" w:sz="0" w:space="0" w:color="auto"/>
                <w:bottom w:val="none" w:sz="0" w:space="0" w:color="auto"/>
                <w:right w:val="none" w:sz="0" w:space="0" w:color="auto"/>
              </w:divBdr>
            </w:div>
            <w:div w:id="361513188">
              <w:marLeft w:val="0"/>
              <w:marRight w:val="0"/>
              <w:marTop w:val="0"/>
              <w:marBottom w:val="0"/>
              <w:divBdr>
                <w:top w:val="none" w:sz="0" w:space="0" w:color="auto"/>
                <w:left w:val="none" w:sz="0" w:space="0" w:color="auto"/>
                <w:bottom w:val="none" w:sz="0" w:space="0" w:color="auto"/>
                <w:right w:val="none" w:sz="0" w:space="0" w:color="auto"/>
              </w:divBdr>
            </w:div>
            <w:div w:id="1941597495">
              <w:marLeft w:val="0"/>
              <w:marRight w:val="0"/>
              <w:marTop w:val="0"/>
              <w:marBottom w:val="0"/>
              <w:divBdr>
                <w:top w:val="none" w:sz="0" w:space="0" w:color="auto"/>
                <w:left w:val="none" w:sz="0" w:space="0" w:color="auto"/>
                <w:bottom w:val="none" w:sz="0" w:space="0" w:color="auto"/>
                <w:right w:val="none" w:sz="0" w:space="0" w:color="auto"/>
              </w:divBdr>
            </w:div>
            <w:div w:id="1978533863">
              <w:marLeft w:val="0"/>
              <w:marRight w:val="0"/>
              <w:marTop w:val="0"/>
              <w:marBottom w:val="0"/>
              <w:divBdr>
                <w:top w:val="none" w:sz="0" w:space="0" w:color="auto"/>
                <w:left w:val="none" w:sz="0" w:space="0" w:color="auto"/>
                <w:bottom w:val="none" w:sz="0" w:space="0" w:color="auto"/>
                <w:right w:val="none" w:sz="0" w:space="0" w:color="auto"/>
              </w:divBdr>
            </w:div>
            <w:div w:id="900795472">
              <w:marLeft w:val="0"/>
              <w:marRight w:val="0"/>
              <w:marTop w:val="0"/>
              <w:marBottom w:val="0"/>
              <w:divBdr>
                <w:top w:val="none" w:sz="0" w:space="0" w:color="auto"/>
                <w:left w:val="none" w:sz="0" w:space="0" w:color="auto"/>
                <w:bottom w:val="none" w:sz="0" w:space="0" w:color="auto"/>
                <w:right w:val="none" w:sz="0" w:space="0" w:color="auto"/>
              </w:divBdr>
            </w:div>
            <w:div w:id="1779331466">
              <w:marLeft w:val="0"/>
              <w:marRight w:val="0"/>
              <w:marTop w:val="0"/>
              <w:marBottom w:val="0"/>
              <w:divBdr>
                <w:top w:val="none" w:sz="0" w:space="0" w:color="auto"/>
                <w:left w:val="none" w:sz="0" w:space="0" w:color="auto"/>
                <w:bottom w:val="none" w:sz="0" w:space="0" w:color="auto"/>
                <w:right w:val="none" w:sz="0" w:space="0" w:color="auto"/>
              </w:divBdr>
            </w:div>
            <w:div w:id="1850172059">
              <w:marLeft w:val="0"/>
              <w:marRight w:val="0"/>
              <w:marTop w:val="0"/>
              <w:marBottom w:val="0"/>
              <w:divBdr>
                <w:top w:val="none" w:sz="0" w:space="0" w:color="auto"/>
                <w:left w:val="none" w:sz="0" w:space="0" w:color="auto"/>
                <w:bottom w:val="none" w:sz="0" w:space="0" w:color="auto"/>
                <w:right w:val="none" w:sz="0" w:space="0" w:color="auto"/>
              </w:divBdr>
            </w:div>
            <w:div w:id="116654255">
              <w:marLeft w:val="0"/>
              <w:marRight w:val="0"/>
              <w:marTop w:val="0"/>
              <w:marBottom w:val="0"/>
              <w:divBdr>
                <w:top w:val="none" w:sz="0" w:space="0" w:color="auto"/>
                <w:left w:val="none" w:sz="0" w:space="0" w:color="auto"/>
                <w:bottom w:val="none" w:sz="0" w:space="0" w:color="auto"/>
                <w:right w:val="none" w:sz="0" w:space="0" w:color="auto"/>
              </w:divBdr>
            </w:div>
            <w:div w:id="1321225847">
              <w:marLeft w:val="0"/>
              <w:marRight w:val="0"/>
              <w:marTop w:val="0"/>
              <w:marBottom w:val="0"/>
              <w:divBdr>
                <w:top w:val="none" w:sz="0" w:space="0" w:color="auto"/>
                <w:left w:val="none" w:sz="0" w:space="0" w:color="auto"/>
                <w:bottom w:val="none" w:sz="0" w:space="0" w:color="auto"/>
                <w:right w:val="none" w:sz="0" w:space="0" w:color="auto"/>
              </w:divBdr>
            </w:div>
            <w:div w:id="1304693477">
              <w:marLeft w:val="0"/>
              <w:marRight w:val="0"/>
              <w:marTop w:val="0"/>
              <w:marBottom w:val="0"/>
              <w:divBdr>
                <w:top w:val="none" w:sz="0" w:space="0" w:color="auto"/>
                <w:left w:val="none" w:sz="0" w:space="0" w:color="auto"/>
                <w:bottom w:val="none" w:sz="0" w:space="0" w:color="auto"/>
                <w:right w:val="none" w:sz="0" w:space="0" w:color="auto"/>
              </w:divBdr>
            </w:div>
            <w:div w:id="18567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964629">
      <w:bodyDiv w:val="1"/>
      <w:marLeft w:val="0"/>
      <w:marRight w:val="0"/>
      <w:marTop w:val="0"/>
      <w:marBottom w:val="0"/>
      <w:divBdr>
        <w:top w:val="none" w:sz="0" w:space="0" w:color="auto"/>
        <w:left w:val="none" w:sz="0" w:space="0" w:color="auto"/>
        <w:bottom w:val="none" w:sz="0" w:space="0" w:color="auto"/>
        <w:right w:val="none" w:sz="0" w:space="0" w:color="auto"/>
      </w:divBdr>
    </w:div>
    <w:div w:id="1312252848">
      <w:bodyDiv w:val="1"/>
      <w:marLeft w:val="0"/>
      <w:marRight w:val="0"/>
      <w:marTop w:val="0"/>
      <w:marBottom w:val="0"/>
      <w:divBdr>
        <w:top w:val="none" w:sz="0" w:space="0" w:color="auto"/>
        <w:left w:val="none" w:sz="0" w:space="0" w:color="auto"/>
        <w:bottom w:val="none" w:sz="0" w:space="0" w:color="auto"/>
        <w:right w:val="none" w:sz="0" w:space="0" w:color="auto"/>
      </w:divBdr>
    </w:div>
    <w:div w:id="1313146316">
      <w:bodyDiv w:val="1"/>
      <w:marLeft w:val="0"/>
      <w:marRight w:val="0"/>
      <w:marTop w:val="0"/>
      <w:marBottom w:val="0"/>
      <w:divBdr>
        <w:top w:val="none" w:sz="0" w:space="0" w:color="auto"/>
        <w:left w:val="none" w:sz="0" w:space="0" w:color="auto"/>
        <w:bottom w:val="none" w:sz="0" w:space="0" w:color="auto"/>
        <w:right w:val="none" w:sz="0" w:space="0" w:color="auto"/>
      </w:divBdr>
    </w:div>
    <w:div w:id="1323506288">
      <w:bodyDiv w:val="1"/>
      <w:marLeft w:val="0"/>
      <w:marRight w:val="0"/>
      <w:marTop w:val="0"/>
      <w:marBottom w:val="0"/>
      <w:divBdr>
        <w:top w:val="none" w:sz="0" w:space="0" w:color="auto"/>
        <w:left w:val="none" w:sz="0" w:space="0" w:color="auto"/>
        <w:bottom w:val="none" w:sz="0" w:space="0" w:color="auto"/>
        <w:right w:val="none" w:sz="0" w:space="0" w:color="auto"/>
      </w:divBdr>
    </w:div>
    <w:div w:id="1344816442">
      <w:bodyDiv w:val="1"/>
      <w:marLeft w:val="0"/>
      <w:marRight w:val="0"/>
      <w:marTop w:val="0"/>
      <w:marBottom w:val="0"/>
      <w:divBdr>
        <w:top w:val="none" w:sz="0" w:space="0" w:color="auto"/>
        <w:left w:val="none" w:sz="0" w:space="0" w:color="auto"/>
        <w:bottom w:val="none" w:sz="0" w:space="0" w:color="auto"/>
        <w:right w:val="none" w:sz="0" w:space="0" w:color="auto"/>
      </w:divBdr>
    </w:div>
    <w:div w:id="1345087806">
      <w:bodyDiv w:val="1"/>
      <w:marLeft w:val="0"/>
      <w:marRight w:val="0"/>
      <w:marTop w:val="0"/>
      <w:marBottom w:val="0"/>
      <w:divBdr>
        <w:top w:val="none" w:sz="0" w:space="0" w:color="auto"/>
        <w:left w:val="none" w:sz="0" w:space="0" w:color="auto"/>
        <w:bottom w:val="none" w:sz="0" w:space="0" w:color="auto"/>
        <w:right w:val="none" w:sz="0" w:space="0" w:color="auto"/>
      </w:divBdr>
    </w:div>
    <w:div w:id="1366950227">
      <w:bodyDiv w:val="1"/>
      <w:marLeft w:val="0"/>
      <w:marRight w:val="0"/>
      <w:marTop w:val="0"/>
      <w:marBottom w:val="0"/>
      <w:divBdr>
        <w:top w:val="none" w:sz="0" w:space="0" w:color="auto"/>
        <w:left w:val="none" w:sz="0" w:space="0" w:color="auto"/>
        <w:bottom w:val="none" w:sz="0" w:space="0" w:color="auto"/>
        <w:right w:val="none" w:sz="0" w:space="0" w:color="auto"/>
      </w:divBdr>
    </w:div>
    <w:div w:id="1372001131">
      <w:bodyDiv w:val="1"/>
      <w:marLeft w:val="0"/>
      <w:marRight w:val="0"/>
      <w:marTop w:val="0"/>
      <w:marBottom w:val="0"/>
      <w:divBdr>
        <w:top w:val="none" w:sz="0" w:space="0" w:color="auto"/>
        <w:left w:val="none" w:sz="0" w:space="0" w:color="auto"/>
        <w:bottom w:val="none" w:sz="0" w:space="0" w:color="auto"/>
        <w:right w:val="none" w:sz="0" w:space="0" w:color="auto"/>
      </w:divBdr>
    </w:div>
    <w:div w:id="1383749260">
      <w:bodyDiv w:val="1"/>
      <w:marLeft w:val="0"/>
      <w:marRight w:val="0"/>
      <w:marTop w:val="0"/>
      <w:marBottom w:val="0"/>
      <w:divBdr>
        <w:top w:val="none" w:sz="0" w:space="0" w:color="auto"/>
        <w:left w:val="none" w:sz="0" w:space="0" w:color="auto"/>
        <w:bottom w:val="none" w:sz="0" w:space="0" w:color="auto"/>
        <w:right w:val="none" w:sz="0" w:space="0" w:color="auto"/>
      </w:divBdr>
      <w:divsChild>
        <w:div w:id="1150362101">
          <w:marLeft w:val="0"/>
          <w:marRight w:val="0"/>
          <w:marTop w:val="0"/>
          <w:marBottom w:val="0"/>
          <w:divBdr>
            <w:top w:val="none" w:sz="0" w:space="0" w:color="auto"/>
            <w:left w:val="none" w:sz="0" w:space="0" w:color="auto"/>
            <w:bottom w:val="none" w:sz="0" w:space="0" w:color="auto"/>
            <w:right w:val="none" w:sz="0" w:space="0" w:color="auto"/>
          </w:divBdr>
          <w:divsChild>
            <w:div w:id="939871873">
              <w:marLeft w:val="0"/>
              <w:marRight w:val="0"/>
              <w:marTop w:val="0"/>
              <w:marBottom w:val="0"/>
              <w:divBdr>
                <w:top w:val="none" w:sz="0" w:space="0" w:color="auto"/>
                <w:left w:val="none" w:sz="0" w:space="0" w:color="auto"/>
                <w:bottom w:val="none" w:sz="0" w:space="0" w:color="auto"/>
                <w:right w:val="none" w:sz="0" w:space="0" w:color="auto"/>
              </w:divBdr>
              <w:divsChild>
                <w:div w:id="735132197">
                  <w:marLeft w:val="0"/>
                  <w:marRight w:val="0"/>
                  <w:marTop w:val="0"/>
                  <w:marBottom w:val="0"/>
                  <w:divBdr>
                    <w:top w:val="none" w:sz="0" w:space="0" w:color="auto"/>
                    <w:left w:val="none" w:sz="0" w:space="0" w:color="auto"/>
                    <w:bottom w:val="none" w:sz="0" w:space="0" w:color="auto"/>
                    <w:right w:val="none" w:sz="0" w:space="0" w:color="auto"/>
                  </w:divBdr>
                  <w:divsChild>
                    <w:div w:id="1932615594">
                      <w:marLeft w:val="0"/>
                      <w:marRight w:val="0"/>
                      <w:marTop w:val="0"/>
                      <w:marBottom w:val="0"/>
                      <w:divBdr>
                        <w:top w:val="none" w:sz="0" w:space="0" w:color="auto"/>
                        <w:left w:val="none" w:sz="0" w:space="0" w:color="auto"/>
                        <w:bottom w:val="none" w:sz="0" w:space="0" w:color="auto"/>
                        <w:right w:val="none" w:sz="0" w:space="0" w:color="auto"/>
                      </w:divBdr>
                      <w:divsChild>
                        <w:div w:id="1873492739">
                          <w:marLeft w:val="0"/>
                          <w:marRight w:val="0"/>
                          <w:marTop w:val="0"/>
                          <w:marBottom w:val="0"/>
                          <w:divBdr>
                            <w:top w:val="none" w:sz="0" w:space="0" w:color="auto"/>
                            <w:left w:val="none" w:sz="0" w:space="0" w:color="auto"/>
                            <w:bottom w:val="none" w:sz="0" w:space="0" w:color="auto"/>
                            <w:right w:val="none" w:sz="0" w:space="0" w:color="auto"/>
                          </w:divBdr>
                          <w:divsChild>
                            <w:div w:id="57679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2467744">
          <w:marLeft w:val="0"/>
          <w:marRight w:val="0"/>
          <w:marTop w:val="0"/>
          <w:marBottom w:val="0"/>
          <w:divBdr>
            <w:top w:val="none" w:sz="0" w:space="0" w:color="auto"/>
            <w:left w:val="none" w:sz="0" w:space="0" w:color="auto"/>
            <w:bottom w:val="none" w:sz="0" w:space="0" w:color="auto"/>
            <w:right w:val="none" w:sz="0" w:space="0" w:color="auto"/>
          </w:divBdr>
          <w:divsChild>
            <w:div w:id="953637286">
              <w:marLeft w:val="0"/>
              <w:marRight w:val="0"/>
              <w:marTop w:val="0"/>
              <w:marBottom w:val="0"/>
              <w:divBdr>
                <w:top w:val="none" w:sz="0" w:space="0" w:color="auto"/>
                <w:left w:val="none" w:sz="0" w:space="0" w:color="auto"/>
                <w:bottom w:val="none" w:sz="0" w:space="0" w:color="auto"/>
                <w:right w:val="none" w:sz="0" w:space="0" w:color="auto"/>
              </w:divBdr>
              <w:divsChild>
                <w:div w:id="1213426040">
                  <w:marLeft w:val="0"/>
                  <w:marRight w:val="0"/>
                  <w:marTop w:val="0"/>
                  <w:marBottom w:val="0"/>
                  <w:divBdr>
                    <w:top w:val="none" w:sz="0" w:space="0" w:color="auto"/>
                    <w:left w:val="none" w:sz="0" w:space="0" w:color="auto"/>
                    <w:bottom w:val="none" w:sz="0" w:space="0" w:color="auto"/>
                    <w:right w:val="none" w:sz="0" w:space="0" w:color="auto"/>
                  </w:divBdr>
                  <w:divsChild>
                    <w:div w:id="224950766">
                      <w:marLeft w:val="0"/>
                      <w:marRight w:val="0"/>
                      <w:marTop w:val="0"/>
                      <w:marBottom w:val="0"/>
                      <w:divBdr>
                        <w:top w:val="none" w:sz="0" w:space="0" w:color="auto"/>
                        <w:left w:val="none" w:sz="0" w:space="0" w:color="auto"/>
                        <w:bottom w:val="none" w:sz="0" w:space="0" w:color="auto"/>
                        <w:right w:val="none" w:sz="0" w:space="0" w:color="auto"/>
                      </w:divBdr>
                      <w:divsChild>
                        <w:div w:id="1525317351">
                          <w:marLeft w:val="0"/>
                          <w:marRight w:val="0"/>
                          <w:marTop w:val="0"/>
                          <w:marBottom w:val="0"/>
                          <w:divBdr>
                            <w:top w:val="none" w:sz="0" w:space="0" w:color="auto"/>
                            <w:left w:val="none" w:sz="0" w:space="0" w:color="auto"/>
                            <w:bottom w:val="none" w:sz="0" w:space="0" w:color="auto"/>
                            <w:right w:val="none" w:sz="0" w:space="0" w:color="auto"/>
                          </w:divBdr>
                          <w:divsChild>
                            <w:div w:id="99877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8943790">
      <w:bodyDiv w:val="1"/>
      <w:marLeft w:val="0"/>
      <w:marRight w:val="0"/>
      <w:marTop w:val="0"/>
      <w:marBottom w:val="0"/>
      <w:divBdr>
        <w:top w:val="none" w:sz="0" w:space="0" w:color="auto"/>
        <w:left w:val="none" w:sz="0" w:space="0" w:color="auto"/>
        <w:bottom w:val="none" w:sz="0" w:space="0" w:color="auto"/>
        <w:right w:val="none" w:sz="0" w:space="0" w:color="auto"/>
      </w:divBdr>
    </w:div>
    <w:div w:id="1452744120">
      <w:bodyDiv w:val="1"/>
      <w:marLeft w:val="0"/>
      <w:marRight w:val="0"/>
      <w:marTop w:val="0"/>
      <w:marBottom w:val="0"/>
      <w:divBdr>
        <w:top w:val="none" w:sz="0" w:space="0" w:color="auto"/>
        <w:left w:val="none" w:sz="0" w:space="0" w:color="auto"/>
        <w:bottom w:val="none" w:sz="0" w:space="0" w:color="auto"/>
        <w:right w:val="none" w:sz="0" w:space="0" w:color="auto"/>
      </w:divBdr>
    </w:div>
    <w:div w:id="1499615041">
      <w:bodyDiv w:val="1"/>
      <w:marLeft w:val="0"/>
      <w:marRight w:val="0"/>
      <w:marTop w:val="0"/>
      <w:marBottom w:val="0"/>
      <w:divBdr>
        <w:top w:val="none" w:sz="0" w:space="0" w:color="auto"/>
        <w:left w:val="none" w:sz="0" w:space="0" w:color="auto"/>
        <w:bottom w:val="none" w:sz="0" w:space="0" w:color="auto"/>
        <w:right w:val="none" w:sz="0" w:space="0" w:color="auto"/>
      </w:divBdr>
    </w:div>
    <w:div w:id="1507937318">
      <w:bodyDiv w:val="1"/>
      <w:marLeft w:val="0"/>
      <w:marRight w:val="0"/>
      <w:marTop w:val="0"/>
      <w:marBottom w:val="0"/>
      <w:divBdr>
        <w:top w:val="none" w:sz="0" w:space="0" w:color="auto"/>
        <w:left w:val="none" w:sz="0" w:space="0" w:color="auto"/>
        <w:bottom w:val="none" w:sz="0" w:space="0" w:color="auto"/>
        <w:right w:val="none" w:sz="0" w:space="0" w:color="auto"/>
      </w:divBdr>
    </w:div>
    <w:div w:id="1550679844">
      <w:bodyDiv w:val="1"/>
      <w:marLeft w:val="0"/>
      <w:marRight w:val="0"/>
      <w:marTop w:val="0"/>
      <w:marBottom w:val="0"/>
      <w:divBdr>
        <w:top w:val="none" w:sz="0" w:space="0" w:color="auto"/>
        <w:left w:val="none" w:sz="0" w:space="0" w:color="auto"/>
        <w:bottom w:val="none" w:sz="0" w:space="0" w:color="auto"/>
        <w:right w:val="none" w:sz="0" w:space="0" w:color="auto"/>
      </w:divBdr>
    </w:div>
    <w:div w:id="1554193617">
      <w:bodyDiv w:val="1"/>
      <w:marLeft w:val="0"/>
      <w:marRight w:val="0"/>
      <w:marTop w:val="0"/>
      <w:marBottom w:val="0"/>
      <w:divBdr>
        <w:top w:val="none" w:sz="0" w:space="0" w:color="auto"/>
        <w:left w:val="none" w:sz="0" w:space="0" w:color="auto"/>
        <w:bottom w:val="none" w:sz="0" w:space="0" w:color="auto"/>
        <w:right w:val="none" w:sz="0" w:space="0" w:color="auto"/>
      </w:divBdr>
    </w:div>
    <w:div w:id="1565990447">
      <w:bodyDiv w:val="1"/>
      <w:marLeft w:val="0"/>
      <w:marRight w:val="0"/>
      <w:marTop w:val="0"/>
      <w:marBottom w:val="0"/>
      <w:divBdr>
        <w:top w:val="none" w:sz="0" w:space="0" w:color="auto"/>
        <w:left w:val="none" w:sz="0" w:space="0" w:color="auto"/>
        <w:bottom w:val="none" w:sz="0" w:space="0" w:color="auto"/>
        <w:right w:val="none" w:sz="0" w:space="0" w:color="auto"/>
      </w:divBdr>
    </w:div>
    <w:div w:id="1567641593">
      <w:bodyDiv w:val="1"/>
      <w:marLeft w:val="0"/>
      <w:marRight w:val="0"/>
      <w:marTop w:val="0"/>
      <w:marBottom w:val="0"/>
      <w:divBdr>
        <w:top w:val="none" w:sz="0" w:space="0" w:color="auto"/>
        <w:left w:val="none" w:sz="0" w:space="0" w:color="auto"/>
        <w:bottom w:val="none" w:sz="0" w:space="0" w:color="auto"/>
        <w:right w:val="none" w:sz="0" w:space="0" w:color="auto"/>
      </w:divBdr>
    </w:div>
    <w:div w:id="1585332385">
      <w:bodyDiv w:val="1"/>
      <w:marLeft w:val="0"/>
      <w:marRight w:val="0"/>
      <w:marTop w:val="0"/>
      <w:marBottom w:val="0"/>
      <w:divBdr>
        <w:top w:val="none" w:sz="0" w:space="0" w:color="auto"/>
        <w:left w:val="none" w:sz="0" w:space="0" w:color="auto"/>
        <w:bottom w:val="none" w:sz="0" w:space="0" w:color="auto"/>
        <w:right w:val="none" w:sz="0" w:space="0" w:color="auto"/>
      </w:divBdr>
    </w:div>
    <w:div w:id="1599831012">
      <w:bodyDiv w:val="1"/>
      <w:marLeft w:val="0"/>
      <w:marRight w:val="0"/>
      <w:marTop w:val="0"/>
      <w:marBottom w:val="0"/>
      <w:divBdr>
        <w:top w:val="none" w:sz="0" w:space="0" w:color="auto"/>
        <w:left w:val="none" w:sz="0" w:space="0" w:color="auto"/>
        <w:bottom w:val="none" w:sz="0" w:space="0" w:color="auto"/>
        <w:right w:val="none" w:sz="0" w:space="0" w:color="auto"/>
      </w:divBdr>
    </w:div>
    <w:div w:id="1618411988">
      <w:bodyDiv w:val="1"/>
      <w:marLeft w:val="0"/>
      <w:marRight w:val="0"/>
      <w:marTop w:val="0"/>
      <w:marBottom w:val="0"/>
      <w:divBdr>
        <w:top w:val="none" w:sz="0" w:space="0" w:color="auto"/>
        <w:left w:val="none" w:sz="0" w:space="0" w:color="auto"/>
        <w:bottom w:val="none" w:sz="0" w:space="0" w:color="auto"/>
        <w:right w:val="none" w:sz="0" w:space="0" w:color="auto"/>
      </w:divBdr>
    </w:div>
    <w:div w:id="1626305680">
      <w:bodyDiv w:val="1"/>
      <w:marLeft w:val="0"/>
      <w:marRight w:val="0"/>
      <w:marTop w:val="0"/>
      <w:marBottom w:val="0"/>
      <w:divBdr>
        <w:top w:val="none" w:sz="0" w:space="0" w:color="auto"/>
        <w:left w:val="none" w:sz="0" w:space="0" w:color="auto"/>
        <w:bottom w:val="none" w:sz="0" w:space="0" w:color="auto"/>
        <w:right w:val="none" w:sz="0" w:space="0" w:color="auto"/>
      </w:divBdr>
    </w:div>
    <w:div w:id="1629429105">
      <w:bodyDiv w:val="1"/>
      <w:marLeft w:val="0"/>
      <w:marRight w:val="0"/>
      <w:marTop w:val="0"/>
      <w:marBottom w:val="0"/>
      <w:divBdr>
        <w:top w:val="none" w:sz="0" w:space="0" w:color="auto"/>
        <w:left w:val="none" w:sz="0" w:space="0" w:color="auto"/>
        <w:bottom w:val="none" w:sz="0" w:space="0" w:color="auto"/>
        <w:right w:val="none" w:sz="0" w:space="0" w:color="auto"/>
      </w:divBdr>
    </w:div>
    <w:div w:id="1634217611">
      <w:bodyDiv w:val="1"/>
      <w:marLeft w:val="0"/>
      <w:marRight w:val="0"/>
      <w:marTop w:val="0"/>
      <w:marBottom w:val="0"/>
      <w:divBdr>
        <w:top w:val="none" w:sz="0" w:space="0" w:color="auto"/>
        <w:left w:val="none" w:sz="0" w:space="0" w:color="auto"/>
        <w:bottom w:val="none" w:sz="0" w:space="0" w:color="auto"/>
        <w:right w:val="none" w:sz="0" w:space="0" w:color="auto"/>
      </w:divBdr>
    </w:div>
    <w:div w:id="1639147612">
      <w:bodyDiv w:val="1"/>
      <w:marLeft w:val="0"/>
      <w:marRight w:val="0"/>
      <w:marTop w:val="0"/>
      <w:marBottom w:val="0"/>
      <w:divBdr>
        <w:top w:val="none" w:sz="0" w:space="0" w:color="auto"/>
        <w:left w:val="none" w:sz="0" w:space="0" w:color="auto"/>
        <w:bottom w:val="none" w:sz="0" w:space="0" w:color="auto"/>
        <w:right w:val="none" w:sz="0" w:space="0" w:color="auto"/>
      </w:divBdr>
    </w:div>
    <w:div w:id="1669823581">
      <w:bodyDiv w:val="1"/>
      <w:marLeft w:val="0"/>
      <w:marRight w:val="0"/>
      <w:marTop w:val="0"/>
      <w:marBottom w:val="0"/>
      <w:divBdr>
        <w:top w:val="none" w:sz="0" w:space="0" w:color="auto"/>
        <w:left w:val="none" w:sz="0" w:space="0" w:color="auto"/>
        <w:bottom w:val="none" w:sz="0" w:space="0" w:color="auto"/>
        <w:right w:val="none" w:sz="0" w:space="0" w:color="auto"/>
      </w:divBdr>
    </w:div>
    <w:div w:id="1694114674">
      <w:bodyDiv w:val="1"/>
      <w:marLeft w:val="0"/>
      <w:marRight w:val="0"/>
      <w:marTop w:val="0"/>
      <w:marBottom w:val="0"/>
      <w:divBdr>
        <w:top w:val="none" w:sz="0" w:space="0" w:color="auto"/>
        <w:left w:val="none" w:sz="0" w:space="0" w:color="auto"/>
        <w:bottom w:val="none" w:sz="0" w:space="0" w:color="auto"/>
        <w:right w:val="none" w:sz="0" w:space="0" w:color="auto"/>
      </w:divBdr>
    </w:div>
    <w:div w:id="1707826692">
      <w:bodyDiv w:val="1"/>
      <w:marLeft w:val="0"/>
      <w:marRight w:val="0"/>
      <w:marTop w:val="0"/>
      <w:marBottom w:val="0"/>
      <w:divBdr>
        <w:top w:val="none" w:sz="0" w:space="0" w:color="auto"/>
        <w:left w:val="none" w:sz="0" w:space="0" w:color="auto"/>
        <w:bottom w:val="none" w:sz="0" w:space="0" w:color="auto"/>
        <w:right w:val="none" w:sz="0" w:space="0" w:color="auto"/>
      </w:divBdr>
    </w:div>
    <w:div w:id="1714959137">
      <w:bodyDiv w:val="1"/>
      <w:marLeft w:val="0"/>
      <w:marRight w:val="0"/>
      <w:marTop w:val="0"/>
      <w:marBottom w:val="0"/>
      <w:divBdr>
        <w:top w:val="none" w:sz="0" w:space="0" w:color="auto"/>
        <w:left w:val="none" w:sz="0" w:space="0" w:color="auto"/>
        <w:bottom w:val="none" w:sz="0" w:space="0" w:color="auto"/>
        <w:right w:val="none" w:sz="0" w:space="0" w:color="auto"/>
      </w:divBdr>
    </w:div>
    <w:div w:id="1716807999">
      <w:bodyDiv w:val="1"/>
      <w:marLeft w:val="0"/>
      <w:marRight w:val="0"/>
      <w:marTop w:val="0"/>
      <w:marBottom w:val="0"/>
      <w:divBdr>
        <w:top w:val="none" w:sz="0" w:space="0" w:color="auto"/>
        <w:left w:val="none" w:sz="0" w:space="0" w:color="auto"/>
        <w:bottom w:val="none" w:sz="0" w:space="0" w:color="auto"/>
        <w:right w:val="none" w:sz="0" w:space="0" w:color="auto"/>
      </w:divBdr>
      <w:divsChild>
        <w:div w:id="1289166229">
          <w:marLeft w:val="0"/>
          <w:marRight w:val="0"/>
          <w:marTop w:val="0"/>
          <w:marBottom w:val="0"/>
          <w:divBdr>
            <w:top w:val="none" w:sz="0" w:space="0" w:color="auto"/>
            <w:left w:val="none" w:sz="0" w:space="0" w:color="auto"/>
            <w:bottom w:val="none" w:sz="0" w:space="0" w:color="auto"/>
            <w:right w:val="none" w:sz="0" w:space="0" w:color="auto"/>
          </w:divBdr>
        </w:div>
      </w:divsChild>
    </w:div>
    <w:div w:id="1720084731">
      <w:bodyDiv w:val="1"/>
      <w:marLeft w:val="0"/>
      <w:marRight w:val="0"/>
      <w:marTop w:val="0"/>
      <w:marBottom w:val="0"/>
      <w:divBdr>
        <w:top w:val="none" w:sz="0" w:space="0" w:color="auto"/>
        <w:left w:val="none" w:sz="0" w:space="0" w:color="auto"/>
        <w:bottom w:val="none" w:sz="0" w:space="0" w:color="auto"/>
        <w:right w:val="none" w:sz="0" w:space="0" w:color="auto"/>
      </w:divBdr>
    </w:div>
    <w:div w:id="1724865649">
      <w:bodyDiv w:val="1"/>
      <w:marLeft w:val="0"/>
      <w:marRight w:val="0"/>
      <w:marTop w:val="0"/>
      <w:marBottom w:val="0"/>
      <w:divBdr>
        <w:top w:val="none" w:sz="0" w:space="0" w:color="auto"/>
        <w:left w:val="none" w:sz="0" w:space="0" w:color="auto"/>
        <w:bottom w:val="none" w:sz="0" w:space="0" w:color="auto"/>
        <w:right w:val="none" w:sz="0" w:space="0" w:color="auto"/>
      </w:divBdr>
    </w:div>
    <w:div w:id="1727295759">
      <w:bodyDiv w:val="1"/>
      <w:marLeft w:val="0"/>
      <w:marRight w:val="0"/>
      <w:marTop w:val="0"/>
      <w:marBottom w:val="0"/>
      <w:divBdr>
        <w:top w:val="none" w:sz="0" w:space="0" w:color="auto"/>
        <w:left w:val="none" w:sz="0" w:space="0" w:color="auto"/>
        <w:bottom w:val="none" w:sz="0" w:space="0" w:color="auto"/>
        <w:right w:val="none" w:sz="0" w:space="0" w:color="auto"/>
      </w:divBdr>
    </w:div>
    <w:div w:id="1757632181">
      <w:bodyDiv w:val="1"/>
      <w:marLeft w:val="0"/>
      <w:marRight w:val="0"/>
      <w:marTop w:val="0"/>
      <w:marBottom w:val="0"/>
      <w:divBdr>
        <w:top w:val="none" w:sz="0" w:space="0" w:color="auto"/>
        <w:left w:val="none" w:sz="0" w:space="0" w:color="auto"/>
        <w:bottom w:val="none" w:sz="0" w:space="0" w:color="auto"/>
        <w:right w:val="none" w:sz="0" w:space="0" w:color="auto"/>
      </w:divBdr>
    </w:div>
    <w:div w:id="1767532447">
      <w:bodyDiv w:val="1"/>
      <w:marLeft w:val="0"/>
      <w:marRight w:val="0"/>
      <w:marTop w:val="0"/>
      <w:marBottom w:val="0"/>
      <w:divBdr>
        <w:top w:val="none" w:sz="0" w:space="0" w:color="auto"/>
        <w:left w:val="none" w:sz="0" w:space="0" w:color="auto"/>
        <w:bottom w:val="none" w:sz="0" w:space="0" w:color="auto"/>
        <w:right w:val="none" w:sz="0" w:space="0" w:color="auto"/>
      </w:divBdr>
    </w:div>
    <w:div w:id="1779327529">
      <w:bodyDiv w:val="1"/>
      <w:marLeft w:val="0"/>
      <w:marRight w:val="0"/>
      <w:marTop w:val="0"/>
      <w:marBottom w:val="0"/>
      <w:divBdr>
        <w:top w:val="none" w:sz="0" w:space="0" w:color="auto"/>
        <w:left w:val="none" w:sz="0" w:space="0" w:color="auto"/>
        <w:bottom w:val="none" w:sz="0" w:space="0" w:color="auto"/>
        <w:right w:val="none" w:sz="0" w:space="0" w:color="auto"/>
      </w:divBdr>
    </w:div>
    <w:div w:id="1781488724">
      <w:bodyDiv w:val="1"/>
      <w:marLeft w:val="0"/>
      <w:marRight w:val="0"/>
      <w:marTop w:val="0"/>
      <w:marBottom w:val="0"/>
      <w:divBdr>
        <w:top w:val="none" w:sz="0" w:space="0" w:color="auto"/>
        <w:left w:val="none" w:sz="0" w:space="0" w:color="auto"/>
        <w:bottom w:val="none" w:sz="0" w:space="0" w:color="auto"/>
        <w:right w:val="none" w:sz="0" w:space="0" w:color="auto"/>
      </w:divBdr>
    </w:div>
    <w:div w:id="1786804691">
      <w:bodyDiv w:val="1"/>
      <w:marLeft w:val="0"/>
      <w:marRight w:val="0"/>
      <w:marTop w:val="0"/>
      <w:marBottom w:val="0"/>
      <w:divBdr>
        <w:top w:val="none" w:sz="0" w:space="0" w:color="auto"/>
        <w:left w:val="none" w:sz="0" w:space="0" w:color="auto"/>
        <w:bottom w:val="none" w:sz="0" w:space="0" w:color="auto"/>
        <w:right w:val="none" w:sz="0" w:space="0" w:color="auto"/>
      </w:divBdr>
    </w:div>
    <w:div w:id="1820031048">
      <w:bodyDiv w:val="1"/>
      <w:marLeft w:val="0"/>
      <w:marRight w:val="0"/>
      <w:marTop w:val="0"/>
      <w:marBottom w:val="0"/>
      <w:divBdr>
        <w:top w:val="none" w:sz="0" w:space="0" w:color="auto"/>
        <w:left w:val="none" w:sz="0" w:space="0" w:color="auto"/>
        <w:bottom w:val="none" w:sz="0" w:space="0" w:color="auto"/>
        <w:right w:val="none" w:sz="0" w:space="0" w:color="auto"/>
      </w:divBdr>
    </w:div>
    <w:div w:id="1837767390">
      <w:bodyDiv w:val="1"/>
      <w:marLeft w:val="0"/>
      <w:marRight w:val="0"/>
      <w:marTop w:val="0"/>
      <w:marBottom w:val="0"/>
      <w:divBdr>
        <w:top w:val="none" w:sz="0" w:space="0" w:color="auto"/>
        <w:left w:val="none" w:sz="0" w:space="0" w:color="auto"/>
        <w:bottom w:val="none" w:sz="0" w:space="0" w:color="auto"/>
        <w:right w:val="none" w:sz="0" w:space="0" w:color="auto"/>
      </w:divBdr>
    </w:div>
    <w:div w:id="1840806423">
      <w:bodyDiv w:val="1"/>
      <w:marLeft w:val="0"/>
      <w:marRight w:val="0"/>
      <w:marTop w:val="0"/>
      <w:marBottom w:val="0"/>
      <w:divBdr>
        <w:top w:val="none" w:sz="0" w:space="0" w:color="auto"/>
        <w:left w:val="none" w:sz="0" w:space="0" w:color="auto"/>
        <w:bottom w:val="none" w:sz="0" w:space="0" w:color="auto"/>
        <w:right w:val="none" w:sz="0" w:space="0" w:color="auto"/>
      </w:divBdr>
      <w:divsChild>
        <w:div w:id="326521461">
          <w:marLeft w:val="0"/>
          <w:marRight w:val="0"/>
          <w:marTop w:val="0"/>
          <w:marBottom w:val="0"/>
          <w:divBdr>
            <w:top w:val="none" w:sz="0" w:space="0" w:color="auto"/>
            <w:left w:val="none" w:sz="0" w:space="0" w:color="auto"/>
            <w:bottom w:val="none" w:sz="0" w:space="0" w:color="auto"/>
            <w:right w:val="none" w:sz="0" w:space="0" w:color="auto"/>
          </w:divBdr>
          <w:divsChild>
            <w:div w:id="275914647">
              <w:marLeft w:val="0"/>
              <w:marRight w:val="0"/>
              <w:marTop w:val="0"/>
              <w:marBottom w:val="0"/>
              <w:divBdr>
                <w:top w:val="none" w:sz="0" w:space="0" w:color="auto"/>
                <w:left w:val="none" w:sz="0" w:space="0" w:color="auto"/>
                <w:bottom w:val="none" w:sz="0" w:space="0" w:color="auto"/>
                <w:right w:val="none" w:sz="0" w:space="0" w:color="auto"/>
              </w:divBdr>
            </w:div>
            <w:div w:id="2108378353">
              <w:marLeft w:val="0"/>
              <w:marRight w:val="0"/>
              <w:marTop w:val="0"/>
              <w:marBottom w:val="0"/>
              <w:divBdr>
                <w:top w:val="none" w:sz="0" w:space="0" w:color="auto"/>
                <w:left w:val="none" w:sz="0" w:space="0" w:color="auto"/>
                <w:bottom w:val="none" w:sz="0" w:space="0" w:color="auto"/>
                <w:right w:val="none" w:sz="0" w:space="0" w:color="auto"/>
              </w:divBdr>
            </w:div>
            <w:div w:id="1528175552">
              <w:marLeft w:val="0"/>
              <w:marRight w:val="0"/>
              <w:marTop w:val="0"/>
              <w:marBottom w:val="0"/>
              <w:divBdr>
                <w:top w:val="none" w:sz="0" w:space="0" w:color="auto"/>
                <w:left w:val="none" w:sz="0" w:space="0" w:color="auto"/>
                <w:bottom w:val="none" w:sz="0" w:space="0" w:color="auto"/>
                <w:right w:val="none" w:sz="0" w:space="0" w:color="auto"/>
              </w:divBdr>
            </w:div>
            <w:div w:id="650210468">
              <w:marLeft w:val="0"/>
              <w:marRight w:val="0"/>
              <w:marTop w:val="0"/>
              <w:marBottom w:val="0"/>
              <w:divBdr>
                <w:top w:val="none" w:sz="0" w:space="0" w:color="auto"/>
                <w:left w:val="none" w:sz="0" w:space="0" w:color="auto"/>
                <w:bottom w:val="none" w:sz="0" w:space="0" w:color="auto"/>
                <w:right w:val="none" w:sz="0" w:space="0" w:color="auto"/>
              </w:divBdr>
            </w:div>
            <w:div w:id="99494593">
              <w:marLeft w:val="0"/>
              <w:marRight w:val="0"/>
              <w:marTop w:val="0"/>
              <w:marBottom w:val="0"/>
              <w:divBdr>
                <w:top w:val="none" w:sz="0" w:space="0" w:color="auto"/>
                <w:left w:val="none" w:sz="0" w:space="0" w:color="auto"/>
                <w:bottom w:val="none" w:sz="0" w:space="0" w:color="auto"/>
                <w:right w:val="none" w:sz="0" w:space="0" w:color="auto"/>
              </w:divBdr>
            </w:div>
            <w:div w:id="1369795863">
              <w:marLeft w:val="0"/>
              <w:marRight w:val="0"/>
              <w:marTop w:val="0"/>
              <w:marBottom w:val="0"/>
              <w:divBdr>
                <w:top w:val="none" w:sz="0" w:space="0" w:color="auto"/>
                <w:left w:val="none" w:sz="0" w:space="0" w:color="auto"/>
                <w:bottom w:val="none" w:sz="0" w:space="0" w:color="auto"/>
                <w:right w:val="none" w:sz="0" w:space="0" w:color="auto"/>
              </w:divBdr>
            </w:div>
            <w:div w:id="749236522">
              <w:marLeft w:val="0"/>
              <w:marRight w:val="0"/>
              <w:marTop w:val="0"/>
              <w:marBottom w:val="0"/>
              <w:divBdr>
                <w:top w:val="none" w:sz="0" w:space="0" w:color="auto"/>
                <w:left w:val="none" w:sz="0" w:space="0" w:color="auto"/>
                <w:bottom w:val="none" w:sz="0" w:space="0" w:color="auto"/>
                <w:right w:val="none" w:sz="0" w:space="0" w:color="auto"/>
              </w:divBdr>
            </w:div>
            <w:div w:id="23292789">
              <w:marLeft w:val="0"/>
              <w:marRight w:val="0"/>
              <w:marTop w:val="0"/>
              <w:marBottom w:val="0"/>
              <w:divBdr>
                <w:top w:val="none" w:sz="0" w:space="0" w:color="auto"/>
                <w:left w:val="none" w:sz="0" w:space="0" w:color="auto"/>
                <w:bottom w:val="none" w:sz="0" w:space="0" w:color="auto"/>
                <w:right w:val="none" w:sz="0" w:space="0" w:color="auto"/>
              </w:divBdr>
            </w:div>
            <w:div w:id="2143115797">
              <w:marLeft w:val="0"/>
              <w:marRight w:val="0"/>
              <w:marTop w:val="0"/>
              <w:marBottom w:val="0"/>
              <w:divBdr>
                <w:top w:val="none" w:sz="0" w:space="0" w:color="auto"/>
                <w:left w:val="none" w:sz="0" w:space="0" w:color="auto"/>
                <w:bottom w:val="none" w:sz="0" w:space="0" w:color="auto"/>
                <w:right w:val="none" w:sz="0" w:space="0" w:color="auto"/>
              </w:divBdr>
            </w:div>
            <w:div w:id="49699119">
              <w:marLeft w:val="0"/>
              <w:marRight w:val="0"/>
              <w:marTop w:val="0"/>
              <w:marBottom w:val="0"/>
              <w:divBdr>
                <w:top w:val="none" w:sz="0" w:space="0" w:color="auto"/>
                <w:left w:val="none" w:sz="0" w:space="0" w:color="auto"/>
                <w:bottom w:val="none" w:sz="0" w:space="0" w:color="auto"/>
                <w:right w:val="none" w:sz="0" w:space="0" w:color="auto"/>
              </w:divBdr>
            </w:div>
            <w:div w:id="2014336554">
              <w:marLeft w:val="0"/>
              <w:marRight w:val="0"/>
              <w:marTop w:val="0"/>
              <w:marBottom w:val="0"/>
              <w:divBdr>
                <w:top w:val="none" w:sz="0" w:space="0" w:color="auto"/>
                <w:left w:val="none" w:sz="0" w:space="0" w:color="auto"/>
                <w:bottom w:val="none" w:sz="0" w:space="0" w:color="auto"/>
                <w:right w:val="none" w:sz="0" w:space="0" w:color="auto"/>
              </w:divBdr>
            </w:div>
            <w:div w:id="528761879">
              <w:marLeft w:val="0"/>
              <w:marRight w:val="0"/>
              <w:marTop w:val="0"/>
              <w:marBottom w:val="0"/>
              <w:divBdr>
                <w:top w:val="none" w:sz="0" w:space="0" w:color="auto"/>
                <w:left w:val="none" w:sz="0" w:space="0" w:color="auto"/>
                <w:bottom w:val="none" w:sz="0" w:space="0" w:color="auto"/>
                <w:right w:val="none" w:sz="0" w:space="0" w:color="auto"/>
              </w:divBdr>
            </w:div>
            <w:div w:id="811290678">
              <w:marLeft w:val="0"/>
              <w:marRight w:val="0"/>
              <w:marTop w:val="0"/>
              <w:marBottom w:val="0"/>
              <w:divBdr>
                <w:top w:val="none" w:sz="0" w:space="0" w:color="auto"/>
                <w:left w:val="none" w:sz="0" w:space="0" w:color="auto"/>
                <w:bottom w:val="none" w:sz="0" w:space="0" w:color="auto"/>
                <w:right w:val="none" w:sz="0" w:space="0" w:color="auto"/>
              </w:divBdr>
            </w:div>
            <w:div w:id="1310359083">
              <w:marLeft w:val="0"/>
              <w:marRight w:val="0"/>
              <w:marTop w:val="0"/>
              <w:marBottom w:val="0"/>
              <w:divBdr>
                <w:top w:val="none" w:sz="0" w:space="0" w:color="auto"/>
                <w:left w:val="none" w:sz="0" w:space="0" w:color="auto"/>
                <w:bottom w:val="none" w:sz="0" w:space="0" w:color="auto"/>
                <w:right w:val="none" w:sz="0" w:space="0" w:color="auto"/>
              </w:divBdr>
            </w:div>
            <w:div w:id="1927303949">
              <w:marLeft w:val="0"/>
              <w:marRight w:val="0"/>
              <w:marTop w:val="0"/>
              <w:marBottom w:val="0"/>
              <w:divBdr>
                <w:top w:val="none" w:sz="0" w:space="0" w:color="auto"/>
                <w:left w:val="none" w:sz="0" w:space="0" w:color="auto"/>
                <w:bottom w:val="none" w:sz="0" w:space="0" w:color="auto"/>
                <w:right w:val="none" w:sz="0" w:space="0" w:color="auto"/>
              </w:divBdr>
            </w:div>
            <w:div w:id="122653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7934">
      <w:bodyDiv w:val="1"/>
      <w:marLeft w:val="0"/>
      <w:marRight w:val="0"/>
      <w:marTop w:val="0"/>
      <w:marBottom w:val="0"/>
      <w:divBdr>
        <w:top w:val="none" w:sz="0" w:space="0" w:color="auto"/>
        <w:left w:val="none" w:sz="0" w:space="0" w:color="auto"/>
        <w:bottom w:val="none" w:sz="0" w:space="0" w:color="auto"/>
        <w:right w:val="none" w:sz="0" w:space="0" w:color="auto"/>
      </w:divBdr>
    </w:div>
    <w:div w:id="1849785890">
      <w:bodyDiv w:val="1"/>
      <w:marLeft w:val="0"/>
      <w:marRight w:val="0"/>
      <w:marTop w:val="0"/>
      <w:marBottom w:val="0"/>
      <w:divBdr>
        <w:top w:val="none" w:sz="0" w:space="0" w:color="auto"/>
        <w:left w:val="none" w:sz="0" w:space="0" w:color="auto"/>
        <w:bottom w:val="none" w:sz="0" w:space="0" w:color="auto"/>
        <w:right w:val="none" w:sz="0" w:space="0" w:color="auto"/>
      </w:divBdr>
    </w:div>
    <w:div w:id="1853252755">
      <w:bodyDiv w:val="1"/>
      <w:marLeft w:val="0"/>
      <w:marRight w:val="0"/>
      <w:marTop w:val="0"/>
      <w:marBottom w:val="0"/>
      <w:divBdr>
        <w:top w:val="none" w:sz="0" w:space="0" w:color="auto"/>
        <w:left w:val="none" w:sz="0" w:space="0" w:color="auto"/>
        <w:bottom w:val="none" w:sz="0" w:space="0" w:color="auto"/>
        <w:right w:val="none" w:sz="0" w:space="0" w:color="auto"/>
      </w:divBdr>
    </w:div>
    <w:div w:id="1870070641">
      <w:bodyDiv w:val="1"/>
      <w:marLeft w:val="0"/>
      <w:marRight w:val="0"/>
      <w:marTop w:val="0"/>
      <w:marBottom w:val="0"/>
      <w:divBdr>
        <w:top w:val="none" w:sz="0" w:space="0" w:color="auto"/>
        <w:left w:val="none" w:sz="0" w:space="0" w:color="auto"/>
        <w:bottom w:val="none" w:sz="0" w:space="0" w:color="auto"/>
        <w:right w:val="none" w:sz="0" w:space="0" w:color="auto"/>
      </w:divBdr>
    </w:div>
    <w:div w:id="1874154333">
      <w:bodyDiv w:val="1"/>
      <w:marLeft w:val="0"/>
      <w:marRight w:val="0"/>
      <w:marTop w:val="0"/>
      <w:marBottom w:val="0"/>
      <w:divBdr>
        <w:top w:val="none" w:sz="0" w:space="0" w:color="auto"/>
        <w:left w:val="none" w:sz="0" w:space="0" w:color="auto"/>
        <w:bottom w:val="none" w:sz="0" w:space="0" w:color="auto"/>
        <w:right w:val="none" w:sz="0" w:space="0" w:color="auto"/>
      </w:divBdr>
    </w:div>
    <w:div w:id="1879855111">
      <w:bodyDiv w:val="1"/>
      <w:marLeft w:val="0"/>
      <w:marRight w:val="0"/>
      <w:marTop w:val="0"/>
      <w:marBottom w:val="0"/>
      <w:divBdr>
        <w:top w:val="none" w:sz="0" w:space="0" w:color="auto"/>
        <w:left w:val="none" w:sz="0" w:space="0" w:color="auto"/>
        <w:bottom w:val="none" w:sz="0" w:space="0" w:color="auto"/>
        <w:right w:val="none" w:sz="0" w:space="0" w:color="auto"/>
      </w:divBdr>
    </w:div>
    <w:div w:id="1889492559">
      <w:bodyDiv w:val="1"/>
      <w:marLeft w:val="0"/>
      <w:marRight w:val="0"/>
      <w:marTop w:val="0"/>
      <w:marBottom w:val="0"/>
      <w:divBdr>
        <w:top w:val="none" w:sz="0" w:space="0" w:color="auto"/>
        <w:left w:val="none" w:sz="0" w:space="0" w:color="auto"/>
        <w:bottom w:val="none" w:sz="0" w:space="0" w:color="auto"/>
        <w:right w:val="none" w:sz="0" w:space="0" w:color="auto"/>
      </w:divBdr>
    </w:div>
    <w:div w:id="1928341289">
      <w:bodyDiv w:val="1"/>
      <w:marLeft w:val="0"/>
      <w:marRight w:val="0"/>
      <w:marTop w:val="0"/>
      <w:marBottom w:val="0"/>
      <w:divBdr>
        <w:top w:val="none" w:sz="0" w:space="0" w:color="auto"/>
        <w:left w:val="none" w:sz="0" w:space="0" w:color="auto"/>
        <w:bottom w:val="none" w:sz="0" w:space="0" w:color="auto"/>
        <w:right w:val="none" w:sz="0" w:space="0" w:color="auto"/>
      </w:divBdr>
    </w:div>
    <w:div w:id="1934436162">
      <w:bodyDiv w:val="1"/>
      <w:marLeft w:val="0"/>
      <w:marRight w:val="0"/>
      <w:marTop w:val="0"/>
      <w:marBottom w:val="0"/>
      <w:divBdr>
        <w:top w:val="none" w:sz="0" w:space="0" w:color="auto"/>
        <w:left w:val="none" w:sz="0" w:space="0" w:color="auto"/>
        <w:bottom w:val="none" w:sz="0" w:space="0" w:color="auto"/>
        <w:right w:val="none" w:sz="0" w:space="0" w:color="auto"/>
      </w:divBdr>
    </w:div>
    <w:div w:id="1948191160">
      <w:bodyDiv w:val="1"/>
      <w:marLeft w:val="0"/>
      <w:marRight w:val="0"/>
      <w:marTop w:val="0"/>
      <w:marBottom w:val="0"/>
      <w:divBdr>
        <w:top w:val="none" w:sz="0" w:space="0" w:color="auto"/>
        <w:left w:val="none" w:sz="0" w:space="0" w:color="auto"/>
        <w:bottom w:val="none" w:sz="0" w:space="0" w:color="auto"/>
        <w:right w:val="none" w:sz="0" w:space="0" w:color="auto"/>
      </w:divBdr>
    </w:div>
    <w:div w:id="1956405624">
      <w:bodyDiv w:val="1"/>
      <w:marLeft w:val="0"/>
      <w:marRight w:val="0"/>
      <w:marTop w:val="0"/>
      <w:marBottom w:val="0"/>
      <w:divBdr>
        <w:top w:val="none" w:sz="0" w:space="0" w:color="auto"/>
        <w:left w:val="none" w:sz="0" w:space="0" w:color="auto"/>
        <w:bottom w:val="none" w:sz="0" w:space="0" w:color="auto"/>
        <w:right w:val="none" w:sz="0" w:space="0" w:color="auto"/>
      </w:divBdr>
      <w:divsChild>
        <w:div w:id="1097411160">
          <w:marLeft w:val="0"/>
          <w:marRight w:val="0"/>
          <w:marTop w:val="0"/>
          <w:marBottom w:val="0"/>
          <w:divBdr>
            <w:top w:val="none" w:sz="0" w:space="0" w:color="auto"/>
            <w:left w:val="none" w:sz="0" w:space="0" w:color="auto"/>
            <w:bottom w:val="none" w:sz="0" w:space="0" w:color="auto"/>
            <w:right w:val="none" w:sz="0" w:space="0" w:color="auto"/>
          </w:divBdr>
        </w:div>
      </w:divsChild>
    </w:div>
    <w:div w:id="1956905285">
      <w:bodyDiv w:val="1"/>
      <w:marLeft w:val="0"/>
      <w:marRight w:val="0"/>
      <w:marTop w:val="0"/>
      <w:marBottom w:val="0"/>
      <w:divBdr>
        <w:top w:val="none" w:sz="0" w:space="0" w:color="auto"/>
        <w:left w:val="none" w:sz="0" w:space="0" w:color="auto"/>
        <w:bottom w:val="none" w:sz="0" w:space="0" w:color="auto"/>
        <w:right w:val="none" w:sz="0" w:space="0" w:color="auto"/>
      </w:divBdr>
    </w:div>
    <w:div w:id="1962304272">
      <w:bodyDiv w:val="1"/>
      <w:marLeft w:val="0"/>
      <w:marRight w:val="0"/>
      <w:marTop w:val="0"/>
      <w:marBottom w:val="0"/>
      <w:divBdr>
        <w:top w:val="none" w:sz="0" w:space="0" w:color="auto"/>
        <w:left w:val="none" w:sz="0" w:space="0" w:color="auto"/>
        <w:bottom w:val="none" w:sz="0" w:space="0" w:color="auto"/>
        <w:right w:val="none" w:sz="0" w:space="0" w:color="auto"/>
      </w:divBdr>
    </w:div>
    <w:div w:id="1972394034">
      <w:bodyDiv w:val="1"/>
      <w:marLeft w:val="0"/>
      <w:marRight w:val="0"/>
      <w:marTop w:val="0"/>
      <w:marBottom w:val="0"/>
      <w:divBdr>
        <w:top w:val="none" w:sz="0" w:space="0" w:color="auto"/>
        <w:left w:val="none" w:sz="0" w:space="0" w:color="auto"/>
        <w:bottom w:val="none" w:sz="0" w:space="0" w:color="auto"/>
        <w:right w:val="none" w:sz="0" w:space="0" w:color="auto"/>
      </w:divBdr>
    </w:div>
    <w:div w:id="1973634693">
      <w:bodyDiv w:val="1"/>
      <w:marLeft w:val="0"/>
      <w:marRight w:val="0"/>
      <w:marTop w:val="0"/>
      <w:marBottom w:val="0"/>
      <w:divBdr>
        <w:top w:val="none" w:sz="0" w:space="0" w:color="auto"/>
        <w:left w:val="none" w:sz="0" w:space="0" w:color="auto"/>
        <w:bottom w:val="none" w:sz="0" w:space="0" w:color="auto"/>
        <w:right w:val="none" w:sz="0" w:space="0" w:color="auto"/>
      </w:divBdr>
    </w:div>
    <w:div w:id="2035036660">
      <w:bodyDiv w:val="1"/>
      <w:marLeft w:val="0"/>
      <w:marRight w:val="0"/>
      <w:marTop w:val="0"/>
      <w:marBottom w:val="0"/>
      <w:divBdr>
        <w:top w:val="none" w:sz="0" w:space="0" w:color="auto"/>
        <w:left w:val="none" w:sz="0" w:space="0" w:color="auto"/>
        <w:bottom w:val="none" w:sz="0" w:space="0" w:color="auto"/>
        <w:right w:val="none" w:sz="0" w:space="0" w:color="auto"/>
      </w:divBdr>
    </w:div>
    <w:div w:id="2037345200">
      <w:bodyDiv w:val="1"/>
      <w:marLeft w:val="0"/>
      <w:marRight w:val="0"/>
      <w:marTop w:val="0"/>
      <w:marBottom w:val="0"/>
      <w:divBdr>
        <w:top w:val="none" w:sz="0" w:space="0" w:color="auto"/>
        <w:left w:val="none" w:sz="0" w:space="0" w:color="auto"/>
        <w:bottom w:val="none" w:sz="0" w:space="0" w:color="auto"/>
        <w:right w:val="none" w:sz="0" w:space="0" w:color="auto"/>
      </w:divBdr>
    </w:div>
    <w:div w:id="2039970052">
      <w:bodyDiv w:val="1"/>
      <w:marLeft w:val="0"/>
      <w:marRight w:val="0"/>
      <w:marTop w:val="0"/>
      <w:marBottom w:val="0"/>
      <w:divBdr>
        <w:top w:val="none" w:sz="0" w:space="0" w:color="auto"/>
        <w:left w:val="none" w:sz="0" w:space="0" w:color="auto"/>
        <w:bottom w:val="none" w:sz="0" w:space="0" w:color="auto"/>
        <w:right w:val="none" w:sz="0" w:space="0" w:color="auto"/>
      </w:divBdr>
    </w:div>
    <w:div w:id="2040549231">
      <w:bodyDiv w:val="1"/>
      <w:marLeft w:val="0"/>
      <w:marRight w:val="0"/>
      <w:marTop w:val="0"/>
      <w:marBottom w:val="0"/>
      <w:divBdr>
        <w:top w:val="none" w:sz="0" w:space="0" w:color="auto"/>
        <w:left w:val="none" w:sz="0" w:space="0" w:color="auto"/>
        <w:bottom w:val="none" w:sz="0" w:space="0" w:color="auto"/>
        <w:right w:val="none" w:sz="0" w:space="0" w:color="auto"/>
      </w:divBdr>
    </w:div>
    <w:div w:id="2052919861">
      <w:bodyDiv w:val="1"/>
      <w:marLeft w:val="0"/>
      <w:marRight w:val="0"/>
      <w:marTop w:val="0"/>
      <w:marBottom w:val="0"/>
      <w:divBdr>
        <w:top w:val="none" w:sz="0" w:space="0" w:color="auto"/>
        <w:left w:val="none" w:sz="0" w:space="0" w:color="auto"/>
        <w:bottom w:val="none" w:sz="0" w:space="0" w:color="auto"/>
        <w:right w:val="none" w:sz="0" w:space="0" w:color="auto"/>
      </w:divBdr>
    </w:div>
    <w:div w:id="2062170794">
      <w:bodyDiv w:val="1"/>
      <w:marLeft w:val="0"/>
      <w:marRight w:val="0"/>
      <w:marTop w:val="0"/>
      <w:marBottom w:val="0"/>
      <w:divBdr>
        <w:top w:val="none" w:sz="0" w:space="0" w:color="auto"/>
        <w:left w:val="none" w:sz="0" w:space="0" w:color="auto"/>
        <w:bottom w:val="none" w:sz="0" w:space="0" w:color="auto"/>
        <w:right w:val="none" w:sz="0" w:space="0" w:color="auto"/>
      </w:divBdr>
    </w:div>
    <w:div w:id="2065254372">
      <w:bodyDiv w:val="1"/>
      <w:marLeft w:val="0"/>
      <w:marRight w:val="0"/>
      <w:marTop w:val="0"/>
      <w:marBottom w:val="0"/>
      <w:divBdr>
        <w:top w:val="none" w:sz="0" w:space="0" w:color="auto"/>
        <w:left w:val="none" w:sz="0" w:space="0" w:color="auto"/>
        <w:bottom w:val="none" w:sz="0" w:space="0" w:color="auto"/>
        <w:right w:val="none" w:sz="0" w:space="0" w:color="auto"/>
      </w:divBdr>
    </w:div>
    <w:div w:id="2079471900">
      <w:bodyDiv w:val="1"/>
      <w:marLeft w:val="0"/>
      <w:marRight w:val="0"/>
      <w:marTop w:val="0"/>
      <w:marBottom w:val="0"/>
      <w:divBdr>
        <w:top w:val="none" w:sz="0" w:space="0" w:color="auto"/>
        <w:left w:val="none" w:sz="0" w:space="0" w:color="auto"/>
        <w:bottom w:val="none" w:sz="0" w:space="0" w:color="auto"/>
        <w:right w:val="none" w:sz="0" w:space="0" w:color="auto"/>
      </w:divBdr>
    </w:div>
    <w:div w:id="2100061854">
      <w:bodyDiv w:val="1"/>
      <w:marLeft w:val="0"/>
      <w:marRight w:val="0"/>
      <w:marTop w:val="0"/>
      <w:marBottom w:val="0"/>
      <w:divBdr>
        <w:top w:val="none" w:sz="0" w:space="0" w:color="auto"/>
        <w:left w:val="none" w:sz="0" w:space="0" w:color="auto"/>
        <w:bottom w:val="none" w:sz="0" w:space="0" w:color="auto"/>
        <w:right w:val="none" w:sz="0" w:space="0" w:color="auto"/>
      </w:divBdr>
    </w:div>
    <w:div w:id="2105418624">
      <w:bodyDiv w:val="1"/>
      <w:marLeft w:val="0"/>
      <w:marRight w:val="0"/>
      <w:marTop w:val="0"/>
      <w:marBottom w:val="0"/>
      <w:divBdr>
        <w:top w:val="none" w:sz="0" w:space="0" w:color="auto"/>
        <w:left w:val="none" w:sz="0" w:space="0" w:color="auto"/>
        <w:bottom w:val="none" w:sz="0" w:space="0" w:color="auto"/>
        <w:right w:val="none" w:sz="0" w:space="0" w:color="auto"/>
      </w:divBdr>
    </w:div>
    <w:div w:id="2111125762">
      <w:bodyDiv w:val="1"/>
      <w:marLeft w:val="0"/>
      <w:marRight w:val="0"/>
      <w:marTop w:val="0"/>
      <w:marBottom w:val="0"/>
      <w:divBdr>
        <w:top w:val="none" w:sz="0" w:space="0" w:color="auto"/>
        <w:left w:val="none" w:sz="0" w:space="0" w:color="auto"/>
        <w:bottom w:val="none" w:sz="0" w:space="0" w:color="auto"/>
        <w:right w:val="none" w:sz="0" w:space="0" w:color="auto"/>
      </w:divBdr>
    </w:div>
    <w:div w:id="2125418494">
      <w:bodyDiv w:val="1"/>
      <w:marLeft w:val="0"/>
      <w:marRight w:val="0"/>
      <w:marTop w:val="0"/>
      <w:marBottom w:val="0"/>
      <w:divBdr>
        <w:top w:val="none" w:sz="0" w:space="0" w:color="auto"/>
        <w:left w:val="none" w:sz="0" w:space="0" w:color="auto"/>
        <w:bottom w:val="none" w:sz="0" w:space="0" w:color="auto"/>
        <w:right w:val="none" w:sz="0" w:space="0" w:color="auto"/>
      </w:divBdr>
    </w:div>
    <w:div w:id="2134472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flaman.com/rentals/index.php" TargetMode="External"/><Relationship Id="rId18" Type="http://schemas.openxmlformats.org/officeDocument/2006/relationships/image" Target="media/image8.png"/><Relationship Id="rId26" Type="http://schemas.openxmlformats.org/officeDocument/2006/relationships/image" Target="media/image16.gi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farm4me.com.ng/farm-equipment-rentals"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gif"/><Relationship Id="rId36"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www.agassessment.org"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gif"/><Relationship Id="rId30" Type="http://schemas.openxmlformats.org/officeDocument/2006/relationships/hyperlink" Target="http://www.worldbank.org/afr/wps/wp85.pdf" TargetMode="External"/><Relationship Id="rId35"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Min</b:Tag>
    <b:SourceType>InternetSite</b:SourceType>
    <b:Guid>{9DDF98B6-68ED-4066-A822-DB6D87A5AD1B}</b:Guid>
    <b:Title>Country Commercial Guides</b:Title>
    <b:Author>
      <b:Author>
        <b:NameList>
          <b:Person>
            <b:Last>Agriculture</b:Last>
            <b:First>Ministry</b:First>
            <b:Middle>of</b:Middle>
          </b:Person>
        </b:NameList>
      </b:Author>
    </b:Author>
    <b:InternetSiteTitle>International Trade of Administration</b:InternetSiteTitle>
    <b:URL>https://www.trade.gov/country-commercial-guides/zambia-agriculture</b:URL>
    <b:RefOrder>17</b:RefOrder>
  </b:Source>
  <b:Source>
    <b:Tag>Lus21</b:Tag>
    <b:SourceType>InternetSite</b:SourceType>
    <b:Guid>{A5D23600-9A3D-46EC-A7EC-52C1C020EE5C}</b:Guid>
    <b:Author>
      <b:Author>
        <b:Corporate>Lusaka Times</b:Corporate>
      </b:Author>
    </b:Author>
    <b:Title>Lusakatimes.com</b:Title>
    <b:Year>2021</b:Year>
    <b:YearAccessed>2022</b:YearAccessed>
    <b:MonthAccessed>02</b:MonthAccessed>
    <b:DayAccessed>08</b:DayAccessed>
    <b:URL>https://www.lusakatimes.com/2021/08/23/why-is-zambias-agriculture-sector-failing-to-contribute-more-to-the-nations-gdp/</b:URL>
    <b:RefOrder>1</b:RefOrder>
  </b:Source>
  <b:Source>
    <b:Tag>GLG22</b:Tag>
    <b:SourceType>InternetSite</b:SourceType>
    <b:Guid>{7A7ED9F5-6A88-4718-8129-CB2B9D994CA0}</b:Guid>
    <b:Author>
      <b:Author>
        <b:Corporate>GLG</b:Corporate>
      </b:Author>
    </b:Author>
    <b:Title>Rich Nelson</b:Title>
    <b:InternetSiteTitle>GLG</b:InternetSiteTitle>
    <b:Year>2022</b:Year>
    <b:URL>https://glginsights.com/articles/russia-ukraine-and-the-impact-on-the-worlds-food-supply/</b:URL>
    <b:RefOrder>2</b:RefOrder>
  </b:Source>
  <b:Source>
    <b:Tag>Zam21</b:Tag>
    <b:SourceType>InternetSite</b:SourceType>
    <b:Guid>{614818CE-5C8E-4BEC-AC10-69BE81DF7889}</b:Guid>
    <b:Title> Zambia - Country Commercial Guide</b:Title>
    <b:InternetSiteTitle> International Trade Administration</b:InternetSiteTitle>
    <b:Year>2021</b:Year>
    <b:Month>11</b:Month>
    <b:Day>6</b:Day>
    <b:URL>https://www.trade.gov/country-commercial-guides/zambia-agriculture</b:URL>
    <b:RefOrder>3</b:RefOrder>
  </b:Source>
  <b:Source>
    <b:Tag>Jan21</b:Tag>
    <b:SourceType>InternetSite</b:SourceType>
    <b:Guid>{8EDDC238-108E-4653-A790-7101CD36C5D7}</b:Guid>
    <b:Author>
      <b:Author>
        <b:Corporate>Janani</b:Corporate>
      </b:Author>
    </b:Author>
    <b:Title>Atatus</b:Title>
    <b:Year>2021</b:Year>
    <b:YearAccessed>2022</b:YearAccessed>
    <b:MonthAccessed>02</b:MonthAccessed>
    <b:DayAccessed>08</b:DayAccessed>
    <b:URL>https://www.atatus.com/glossary/agile-methodology/</b:URL>
    <b:RefOrder>14</b:RefOrder>
  </b:Source>
  <b:Source>
    <b:Tag>Coa21</b:Tag>
    <b:SourceType>InternetSite</b:SourceType>
    <b:Guid>{BB0B3B4A-CC23-4098-8677-F1487DFF55D7}</b:Guid>
    <b:Author>
      <b:Author>
        <b:Corporate>Coastal media brand</b:Corporate>
      </b:Author>
    </b:Author>
    <b:Title>Design Phase in SDLC</b:Title>
    <b:Year>2021</b:Year>
    <b:YearAccessed>2022</b:YearAccessed>
    <b:MonthAccessed>02</b:MonthAccessed>
    <b:DayAccessed>08</b:DayAccessed>
    <b:URL>https://coastalmediabrand.com/design-phase-in-sdlc-a-complete-guide-2021/#:~:text=What%20is%20the%20Design%20Phase%20in%20SDLC%3F%20The,designs%20are%20created%20to%20achieve%20the%20project%20result.</b:URL>
    <b:RefOrder>15</b:RefOrder>
  </b:Source>
  <b:Source>
    <b:Tag>Raj21</b:Tag>
    <b:SourceType>InternetSite</b:SourceType>
    <b:Guid>{B87FCD7F-072A-4A60-95BD-348336499ABB}</b:Guid>
    <b:Author>
      <b:Author>
        <b:NameList>
          <b:Person>
            <b:Last>kumar</b:Last>
            <b:First>Raj</b:First>
          </b:Person>
        </b:NameList>
      </b:Author>
    </b:Author>
    <b:Title>Software Testing User manual</b:Title>
    <b:Year>2021</b:Year>
    <b:YearAccessed>2022</b:YearAccessed>
    <b:MonthAccessed>02</b:MonthAccessed>
    <b:DayAccessed>08 </b:DayAccessed>
    <b:URL>https://www.softwaretestingmaterial.com/sdlc-software-development-life-cycle/</b:URL>
    <b:RefOrder>16</b:RefOrder>
  </b:Source>
  <b:Source>
    <b:Tag>WEF15</b:Tag>
    <b:SourceType>Report</b:SourceType>
    <b:Guid>{98AF33C9-8409-4372-B85D-2D2F1BFF2523}</b:Guid>
    <b:Author>
      <b:Author>
        <b:Corporate>WEF-World Bank-OECD</b:Corporate>
      </b:Author>
    </b:Author>
    <b:Title>Africa Competitiveness Report Geneva</b:Title>
    <b:Year>2015</b:Year>
    <b:RefOrder>5</b:RefOrder>
  </b:Source>
  <b:Source>
    <b:Tag>OEC14</b:Tag>
    <b:SourceType>BookSection</b:SourceType>
    <b:Guid>{0091B808-3F38-498D-B112-8BFBCC1B2A89}</b:Guid>
    <b:Title>OECD-FAO Agricultural Outlook</b:Title>
    <b:Year>2014</b:Year>
    <b:Author>
      <b:Author>
        <b:NameList>
          <b:Person>
            <b:Last>Outlook</b:Last>
            <b:First>OECD-FAO</b:First>
            <b:Middle>Agricultural</b:Middle>
          </b:Person>
        </b:NameList>
      </b:Author>
    </b:Author>
    <b:RefOrder>6</b:RefOrder>
  </b:Source>
  <b:Source>
    <b:Tag>Agu19</b:Tag>
    <b:SourceType>JournalArticle</b:SourceType>
    <b:Guid>{F959C4E8-72EB-4730-A328-CF67DF736DA6}</b:Guid>
    <b:Title>From animals to machines. The impact of mechanization on the carbon footprint of traction in Spanish agriculture</b:Title>
    <b:Year>2019</b:Year>
    <b:Author>
      <b:Author>
        <b:NameList>
          <b:Person>
            <b:Last>Aguilera</b:Last>
            <b:First>E</b:First>
            <b:Middle>et al</b:Middle>
          </b:Person>
        </b:NameList>
      </b:Author>
    </b:Author>
    <b:RefOrder>18</b:RefOrder>
  </b:Source>
  <b:Source>
    <b:Tag>Ray13</b:Tag>
    <b:SourceType>JournalArticle</b:SourceType>
    <b:Guid>{F2E4724B-528D-4802-B9CA-24068DD0B879}</b:Guid>
    <b:Author>
      <b:Author>
        <b:NameList>
          <b:Person>
            <b:Last>Ray</b:Last>
            <b:First>D.</b:First>
            <b:Middle>K., Mueller, N. D., West, P. C., &amp; Foley, J. A.</b:Middle>
          </b:Person>
        </b:NameList>
      </b:Author>
    </b:Author>
    <b:Title>1. Ray, D. K., Mueller, N. D., West, P. C Yield Trends Are Insufficient to Double Global Crop Production by 2050. </b:Title>
    <b:Year>2013</b:Year>
    <b:RefOrder>4</b:RefOrder>
  </b:Source>
  <b:Source>
    <b:Tag>Aze19</b:Tag>
    <b:SourceType>JournalArticle</b:SourceType>
    <b:Guid>{EB1A9737-4682-40B0-9F44-1BD002982B26}</b:Guid>
    <b:Author>
      <b:Author>
        <b:NameList>
          <b:Person>
            <b:Last>. Azeta</b:Last>
            <b:First>J.,</b:First>
            <b:Middle>Bolu, C. A., Alele, F., Daranijo, E. O., Onyeubani, P., Abioye, A. A.</b:Middle>
          </b:Person>
        </b:NameList>
      </b:Author>
    </b:Author>
    <b:Title>Application of Mechatronics in Agriculture </b:Title>
    <b:JournalName>A review. Journal of Physics</b:JournalName>
    <b:Year>2019</b:Year>
    <b:Volume>Vol. 1378 (3). </b:Volume>
    <b:RefOrder>7</b:RefOrder>
  </b:Source>
  <b:Source>
    <b:Tag>Hes03</b:Tag>
    <b:SourceType>JournalArticle</b:SourceType>
    <b:Guid>{40F6BFEE-3012-4D95-A166-A634BDECCEF2}</b:Guid>
    <b:Author>
      <b:Author>
        <b:NameList>
          <b:Person>
            <b:Last>Hessel</b:Last>
            <b:First>L.,</b:First>
            <b:Middle>Bar-On, D. . Hessel, L., Bar-On, D. (2003). U.S. Washington, DC: U.S. Patent and Trademark Office</b:Middle>
          </b:Person>
        </b:NameList>
      </b:Author>
    </b:Author>
    <b:Year>2003</b:Year>
    <b:RefOrder>9</b:RefOrder>
  </b:Source>
  <b:Source>
    <b:Tag>Tya17</b:Tag>
    <b:SourceType>JournalArticle</b:SourceType>
    <b:Guid>{9E7616FD-321D-4A19-9FB1-F7355145A837}</b:Guid>
    <b:Author>
      <b:Author>
        <b:NameList>
          <b:Person>
            <b:Last>Tyagi</b:Last>
            <b:First>A.,</b:First>
            <b:Middle>Gupta, N., Navani, J. P., Tiwari, M. R., &amp; Gupta, M. A.</b:Middle>
          </b:Person>
        </b:NameList>
      </b:Author>
    </b:Author>
    <b:Year>2017</b:Year>
    <b:RefOrder>19</b:RefOrder>
  </b:Source>
  <b:Source>
    <b:Tag>Ram15</b:Tag>
    <b:SourceType>JournalArticle</b:SourceType>
    <b:Guid>{DD230A32-A9A0-43A4-B733-5455323A7BD7}</b:Guid>
    <b:Author>
      <b:Author>
        <b:NameList>
          <b:Person>
            <b:Last>Ramli</b:Last>
            <b:First>N.</b:First>
            <b:Middle>L., Mohd Yamin, N., Ab Ghani, S., Saad, N. M., &amp; Md Sharif, S.</b:Middle>
          </b:Person>
        </b:NameList>
      </b:Author>
    </b:Author>
    <b:Title>AI implementation of passive infrared sensor in street lighting automation system.</b:Title>
    <b:JournalName>ARPN Journal of Engineering and Applied Sciences</b:JournalName>
    <b:Year> (2015</b:Year>
    <b:Volume>17120–17126.  </b:Volume>
    <b:RefOrder>8</b:RefOrder>
  </b:Source>
  <b:Source>
    <b:Tag>Bel15</b:Tag>
    <b:SourceType>JournalArticle</b:SourceType>
    <b:Guid>{517AB7E2-A577-45A7-B5C4-72E69B0F0B0C}</b:Guid>
    <b:Author>
      <b:Author>
        <b:NameList>
          <b:Person>
            <b:Last>Bello</b:Last>
            <b:First>R.,</b:First>
            <b:Middle>S., Onyeanula P., Saidu, M., J., Bello, M., B.</b:Middle>
          </b:Person>
        </b:NameList>
      </b:Author>
    </b:Author>
    <b:Title>Mechanization and Agricultural Productivity Functions in Umuahia North LGA, Abia, Nigeria</b:Title>
    <b:JournalName>Science Journal of Business and Management. Vol 3(5-1) 21-25.  </b:JournalName>
    <b:Year>2015 </b:Year>
    <b:Volume>Vol 3(5-1) 21-25.</b:Volume>
    <b:RefOrder>12</b:RefOrder>
  </b:Source>
  <b:Source>
    <b:Tag>Ver06</b:Tag>
    <b:SourceType>JournalArticle</b:SourceType>
    <b:Guid>{0E2CE624-975E-43B4-A936-FA03D4C223EE}</b:Guid>
    <b:Author>
      <b:Author>
        <b:NameList>
          <b:Person>
            <b:Last>Verma</b:Last>
            <b:First>S.</b:First>
            <b:Middle>R.</b:Middle>
          </b:Person>
        </b:NameList>
      </b:Author>
    </b:Author>
    <b:Title>Impact of agricultural mechanization on production, productivity, cropping intensity income generation and employment of labor.</b:Title>
    <b:JournalName>Status of farm mechanization in India </b:JournalName>
    <b:Year>2006</b:Year>
    <b:Volume>133-153</b:Volume>
    <b:RefOrder>13</b:RefOrder>
  </b:Source>
  <b:Source>
    <b:Tag>Sim16</b:Tag>
    <b:SourceType>JournalArticle</b:SourceType>
    <b:Guid>{F1A13289-727A-41F5-A3B5-FEFE7F76F1EF}</b:Guid>
    <b:Author>
      <b:Author>
        <b:NameList>
          <b:Person>
            <b:Last>Sims</b:Last>
            <b:First>B.G.,</b:First>
            <b:Middle>Hilmi, M., Kienzle, J.</b:Middle>
          </b:Person>
        </b:NameList>
      </b:Author>
    </b:Author>
    <b:Title>Agricultural mechanization: a key input for sub-Saharan Africa smallholders</b:Title>
    <b:JournalName>FAO, Rome (Italy). Plant Production and Protection</b:JournalName>
    <b:Year>2016</b:Year>
    <b:Volume>Div.23.  </b:Volume>
    <b:RefOrder>11</b:RefOrder>
  </b:Source>
  <b:Source>
    <b:Tag>Has19</b:Tag>
    <b:SourceType>JournalArticle</b:SourceType>
    <b:Guid>{FCD76241-A7EB-44FE-9368-282C2EE1BEFA}</b:Guid>
    <b:Author>
      <b:Author>
        <b:NameList>
          <b:Person>
            <b:Last>Hassan</b:Last>
            <b:First>F.,</b:First>
            <b:Middle>&amp; Kornher, L.</b:Middle>
          </b:Person>
        </b:NameList>
      </b:Author>
    </b:Author>
    <b:Title> let’s get mechanized – labor market implications of structural transformation in Bangladesh  </b:Title>
    <b:Year>2019</b:Year>
    <b:Pages> pp. 1-26.  </b:Pages>
    <b:RefOrder>10</b:RefOrder>
  </b:Source>
</b:Sources>
</file>

<file path=customXml/itemProps1.xml><?xml version="1.0" encoding="utf-8"?>
<ds:datastoreItem xmlns:ds="http://schemas.openxmlformats.org/officeDocument/2006/customXml" ds:itemID="{51F07B61-6432-459D-9B49-656A57A4E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1846</TotalTime>
  <Pages>59</Pages>
  <Words>13429</Words>
  <Characters>76548</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katongwe yuyi longwe</dc:creator>
  <cp:keywords/>
  <dc:description/>
  <cp:lastModifiedBy>Pukuta Mwanza</cp:lastModifiedBy>
  <cp:revision>37</cp:revision>
  <cp:lastPrinted>2022-08-05T15:50:00Z</cp:lastPrinted>
  <dcterms:created xsi:type="dcterms:W3CDTF">2022-07-16T09:09:00Z</dcterms:created>
  <dcterms:modified xsi:type="dcterms:W3CDTF">2022-08-05T15:56:00Z</dcterms:modified>
</cp:coreProperties>
</file>